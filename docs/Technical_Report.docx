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0BF2" w14:textId="0CA6FF87" w:rsidR="0095779F" w:rsidRPr="00A230EE" w:rsidRDefault="0095779F" w:rsidP="00A230EE">
      <w:pPr>
        <w:spacing w:beforeLines="40" w:before="96" w:afterLines="40" w:after="96" w:line="360" w:lineRule="auto"/>
        <w:jc w:val="both"/>
        <w:rPr>
          <w:rFonts w:asciiTheme="majorBidi" w:hAnsiTheme="majorBidi" w:cstheme="majorBidi"/>
          <w:b/>
          <w:bCs/>
          <w:color w:val="000000" w:themeColor="text1"/>
          <w:sz w:val="22"/>
          <w:szCs w:val="22"/>
          <w:rPrChange w:id="0" w:author="Mohanad Alemam" w:date="2026-07-06T11:25:00Z" w16du:dateUtc="2026-07-06T10:25:00Z">
            <w:rPr>
              <w:rFonts w:asciiTheme="majorBidi" w:hAnsiTheme="majorBidi" w:cstheme="majorBidi"/>
              <w:b/>
              <w:bCs/>
              <w:color w:val="000000" w:themeColor="text1"/>
            </w:rPr>
          </w:rPrChange>
        </w:rPr>
      </w:pPr>
      <w:r w:rsidRPr="00A230EE">
        <w:rPr>
          <w:rFonts w:asciiTheme="majorBidi" w:hAnsiTheme="majorBidi" w:cstheme="majorBidi"/>
          <w:b/>
          <w:bCs/>
          <w:color w:val="000000" w:themeColor="text1"/>
          <w:sz w:val="22"/>
          <w:szCs w:val="22"/>
          <w:rPrChange w:id="1" w:author="Mohanad Alemam" w:date="2026-07-06T11:25:00Z" w16du:dateUtc="2026-07-06T10:25:00Z">
            <w:rPr>
              <w:rFonts w:asciiTheme="majorBidi" w:hAnsiTheme="majorBidi" w:cstheme="majorBidi"/>
              <w:b/>
              <w:bCs/>
              <w:color w:val="000000" w:themeColor="text1"/>
            </w:rPr>
          </w:rPrChange>
        </w:rPr>
        <w:t>Technical</w:t>
      </w:r>
      <w:r w:rsidR="00350046" w:rsidRPr="00A230EE">
        <w:rPr>
          <w:rFonts w:asciiTheme="majorBidi" w:hAnsiTheme="majorBidi" w:cstheme="majorBidi"/>
          <w:b/>
          <w:bCs/>
          <w:color w:val="000000" w:themeColor="text1"/>
          <w:sz w:val="22"/>
          <w:szCs w:val="22"/>
          <w:rPrChange w:id="2" w:author="Mohanad Alemam" w:date="2026-07-06T11:25:00Z" w16du:dateUtc="2026-07-06T10:25:00Z">
            <w:rPr>
              <w:rFonts w:asciiTheme="majorBidi" w:hAnsiTheme="majorBidi" w:cstheme="majorBidi"/>
              <w:b/>
              <w:bCs/>
              <w:color w:val="000000" w:themeColor="text1"/>
            </w:rPr>
          </w:rPrChange>
        </w:rPr>
        <w:t xml:space="preserve"> </w:t>
      </w:r>
      <w:r w:rsidRPr="00A230EE">
        <w:rPr>
          <w:rFonts w:asciiTheme="majorBidi" w:hAnsiTheme="majorBidi" w:cstheme="majorBidi"/>
          <w:b/>
          <w:bCs/>
          <w:color w:val="000000" w:themeColor="text1"/>
          <w:sz w:val="22"/>
          <w:szCs w:val="22"/>
          <w:rPrChange w:id="3" w:author="Mohanad Alemam" w:date="2026-07-06T11:25:00Z" w16du:dateUtc="2026-07-06T10:25:00Z">
            <w:rPr>
              <w:rFonts w:asciiTheme="majorBidi" w:hAnsiTheme="majorBidi" w:cstheme="majorBidi"/>
              <w:b/>
              <w:bCs/>
              <w:color w:val="000000" w:themeColor="text1"/>
            </w:rPr>
          </w:rPrChange>
        </w:rPr>
        <w:t>Report</w:t>
      </w:r>
      <w:r w:rsidR="00350046" w:rsidRPr="00A230EE">
        <w:rPr>
          <w:rFonts w:asciiTheme="majorBidi" w:hAnsiTheme="majorBidi" w:cstheme="majorBidi"/>
          <w:b/>
          <w:bCs/>
          <w:color w:val="000000" w:themeColor="text1"/>
          <w:sz w:val="22"/>
          <w:szCs w:val="22"/>
          <w:rPrChange w:id="4" w:author="Mohanad Alemam" w:date="2026-07-06T11:25:00Z" w16du:dateUtc="2026-07-06T10:25:00Z">
            <w:rPr>
              <w:rFonts w:asciiTheme="majorBidi" w:hAnsiTheme="majorBidi" w:cstheme="majorBidi"/>
              <w:b/>
              <w:bCs/>
              <w:color w:val="000000" w:themeColor="text1"/>
            </w:rPr>
          </w:rPrChange>
        </w:rPr>
        <w:t xml:space="preserve">: </w:t>
      </w:r>
      <w:del w:id="5" w:author="Mohanad Alemam" w:date="2026-07-06T18:23:00Z" w16du:dateUtc="2026-07-06T17:23:00Z">
        <w:r w:rsidR="00350046" w:rsidRPr="00A230EE" w:rsidDel="009129D0">
          <w:rPr>
            <w:rFonts w:asciiTheme="majorBidi" w:hAnsiTheme="majorBidi" w:cstheme="majorBidi"/>
            <w:b/>
            <w:bCs/>
            <w:color w:val="000000" w:themeColor="text1"/>
            <w:sz w:val="22"/>
            <w:szCs w:val="22"/>
            <w:rPrChange w:id="6" w:author="Mohanad Alemam" w:date="2026-07-06T11:25:00Z" w16du:dateUtc="2026-07-06T10:25:00Z">
              <w:rPr>
                <w:rFonts w:asciiTheme="majorBidi" w:hAnsiTheme="majorBidi" w:cstheme="majorBidi"/>
                <w:b/>
                <w:bCs/>
                <w:color w:val="000000" w:themeColor="text1"/>
              </w:rPr>
            </w:rPrChange>
          </w:rPr>
          <w:delText>Distributed</w:delText>
        </w:r>
        <w:r w:rsidR="00350046" w:rsidRPr="00A230EE" w:rsidDel="009129D0">
          <w:rPr>
            <w:rFonts w:asciiTheme="majorBidi" w:hAnsiTheme="majorBidi" w:cstheme="majorBidi"/>
            <w:b/>
            <w:bCs/>
            <w:color w:val="000000" w:themeColor="text1"/>
            <w:sz w:val="22"/>
            <w:szCs w:val="22"/>
            <w:rPrChange w:id="7" w:author="Mohanad Alemam" w:date="2026-07-06T11:25:00Z" w16du:dateUtc="2026-07-06T10:25:00Z">
              <w:rPr>
                <w:rFonts w:asciiTheme="majorBidi" w:hAnsiTheme="majorBidi" w:cstheme="majorBidi"/>
                <w:b/>
                <w:bCs/>
                <w:color w:val="000000" w:themeColor="text1"/>
              </w:rPr>
            </w:rPrChange>
          </w:rPr>
          <w:delText xml:space="preserve"> </w:delText>
        </w:r>
      </w:del>
      <w:r w:rsidR="00350046" w:rsidRPr="00A230EE">
        <w:rPr>
          <w:rFonts w:asciiTheme="majorBidi" w:hAnsiTheme="majorBidi" w:cstheme="majorBidi"/>
          <w:b/>
          <w:bCs/>
          <w:color w:val="000000" w:themeColor="text1"/>
          <w:sz w:val="22"/>
          <w:szCs w:val="22"/>
          <w:rPrChange w:id="8" w:author="Mohanad Alemam" w:date="2026-07-06T11:25:00Z" w16du:dateUtc="2026-07-06T10:25:00Z">
            <w:rPr>
              <w:rFonts w:asciiTheme="majorBidi" w:hAnsiTheme="majorBidi" w:cstheme="majorBidi"/>
              <w:b/>
              <w:bCs/>
              <w:color w:val="000000" w:themeColor="text1"/>
            </w:rPr>
          </w:rPrChange>
        </w:rPr>
        <w:t>Edge</w:t>
      </w:r>
      <w:ins w:id="9" w:author="Mohanad Alemam" w:date="2026-07-06T18:24:00Z" w16du:dateUtc="2026-07-06T17:24:00Z">
        <w:r w:rsidR="009129D0">
          <w:rPr>
            <w:rFonts w:asciiTheme="majorBidi" w:hAnsiTheme="majorBidi" w:cstheme="majorBidi"/>
            <w:b/>
            <w:bCs/>
            <w:color w:val="000000" w:themeColor="text1"/>
            <w:sz w:val="22"/>
            <w:szCs w:val="22"/>
          </w:rPr>
          <w:t>-</w:t>
        </w:r>
      </w:ins>
      <w:del w:id="10" w:author="Mohanad Alemam" w:date="2026-07-06T18:23:00Z" w16du:dateUtc="2026-07-06T17:23:00Z">
        <w:r w:rsidR="00350046" w:rsidRPr="00A230EE" w:rsidDel="009129D0">
          <w:rPr>
            <w:rFonts w:asciiTheme="majorBidi" w:hAnsiTheme="majorBidi" w:cstheme="majorBidi"/>
            <w:b/>
            <w:bCs/>
            <w:color w:val="000000" w:themeColor="text1"/>
            <w:sz w:val="22"/>
            <w:szCs w:val="22"/>
            <w:rPrChange w:id="11" w:author="Mohanad Alemam" w:date="2026-07-06T11:25:00Z" w16du:dateUtc="2026-07-06T10:25:00Z">
              <w:rPr>
                <w:rFonts w:asciiTheme="majorBidi" w:hAnsiTheme="majorBidi" w:cstheme="majorBidi"/>
                <w:b/>
                <w:bCs/>
                <w:color w:val="000000" w:themeColor="text1"/>
              </w:rPr>
            </w:rPrChange>
          </w:rPr>
          <w:delText xml:space="preserve"> </w:delText>
        </w:r>
      </w:del>
      <w:r w:rsidR="00350046" w:rsidRPr="00A230EE">
        <w:rPr>
          <w:rFonts w:asciiTheme="majorBidi" w:hAnsiTheme="majorBidi" w:cstheme="majorBidi"/>
          <w:b/>
          <w:bCs/>
          <w:color w:val="000000" w:themeColor="text1"/>
          <w:sz w:val="22"/>
          <w:szCs w:val="22"/>
          <w:rPrChange w:id="12" w:author="Mohanad Alemam" w:date="2026-07-06T11:25:00Z" w16du:dateUtc="2026-07-06T10:25:00Z">
            <w:rPr>
              <w:rFonts w:asciiTheme="majorBidi" w:hAnsiTheme="majorBidi" w:cstheme="majorBidi"/>
              <w:b/>
              <w:bCs/>
              <w:color w:val="000000" w:themeColor="text1"/>
            </w:rPr>
          </w:rPrChange>
        </w:rPr>
        <w:t>Cloud</w:t>
      </w:r>
      <w:ins w:id="13" w:author="Mohanad Alemam" w:date="2026-07-06T18:24:00Z" w16du:dateUtc="2026-07-06T17:24:00Z">
        <w:r w:rsidR="009129D0">
          <w:rPr>
            <w:rFonts w:asciiTheme="majorBidi" w:hAnsiTheme="majorBidi" w:cstheme="majorBidi"/>
            <w:b/>
            <w:bCs/>
            <w:color w:val="000000" w:themeColor="text1"/>
            <w:sz w:val="22"/>
            <w:szCs w:val="22"/>
          </w:rPr>
          <w:t xml:space="preserve"> </w:t>
        </w:r>
        <w:r w:rsidR="009129D0" w:rsidRPr="00CD0A61">
          <w:rPr>
            <w:rFonts w:asciiTheme="majorBidi" w:hAnsiTheme="majorBidi" w:cstheme="majorBidi"/>
            <w:b/>
            <w:bCs/>
            <w:color w:val="000000" w:themeColor="text1"/>
            <w:sz w:val="22"/>
            <w:szCs w:val="22"/>
          </w:rPr>
          <w:t>Distributed</w:t>
        </w:r>
      </w:ins>
      <w:r w:rsidR="00350046" w:rsidRPr="00A230EE">
        <w:rPr>
          <w:rFonts w:asciiTheme="majorBidi" w:hAnsiTheme="majorBidi" w:cstheme="majorBidi"/>
          <w:b/>
          <w:bCs/>
          <w:color w:val="000000" w:themeColor="text1"/>
          <w:sz w:val="22"/>
          <w:szCs w:val="22"/>
          <w:rPrChange w:id="14" w:author="Mohanad Alemam" w:date="2026-07-06T11:25:00Z" w16du:dateUtc="2026-07-06T10:25:00Z">
            <w:rPr>
              <w:rFonts w:asciiTheme="majorBidi" w:hAnsiTheme="majorBidi" w:cstheme="majorBidi"/>
              <w:b/>
              <w:bCs/>
              <w:color w:val="000000" w:themeColor="text1"/>
            </w:rPr>
          </w:rPrChange>
        </w:rPr>
        <w:t xml:space="preserve"> </w:t>
      </w:r>
      <w:del w:id="15" w:author="Mohanad Alemam" w:date="2026-07-06T18:24:00Z" w16du:dateUtc="2026-07-06T17:24:00Z">
        <w:r w:rsidR="00350046" w:rsidRPr="00A230EE" w:rsidDel="009129D0">
          <w:rPr>
            <w:rFonts w:asciiTheme="majorBidi" w:hAnsiTheme="majorBidi" w:cstheme="majorBidi"/>
            <w:b/>
            <w:bCs/>
            <w:color w:val="000000" w:themeColor="text1"/>
            <w:sz w:val="22"/>
            <w:szCs w:val="22"/>
            <w:rPrChange w:id="16" w:author="Mohanad Alemam" w:date="2026-07-06T11:25:00Z" w16du:dateUtc="2026-07-06T10:25:00Z">
              <w:rPr>
                <w:rFonts w:asciiTheme="majorBidi" w:hAnsiTheme="majorBidi" w:cstheme="majorBidi"/>
                <w:b/>
                <w:bCs/>
                <w:color w:val="000000" w:themeColor="text1"/>
              </w:rPr>
            </w:rPrChange>
          </w:rPr>
          <w:delText>AI</w:delText>
        </w:r>
        <w:r w:rsidR="00350046" w:rsidRPr="00A230EE" w:rsidDel="009129D0">
          <w:rPr>
            <w:rFonts w:asciiTheme="majorBidi" w:hAnsiTheme="majorBidi" w:cstheme="majorBidi"/>
            <w:b/>
            <w:bCs/>
            <w:color w:val="000000" w:themeColor="text1"/>
            <w:sz w:val="22"/>
            <w:szCs w:val="22"/>
            <w:rPrChange w:id="17" w:author="Mohanad Alemam" w:date="2026-07-06T11:25:00Z" w16du:dateUtc="2026-07-06T10:25:00Z">
              <w:rPr>
                <w:rFonts w:asciiTheme="majorBidi" w:hAnsiTheme="majorBidi" w:cstheme="majorBidi"/>
                <w:b/>
                <w:bCs/>
                <w:color w:val="000000" w:themeColor="text1"/>
              </w:rPr>
            </w:rPrChange>
          </w:rPr>
          <w:delText xml:space="preserve"> </w:delText>
        </w:r>
      </w:del>
      <w:r w:rsidR="00350046" w:rsidRPr="00A230EE">
        <w:rPr>
          <w:rFonts w:asciiTheme="majorBidi" w:hAnsiTheme="majorBidi" w:cstheme="majorBidi"/>
          <w:b/>
          <w:bCs/>
          <w:color w:val="000000" w:themeColor="text1"/>
          <w:sz w:val="22"/>
          <w:szCs w:val="22"/>
          <w:rPrChange w:id="18" w:author="Mohanad Alemam" w:date="2026-07-06T11:25:00Z" w16du:dateUtc="2026-07-06T10:25:00Z">
            <w:rPr>
              <w:rFonts w:asciiTheme="majorBidi" w:hAnsiTheme="majorBidi" w:cstheme="majorBidi"/>
              <w:b/>
              <w:bCs/>
              <w:color w:val="000000" w:themeColor="text1"/>
            </w:rPr>
          </w:rPrChange>
        </w:rPr>
        <w:t>Video</w:t>
      </w:r>
      <w:r w:rsidR="00350046" w:rsidRPr="00A230EE">
        <w:rPr>
          <w:rFonts w:asciiTheme="majorBidi" w:hAnsiTheme="majorBidi" w:cstheme="majorBidi"/>
          <w:b/>
          <w:bCs/>
          <w:color w:val="000000" w:themeColor="text1"/>
          <w:sz w:val="22"/>
          <w:szCs w:val="22"/>
          <w:rPrChange w:id="19" w:author="Mohanad Alemam" w:date="2026-07-06T11:25:00Z" w16du:dateUtc="2026-07-06T10:25:00Z">
            <w:rPr>
              <w:rFonts w:asciiTheme="majorBidi" w:hAnsiTheme="majorBidi" w:cstheme="majorBidi"/>
              <w:b/>
              <w:bCs/>
              <w:color w:val="000000" w:themeColor="text1"/>
            </w:rPr>
          </w:rPrChange>
        </w:rPr>
        <w:t xml:space="preserve"> </w:t>
      </w:r>
      <w:r w:rsidR="00350046" w:rsidRPr="00A230EE">
        <w:rPr>
          <w:rFonts w:asciiTheme="majorBidi" w:hAnsiTheme="majorBidi" w:cstheme="majorBidi"/>
          <w:b/>
          <w:bCs/>
          <w:color w:val="000000" w:themeColor="text1"/>
          <w:sz w:val="22"/>
          <w:szCs w:val="22"/>
          <w:rPrChange w:id="20" w:author="Mohanad Alemam" w:date="2026-07-06T11:25:00Z" w16du:dateUtc="2026-07-06T10:25:00Z">
            <w:rPr>
              <w:rFonts w:asciiTheme="majorBidi" w:hAnsiTheme="majorBidi" w:cstheme="majorBidi"/>
              <w:b/>
              <w:bCs/>
              <w:color w:val="000000" w:themeColor="text1"/>
            </w:rPr>
          </w:rPrChange>
        </w:rPr>
        <w:t>Analytics</w:t>
      </w:r>
      <w:ins w:id="21" w:author="Mohanad Alemam" w:date="2026-07-06T18:24:00Z" w16du:dateUtc="2026-07-06T17:24:00Z">
        <w:r w:rsidR="009129D0">
          <w:rPr>
            <w:rFonts w:asciiTheme="majorBidi" w:hAnsiTheme="majorBidi" w:cstheme="majorBidi"/>
            <w:b/>
            <w:bCs/>
            <w:color w:val="000000" w:themeColor="text1"/>
            <w:sz w:val="22"/>
            <w:szCs w:val="22"/>
          </w:rPr>
          <w:t xml:space="preserve"> Pipeline (Prototype)</w:t>
        </w:r>
      </w:ins>
    </w:p>
    <w:p w14:paraId="4E7C742A" w14:textId="56C60A13" w:rsidR="00A23370" w:rsidRPr="00A230EE" w:rsidRDefault="00000000" w:rsidP="00A230EE">
      <w:pPr>
        <w:spacing w:beforeLines="40" w:before="96" w:afterLines="40" w:after="96" w:line="360" w:lineRule="auto"/>
        <w:jc w:val="both"/>
        <w:rPr>
          <w:rFonts w:asciiTheme="majorBidi" w:hAnsiTheme="majorBidi" w:cstheme="majorBidi"/>
          <w:color w:val="9F4110" w:themeColor="accent2" w:themeShade="BF"/>
          <w:sz w:val="22"/>
          <w:szCs w:val="22"/>
        </w:rPr>
        <w:pPrChange w:id="22" w:author="Mohanad Alemam" w:date="2026-07-06T11:25:00Z" w16du:dateUtc="2026-07-06T10:25:00Z">
          <w:pPr>
            <w:spacing w:beforeLines="40" w:before="96" w:afterLines="40" w:after="96" w:line="276" w:lineRule="auto"/>
            <w:jc w:val="both"/>
          </w:pPr>
        </w:pPrChange>
      </w:pPr>
      <w:r w:rsidRPr="00A230EE">
        <w:rPr>
          <w:rFonts w:asciiTheme="majorBidi" w:hAnsiTheme="majorBidi" w:cstheme="majorBidi"/>
          <w:color w:val="9F4110" w:themeColor="accent2" w:themeShade="BF"/>
          <w:sz w:val="22"/>
          <w:szCs w:val="22"/>
        </w:rPr>
        <w:pict w14:anchorId="634F2384">
          <v:rect id="_x0000_i1034" style="width:0;height:1.5pt" o:hralign="center" o:bullet="t" o:hrstd="t" o:hr="t" fillcolor="#a0a0a0" stroked="f"/>
        </w:pict>
      </w:r>
    </w:p>
    <w:p w14:paraId="44D53D54" w14:textId="2514F273" w:rsidR="00815182" w:rsidRPr="00A230EE" w:rsidRDefault="003F7046" w:rsidP="00A230EE">
      <w:pPr>
        <w:spacing w:beforeLines="40" w:before="96" w:afterLines="40" w:after="96" w:line="360" w:lineRule="auto"/>
        <w:jc w:val="both"/>
        <w:rPr>
          <w:rFonts w:asciiTheme="majorBidi" w:hAnsiTheme="majorBidi" w:cstheme="majorBidi"/>
          <w:color w:val="9F4110" w:themeColor="accent2" w:themeShade="BF"/>
          <w:sz w:val="22"/>
          <w:szCs w:val="22"/>
        </w:rPr>
        <w:pPrChange w:id="23" w:author="Mohanad Alemam" w:date="2026-07-06T11:25:00Z" w16du:dateUtc="2026-07-06T10:25:00Z">
          <w:pPr>
            <w:spacing w:beforeLines="40" w:before="96" w:afterLines="40" w:after="96" w:line="276" w:lineRule="auto"/>
            <w:jc w:val="both"/>
          </w:pPr>
        </w:pPrChange>
      </w:pPr>
      <w:ins w:id="24" w:author="Mohanad Alemam" w:date="2026-07-06T10:57:00Z" w16du:dateUtc="2026-07-06T09:57:00Z">
        <w:r w:rsidRPr="00A230EE">
          <w:rPr>
            <w:rFonts w:asciiTheme="majorBidi" w:hAnsiTheme="majorBidi" w:cstheme="majorBidi"/>
            <w:b/>
            <w:bCs/>
            <w:color w:val="000000" w:themeColor="text1"/>
            <w:sz w:val="22"/>
            <w:szCs w:val="22"/>
            <w:highlight w:val="red"/>
            <w:u w:val="single"/>
            <w:rPrChange w:id="25" w:author="Mohanad Alemam" w:date="2026-07-06T11:25:00Z" w16du:dateUtc="2026-07-06T10:25:00Z">
              <w:rPr>
                <w:rFonts w:asciiTheme="majorBidi" w:hAnsiTheme="majorBidi" w:cstheme="majorBidi"/>
                <w:b/>
                <w:bCs/>
                <w:color w:val="000000" w:themeColor="text1"/>
                <w:sz w:val="22"/>
                <w:szCs w:val="22"/>
                <w:u w:val="single"/>
              </w:rPr>
            </w:rPrChange>
          </w:rPr>
          <w:t>Overview</w:t>
        </w:r>
      </w:ins>
      <w:del w:id="26" w:author="Mohanad Alemam" w:date="2026-07-06T10:57:00Z" w16du:dateUtc="2026-07-06T09:57:00Z">
        <w:r w:rsidR="00815182" w:rsidRPr="00A230EE" w:rsidDel="003F7046">
          <w:rPr>
            <w:rFonts w:asciiTheme="majorBidi" w:hAnsiTheme="majorBidi" w:cstheme="majorBidi"/>
            <w:b/>
            <w:bCs/>
            <w:color w:val="000000" w:themeColor="text1"/>
            <w:sz w:val="22"/>
            <w:szCs w:val="22"/>
            <w:highlight w:val="red"/>
            <w:u w:val="single"/>
            <w:rPrChange w:id="27" w:author="Mohanad Alemam" w:date="2026-07-06T11:25:00Z" w16du:dateUtc="2026-07-06T10:25:00Z">
              <w:rPr>
                <w:rFonts w:asciiTheme="majorBidi" w:hAnsiTheme="majorBidi" w:cstheme="majorBidi"/>
                <w:b/>
                <w:bCs/>
                <w:color w:val="000000" w:themeColor="text1"/>
                <w:sz w:val="22"/>
                <w:szCs w:val="22"/>
                <w:u w:val="single"/>
              </w:rPr>
            </w:rPrChange>
          </w:rPr>
          <w:delText>Abstract</w:delText>
        </w:r>
      </w:del>
    </w:p>
    <w:p w14:paraId="6D472B8C" w14:textId="3C2E1330" w:rsidR="00701753" w:rsidRPr="00A230EE" w:rsidDel="00796B07" w:rsidRDefault="00B532F8" w:rsidP="00A230EE">
      <w:pPr>
        <w:spacing w:beforeLines="40" w:before="96" w:afterLines="40" w:after="96" w:line="360" w:lineRule="auto"/>
        <w:jc w:val="both"/>
        <w:rPr>
          <w:del w:id="28" w:author="Mohanad Alemam" w:date="2026-07-06T11:01:00Z" w16du:dateUtc="2026-07-06T10:01:00Z"/>
          <w:rFonts w:asciiTheme="majorBidi" w:hAnsiTheme="majorBidi" w:cstheme="majorBidi"/>
          <w:color w:val="000000" w:themeColor="text1"/>
          <w:sz w:val="22"/>
          <w:szCs w:val="22"/>
        </w:rPr>
        <w:pPrChange w:id="29" w:author="Mohanad Alemam" w:date="2026-07-06T11:25:00Z" w16du:dateUtc="2026-07-06T10:25:00Z">
          <w:pPr>
            <w:spacing w:beforeLines="40" w:before="96" w:afterLines="40" w:after="96" w:line="276" w:lineRule="auto"/>
            <w:jc w:val="both"/>
          </w:pPr>
        </w:pPrChange>
      </w:pPr>
      <w:del w:id="30" w:author="Mohanad Alemam" w:date="2026-07-06T11:11:00Z" w16du:dateUtc="2026-07-06T10:11:00Z">
        <w:r w:rsidRPr="00A230EE" w:rsidDel="000204B6">
          <w:rPr>
            <w:rFonts w:asciiTheme="majorBidi" w:hAnsiTheme="majorBidi" w:cstheme="majorBidi"/>
            <w:color w:val="000000" w:themeColor="text1"/>
            <w:sz w:val="22"/>
            <w:szCs w:val="22"/>
          </w:rPr>
          <w:delText>This article</w:delText>
        </w:r>
        <w:r w:rsidR="00521D4D" w:rsidRPr="00A230EE" w:rsidDel="000204B6">
          <w:rPr>
            <w:rFonts w:asciiTheme="majorBidi" w:hAnsiTheme="majorBidi" w:cstheme="majorBidi"/>
            <w:color w:val="000000" w:themeColor="text1"/>
            <w:sz w:val="22"/>
            <w:szCs w:val="22"/>
          </w:rPr>
          <w:delText xml:space="preserve"> presents</w:delText>
        </w:r>
        <w:r w:rsidRPr="00A230EE" w:rsidDel="000204B6">
          <w:rPr>
            <w:rFonts w:asciiTheme="majorBidi" w:hAnsiTheme="majorBidi" w:cstheme="majorBidi"/>
            <w:color w:val="000000" w:themeColor="text1"/>
            <w:sz w:val="22"/>
            <w:szCs w:val="22"/>
          </w:rPr>
          <w:delText xml:space="preserve"> a prototype edge-cloud video analytics pipeline and Streamlit dashboard for </w:delText>
        </w:r>
        <w:r w:rsidR="00340693" w:rsidRPr="00A230EE" w:rsidDel="000204B6">
          <w:rPr>
            <w:rFonts w:asciiTheme="majorBidi" w:hAnsiTheme="majorBidi" w:cstheme="majorBidi"/>
            <w:color w:val="000000" w:themeColor="text1"/>
            <w:sz w:val="22"/>
            <w:szCs w:val="22"/>
          </w:rPr>
          <w:delText>metrics</w:delText>
        </w:r>
        <w:r w:rsidR="00521D4D" w:rsidRPr="00A230EE" w:rsidDel="000204B6">
          <w:rPr>
            <w:rFonts w:asciiTheme="majorBidi" w:hAnsiTheme="majorBidi" w:cstheme="majorBidi"/>
            <w:color w:val="000000" w:themeColor="text1"/>
            <w:sz w:val="22"/>
            <w:szCs w:val="22"/>
          </w:rPr>
          <w:delText xml:space="preserve"> monitoring</w:delText>
        </w:r>
        <w:r w:rsidRPr="00A230EE" w:rsidDel="000204B6">
          <w:rPr>
            <w:rFonts w:asciiTheme="majorBidi" w:hAnsiTheme="majorBidi" w:cstheme="majorBidi"/>
            <w:color w:val="000000" w:themeColor="text1"/>
            <w:sz w:val="22"/>
            <w:szCs w:val="22"/>
          </w:rPr>
          <w:delText xml:space="preserve">. </w:delText>
        </w:r>
        <w:r w:rsidR="000D63EA" w:rsidRPr="00A230EE" w:rsidDel="000204B6">
          <w:rPr>
            <w:rFonts w:asciiTheme="majorBidi" w:hAnsiTheme="majorBidi" w:cstheme="majorBidi"/>
            <w:i/>
            <w:iCs/>
            <w:color w:val="000000" w:themeColor="text1"/>
            <w:sz w:val="22"/>
            <w:szCs w:val="22"/>
          </w:rPr>
          <w:delText>I designed this solution to be scene-awareness with low bandwidth dependency,</w:delText>
        </w:r>
        <w:r w:rsidR="00B60696" w:rsidRPr="00A230EE" w:rsidDel="000204B6">
          <w:rPr>
            <w:rFonts w:asciiTheme="majorBidi" w:hAnsiTheme="majorBidi" w:cstheme="majorBidi"/>
            <w:i/>
            <w:iCs/>
            <w:color w:val="000000" w:themeColor="text1"/>
            <w:sz w:val="22"/>
            <w:szCs w:val="22"/>
          </w:rPr>
          <w:delText xml:space="preserve"> and</w:delText>
        </w:r>
        <w:r w:rsidR="000D63EA" w:rsidRPr="00A230EE" w:rsidDel="000204B6">
          <w:rPr>
            <w:rFonts w:asciiTheme="majorBidi" w:hAnsiTheme="majorBidi" w:cstheme="majorBidi"/>
            <w:i/>
            <w:iCs/>
            <w:color w:val="000000" w:themeColor="text1"/>
            <w:sz w:val="22"/>
            <w:szCs w:val="22"/>
          </w:rPr>
          <w:delText xml:space="preserve"> low latency</w:delText>
        </w:r>
        <w:r w:rsidR="00B60696" w:rsidRPr="00A230EE" w:rsidDel="000204B6">
          <w:rPr>
            <w:rFonts w:asciiTheme="majorBidi" w:hAnsiTheme="majorBidi" w:cstheme="majorBidi"/>
            <w:i/>
            <w:iCs/>
            <w:color w:val="000000" w:themeColor="text1"/>
            <w:sz w:val="22"/>
            <w:szCs w:val="22"/>
          </w:rPr>
          <w:delText xml:space="preserve"> </w:delText>
        </w:r>
        <w:r w:rsidR="00111B57" w:rsidRPr="00A230EE" w:rsidDel="000204B6">
          <w:rPr>
            <w:rFonts w:asciiTheme="majorBidi" w:hAnsiTheme="majorBidi" w:cstheme="majorBidi"/>
            <w:i/>
            <w:iCs/>
            <w:color w:val="000000" w:themeColor="text1"/>
            <w:sz w:val="22"/>
            <w:szCs w:val="22"/>
          </w:rPr>
          <w:delText xml:space="preserve">to </w:delText>
        </w:r>
        <w:r w:rsidR="00F8512A" w:rsidRPr="00A230EE" w:rsidDel="000204B6">
          <w:rPr>
            <w:rFonts w:asciiTheme="majorBidi" w:hAnsiTheme="majorBidi" w:cstheme="majorBidi"/>
            <w:i/>
            <w:iCs/>
            <w:color w:val="000000" w:themeColor="text1"/>
            <w:sz w:val="22"/>
            <w:szCs w:val="22"/>
          </w:rPr>
          <w:delText>achiev</w:delText>
        </w:r>
        <w:r w:rsidR="00111B57" w:rsidRPr="00A230EE" w:rsidDel="000204B6">
          <w:rPr>
            <w:rFonts w:asciiTheme="majorBidi" w:hAnsiTheme="majorBidi" w:cstheme="majorBidi"/>
            <w:i/>
            <w:iCs/>
            <w:color w:val="000000" w:themeColor="text1"/>
            <w:sz w:val="22"/>
            <w:szCs w:val="22"/>
          </w:rPr>
          <w:delText>e</w:delText>
        </w:r>
        <w:r w:rsidR="00F8512A" w:rsidRPr="00A230EE" w:rsidDel="000204B6">
          <w:rPr>
            <w:rFonts w:asciiTheme="majorBidi" w:hAnsiTheme="majorBidi" w:cstheme="majorBidi"/>
            <w:i/>
            <w:iCs/>
            <w:color w:val="000000" w:themeColor="text1"/>
            <w:sz w:val="22"/>
            <w:szCs w:val="22"/>
          </w:rPr>
          <w:delText xml:space="preserve"> comparable detection quality (count and accuracy), </w:delText>
        </w:r>
        <w:r w:rsidR="00F8512A" w:rsidRPr="00A230EE" w:rsidDel="000204B6">
          <w:rPr>
            <w:rFonts w:asciiTheme="majorBidi" w:hAnsiTheme="majorBidi" w:cstheme="majorBidi"/>
            <w:color w:val="000000" w:themeColor="text1"/>
            <w:sz w:val="22"/>
            <w:szCs w:val="22"/>
          </w:rPr>
          <w:delText>t</w:delText>
        </w:r>
        <w:r w:rsidRPr="00A230EE" w:rsidDel="000204B6">
          <w:rPr>
            <w:rFonts w:asciiTheme="majorBidi" w:hAnsiTheme="majorBidi" w:cstheme="majorBidi"/>
            <w:color w:val="000000" w:themeColor="text1"/>
            <w:sz w:val="22"/>
            <w:szCs w:val="22"/>
          </w:rPr>
          <w:delText xml:space="preserve">he orchestrator manages the pipeline modules </w:delText>
        </w:r>
        <w:r w:rsidR="00C613B4" w:rsidRPr="00A230EE" w:rsidDel="000204B6">
          <w:rPr>
            <w:rFonts w:asciiTheme="majorBidi" w:hAnsiTheme="majorBidi" w:cstheme="majorBidi"/>
            <w:color w:val="000000" w:themeColor="text1"/>
            <w:sz w:val="22"/>
            <w:szCs w:val="22"/>
          </w:rPr>
          <w:delText xml:space="preserve">by </w:delText>
        </w:r>
        <w:r w:rsidR="00AF741C" w:rsidRPr="00A230EE" w:rsidDel="000204B6">
          <w:rPr>
            <w:rFonts w:asciiTheme="majorBidi" w:hAnsiTheme="majorBidi" w:cstheme="majorBidi"/>
            <w:color w:val="000000" w:themeColor="text1"/>
            <w:sz w:val="22"/>
            <w:szCs w:val="22"/>
          </w:rPr>
          <w:delText>preprocessing</w:delText>
        </w:r>
        <w:r w:rsidR="00C613B4" w:rsidRPr="00A230EE" w:rsidDel="000204B6">
          <w:rPr>
            <w:rFonts w:asciiTheme="majorBidi" w:hAnsiTheme="majorBidi" w:cstheme="majorBidi"/>
            <w:color w:val="000000" w:themeColor="text1"/>
            <w:sz w:val="22"/>
            <w:szCs w:val="22"/>
          </w:rPr>
          <w:delText xml:space="preserve"> and </w:delText>
        </w:r>
        <w:r w:rsidR="00AF741C" w:rsidRPr="00A230EE" w:rsidDel="000204B6">
          <w:rPr>
            <w:rFonts w:asciiTheme="majorBidi" w:hAnsiTheme="majorBidi" w:cstheme="majorBidi"/>
            <w:color w:val="000000" w:themeColor="text1"/>
            <w:sz w:val="22"/>
            <w:szCs w:val="22"/>
          </w:rPr>
          <w:delText>filter</w:delText>
        </w:r>
        <w:r w:rsidR="00C613B4" w:rsidRPr="00A230EE" w:rsidDel="000204B6">
          <w:rPr>
            <w:rFonts w:asciiTheme="majorBidi" w:hAnsiTheme="majorBidi" w:cstheme="majorBidi"/>
            <w:color w:val="000000" w:themeColor="text1"/>
            <w:sz w:val="22"/>
            <w:szCs w:val="22"/>
          </w:rPr>
          <w:delText xml:space="preserve">ing frames and </w:delText>
        </w:r>
        <w:r w:rsidR="00AF741C" w:rsidRPr="00A230EE" w:rsidDel="000204B6">
          <w:rPr>
            <w:rFonts w:asciiTheme="majorBidi" w:hAnsiTheme="majorBidi" w:cstheme="majorBidi"/>
            <w:color w:val="000000" w:themeColor="text1"/>
            <w:sz w:val="22"/>
            <w:szCs w:val="22"/>
          </w:rPr>
          <w:delText xml:space="preserve">conduct </w:delText>
        </w:r>
        <w:r w:rsidR="00C613B4" w:rsidRPr="00A230EE" w:rsidDel="000204B6">
          <w:rPr>
            <w:rFonts w:asciiTheme="majorBidi" w:hAnsiTheme="majorBidi" w:cstheme="majorBidi"/>
            <w:color w:val="000000" w:themeColor="text1"/>
            <w:sz w:val="22"/>
            <w:szCs w:val="22"/>
          </w:rPr>
          <w:delText xml:space="preserve">on-edge </w:delText>
        </w:r>
        <w:r w:rsidR="00AF741C" w:rsidRPr="00A230EE" w:rsidDel="000204B6">
          <w:rPr>
            <w:rFonts w:asciiTheme="majorBidi" w:hAnsiTheme="majorBidi" w:cstheme="majorBidi"/>
            <w:color w:val="000000" w:themeColor="text1"/>
            <w:sz w:val="22"/>
            <w:szCs w:val="22"/>
          </w:rPr>
          <w:delText xml:space="preserve">fast objects detection </w:delText>
        </w:r>
        <w:r w:rsidR="00C613B4" w:rsidRPr="00A230EE" w:rsidDel="000204B6">
          <w:rPr>
            <w:rFonts w:asciiTheme="majorBidi" w:hAnsiTheme="majorBidi" w:cstheme="majorBidi"/>
            <w:color w:val="000000" w:themeColor="text1"/>
            <w:sz w:val="22"/>
            <w:szCs w:val="22"/>
          </w:rPr>
          <w:delText xml:space="preserve">to </w:delText>
        </w:r>
        <w:r w:rsidR="00AF741C" w:rsidRPr="00A230EE" w:rsidDel="000204B6">
          <w:rPr>
            <w:rFonts w:asciiTheme="majorBidi" w:hAnsiTheme="majorBidi" w:cstheme="majorBidi"/>
            <w:color w:val="000000" w:themeColor="text1"/>
            <w:sz w:val="22"/>
            <w:szCs w:val="22"/>
          </w:rPr>
          <w:delText>decide whether to offload the frame to the cloud. The system concurrently records per-frame metrics (latency, bytes offloaded, etc)</w:delText>
        </w:r>
        <w:r w:rsidR="00C613B4" w:rsidRPr="00A230EE" w:rsidDel="000204B6">
          <w:rPr>
            <w:rFonts w:asciiTheme="majorBidi" w:hAnsiTheme="majorBidi" w:cstheme="majorBidi"/>
            <w:color w:val="000000" w:themeColor="text1"/>
            <w:sz w:val="22"/>
            <w:szCs w:val="22"/>
          </w:rPr>
          <w:delText>. The dashboard</w:delText>
        </w:r>
        <w:r w:rsidR="00AF741C" w:rsidRPr="00A230EE" w:rsidDel="000204B6">
          <w:rPr>
            <w:rFonts w:asciiTheme="majorBidi" w:hAnsiTheme="majorBidi" w:cstheme="majorBidi"/>
            <w:color w:val="000000" w:themeColor="text1"/>
            <w:sz w:val="22"/>
            <w:szCs w:val="22"/>
          </w:rPr>
          <w:delText xml:space="preserve"> display</w:delText>
        </w:r>
        <w:r w:rsidR="00C613B4" w:rsidRPr="00A230EE" w:rsidDel="000204B6">
          <w:rPr>
            <w:rFonts w:asciiTheme="majorBidi" w:hAnsiTheme="majorBidi" w:cstheme="majorBidi"/>
            <w:color w:val="000000" w:themeColor="text1"/>
            <w:sz w:val="22"/>
            <w:szCs w:val="22"/>
          </w:rPr>
          <w:delText xml:space="preserve">s these in </w:delText>
        </w:r>
        <w:r w:rsidR="00AF741C" w:rsidRPr="00A230EE" w:rsidDel="000204B6">
          <w:rPr>
            <w:rFonts w:asciiTheme="majorBidi" w:hAnsiTheme="majorBidi" w:cstheme="majorBidi"/>
            <w:color w:val="000000" w:themeColor="text1"/>
            <w:sz w:val="22"/>
            <w:szCs w:val="22"/>
          </w:rPr>
          <w:delText>near</w:delText>
        </w:r>
        <w:r w:rsidR="00C613B4" w:rsidRPr="00A230EE" w:rsidDel="000204B6">
          <w:rPr>
            <w:rFonts w:asciiTheme="majorBidi" w:hAnsiTheme="majorBidi" w:cstheme="majorBidi"/>
            <w:color w:val="000000" w:themeColor="text1"/>
            <w:sz w:val="22"/>
            <w:szCs w:val="22"/>
          </w:rPr>
          <w:delText xml:space="preserve"> </w:delText>
        </w:r>
        <w:r w:rsidR="00AF741C" w:rsidRPr="00A230EE" w:rsidDel="000204B6">
          <w:rPr>
            <w:rFonts w:asciiTheme="majorBidi" w:hAnsiTheme="majorBidi" w:cstheme="majorBidi"/>
            <w:color w:val="000000" w:themeColor="text1"/>
            <w:sz w:val="22"/>
            <w:szCs w:val="22"/>
          </w:rPr>
          <w:delText>real-time.</w:delText>
        </w:r>
        <w:r w:rsidR="00340693" w:rsidRPr="00A230EE" w:rsidDel="000204B6">
          <w:rPr>
            <w:rFonts w:asciiTheme="majorBidi" w:hAnsiTheme="majorBidi" w:cstheme="majorBidi"/>
            <w:color w:val="000000" w:themeColor="text1"/>
            <w:sz w:val="22"/>
            <w:szCs w:val="22"/>
          </w:rPr>
          <w:delText xml:space="preserve"> I conducted</w:delText>
        </w:r>
        <w:r w:rsidR="00AF741C" w:rsidRPr="00A230EE" w:rsidDel="000204B6">
          <w:rPr>
            <w:rFonts w:asciiTheme="majorBidi" w:hAnsiTheme="majorBidi" w:cstheme="majorBidi"/>
            <w:color w:val="000000" w:themeColor="text1"/>
            <w:sz w:val="22"/>
            <w:szCs w:val="22"/>
          </w:rPr>
          <w:delText xml:space="preserve"> </w:delText>
        </w:r>
        <w:r w:rsidR="00340693" w:rsidRPr="00A230EE" w:rsidDel="000204B6">
          <w:rPr>
            <w:rFonts w:asciiTheme="majorBidi" w:hAnsiTheme="majorBidi" w:cstheme="majorBidi"/>
            <w:color w:val="000000" w:themeColor="text1"/>
            <w:sz w:val="22"/>
            <w:szCs w:val="22"/>
          </w:rPr>
          <w:delText>e</w:delText>
        </w:r>
        <w:r w:rsidR="00AF741C" w:rsidRPr="00A230EE" w:rsidDel="000204B6">
          <w:rPr>
            <w:rFonts w:asciiTheme="majorBidi" w:hAnsiTheme="majorBidi" w:cstheme="majorBidi"/>
            <w:color w:val="000000" w:themeColor="text1"/>
            <w:sz w:val="22"/>
            <w:szCs w:val="22"/>
          </w:rPr>
          <w:delText>xperiments</w:delText>
        </w:r>
        <w:r w:rsidR="00340693" w:rsidRPr="00A230EE" w:rsidDel="000204B6">
          <w:rPr>
            <w:rFonts w:asciiTheme="majorBidi" w:hAnsiTheme="majorBidi" w:cstheme="majorBidi"/>
            <w:color w:val="000000" w:themeColor="text1"/>
            <w:sz w:val="22"/>
            <w:szCs w:val="22"/>
          </w:rPr>
          <w:delText xml:space="preserve"> to</w:delText>
        </w:r>
        <w:r w:rsidR="00AF741C" w:rsidRPr="00A230EE" w:rsidDel="000204B6">
          <w:rPr>
            <w:rFonts w:asciiTheme="majorBidi" w:hAnsiTheme="majorBidi" w:cstheme="majorBidi"/>
            <w:color w:val="000000" w:themeColor="text1"/>
            <w:sz w:val="22"/>
            <w:szCs w:val="22"/>
          </w:rPr>
          <w:delText xml:space="preserve"> demonstrate the effectiveness of edge</w:delText>
        </w:r>
        <w:r w:rsidR="00340693" w:rsidRPr="00A230EE" w:rsidDel="000204B6">
          <w:rPr>
            <w:rFonts w:asciiTheme="majorBidi" w:hAnsiTheme="majorBidi" w:cstheme="majorBidi"/>
            <w:color w:val="000000" w:themeColor="text1"/>
            <w:sz w:val="22"/>
            <w:szCs w:val="22"/>
          </w:rPr>
          <w:delText xml:space="preserve"> </w:delText>
        </w:r>
        <w:r w:rsidR="00AF741C" w:rsidRPr="00A230EE" w:rsidDel="000204B6">
          <w:rPr>
            <w:rFonts w:asciiTheme="majorBidi" w:hAnsiTheme="majorBidi" w:cstheme="majorBidi"/>
            <w:color w:val="000000" w:themeColor="text1"/>
            <w:sz w:val="22"/>
            <w:szCs w:val="22"/>
          </w:rPr>
          <w:delText xml:space="preserve">intelligence </w:delText>
        </w:r>
        <w:r w:rsidR="00A7525E" w:rsidRPr="00A230EE" w:rsidDel="000204B6">
          <w:rPr>
            <w:rFonts w:asciiTheme="majorBidi" w:hAnsiTheme="majorBidi" w:cstheme="majorBidi"/>
            <w:color w:val="000000" w:themeColor="text1"/>
            <w:sz w:val="22"/>
            <w:szCs w:val="22"/>
          </w:rPr>
          <w:delText>(heuristic filter and object detection)</w:delText>
        </w:r>
        <w:r w:rsidR="00340693" w:rsidRPr="00A230EE" w:rsidDel="000204B6">
          <w:rPr>
            <w:rFonts w:asciiTheme="majorBidi" w:hAnsiTheme="majorBidi" w:cstheme="majorBidi"/>
            <w:color w:val="000000" w:themeColor="text1"/>
            <w:sz w:val="22"/>
            <w:szCs w:val="22"/>
          </w:rPr>
          <w:delText>.</w:delText>
        </w:r>
        <w:r w:rsidR="00A7525E" w:rsidRPr="00A230EE" w:rsidDel="000204B6">
          <w:rPr>
            <w:rFonts w:asciiTheme="majorBidi" w:hAnsiTheme="majorBidi" w:cstheme="majorBidi"/>
            <w:color w:val="000000" w:themeColor="text1"/>
            <w:sz w:val="22"/>
            <w:szCs w:val="22"/>
          </w:rPr>
          <w:delText xml:space="preserve"> </w:delText>
        </w:r>
        <w:r w:rsidR="00340693" w:rsidRPr="00A230EE" w:rsidDel="000204B6">
          <w:rPr>
            <w:rFonts w:asciiTheme="majorBidi" w:hAnsiTheme="majorBidi" w:cstheme="majorBidi"/>
            <w:color w:val="000000" w:themeColor="text1"/>
            <w:sz w:val="22"/>
            <w:szCs w:val="22"/>
          </w:rPr>
          <w:delText>T</w:delText>
        </w:r>
        <w:r w:rsidR="00A7525E" w:rsidRPr="00A230EE" w:rsidDel="000204B6">
          <w:rPr>
            <w:rFonts w:asciiTheme="majorBidi" w:hAnsiTheme="majorBidi" w:cstheme="majorBidi"/>
            <w:color w:val="000000" w:themeColor="text1"/>
            <w:sz w:val="22"/>
            <w:szCs w:val="22"/>
          </w:rPr>
          <w:delText xml:space="preserve">he heuristic filter </w:delText>
        </w:r>
        <w:r w:rsidR="00340693" w:rsidRPr="00A230EE" w:rsidDel="000204B6">
          <w:rPr>
            <w:rFonts w:asciiTheme="majorBidi" w:hAnsiTheme="majorBidi" w:cstheme="majorBidi"/>
            <w:color w:val="000000" w:themeColor="text1"/>
            <w:sz w:val="22"/>
            <w:szCs w:val="22"/>
          </w:rPr>
          <w:delText xml:space="preserve">empirically </w:delText>
        </w:r>
        <w:r w:rsidR="00A7525E" w:rsidRPr="00A230EE" w:rsidDel="000204B6">
          <w:rPr>
            <w:rFonts w:asciiTheme="majorBidi" w:hAnsiTheme="majorBidi" w:cstheme="majorBidi"/>
            <w:color w:val="000000" w:themeColor="text1"/>
            <w:sz w:val="22"/>
            <w:szCs w:val="22"/>
          </w:rPr>
          <w:delText xml:space="preserve">reduces </w:delText>
        </w:r>
        <w:r w:rsidR="003D5CE9" w:rsidRPr="00A230EE" w:rsidDel="000204B6">
          <w:rPr>
            <w:rFonts w:asciiTheme="majorBidi" w:hAnsiTheme="majorBidi" w:cstheme="majorBidi"/>
            <w:color w:val="000000" w:themeColor="text1"/>
            <w:sz w:val="22"/>
            <w:szCs w:val="22"/>
          </w:rPr>
          <w:delText>the overall pipeline workload</w:delText>
        </w:r>
        <w:r w:rsidR="00A7525E" w:rsidRPr="00A230EE" w:rsidDel="000204B6">
          <w:rPr>
            <w:rFonts w:asciiTheme="majorBidi" w:hAnsiTheme="majorBidi" w:cstheme="majorBidi"/>
            <w:color w:val="000000" w:themeColor="text1"/>
            <w:sz w:val="22"/>
            <w:szCs w:val="22"/>
          </w:rPr>
          <w:delText xml:space="preserve"> by </w:delText>
        </w:r>
        <w:r w:rsidR="00A7525E" w:rsidRPr="00A230EE" w:rsidDel="000204B6">
          <w:rPr>
            <w:rFonts w:asciiTheme="majorBidi" w:hAnsiTheme="majorBidi" w:cstheme="majorBidi"/>
            <w:color w:val="000000" w:themeColor="text1"/>
            <w:sz w:val="22"/>
            <w:szCs w:val="22"/>
            <w:highlight w:val="green"/>
          </w:rPr>
          <w:delText>~55%</w:delText>
        </w:r>
        <w:r w:rsidR="003D5CE9" w:rsidRPr="00A230EE" w:rsidDel="000204B6">
          <w:rPr>
            <w:rFonts w:asciiTheme="majorBidi" w:hAnsiTheme="majorBidi" w:cstheme="majorBidi"/>
            <w:color w:val="000000" w:themeColor="text1"/>
            <w:sz w:val="22"/>
            <w:szCs w:val="22"/>
            <w:highlight w:val="green"/>
          </w:rPr>
          <w:delText>, (~40% less edge workload, ~70% bandwidth savings, and ~71% less cloud workload.)</w:delText>
        </w:r>
        <w:r w:rsidR="003250C6" w:rsidRPr="00A230EE" w:rsidDel="000204B6">
          <w:rPr>
            <w:rFonts w:asciiTheme="majorBidi" w:hAnsiTheme="majorBidi" w:cstheme="majorBidi"/>
            <w:color w:val="000000" w:themeColor="text1"/>
            <w:sz w:val="22"/>
            <w:szCs w:val="22"/>
            <w:highlight w:val="green"/>
          </w:rPr>
          <w:delText>.</w:delText>
        </w:r>
        <w:r w:rsidR="00C63D2D" w:rsidRPr="00A230EE" w:rsidDel="000204B6">
          <w:rPr>
            <w:rFonts w:asciiTheme="majorBidi" w:hAnsiTheme="majorBidi" w:cstheme="majorBidi"/>
            <w:color w:val="000000" w:themeColor="text1"/>
            <w:sz w:val="22"/>
            <w:szCs w:val="22"/>
            <w:highlight w:val="green"/>
          </w:rPr>
          <w:delText xml:space="preserve"> The on-edge object detection </w:delText>
        </w:r>
        <w:r w:rsidR="003C4F6B" w:rsidRPr="00A230EE" w:rsidDel="000204B6">
          <w:rPr>
            <w:rFonts w:asciiTheme="majorBidi" w:hAnsiTheme="majorBidi" w:cstheme="majorBidi"/>
            <w:color w:val="000000" w:themeColor="text1"/>
            <w:sz w:val="22"/>
            <w:szCs w:val="22"/>
            <w:highlight w:val="green"/>
          </w:rPr>
          <w:delText>reduce</w:delText>
        </w:r>
        <w:r w:rsidR="00340693" w:rsidRPr="00A230EE" w:rsidDel="000204B6">
          <w:rPr>
            <w:rFonts w:asciiTheme="majorBidi" w:hAnsiTheme="majorBidi" w:cstheme="majorBidi"/>
            <w:color w:val="000000" w:themeColor="text1"/>
            <w:sz w:val="22"/>
            <w:szCs w:val="22"/>
            <w:highlight w:val="green"/>
          </w:rPr>
          <w:delText>s</w:delText>
        </w:r>
        <w:r w:rsidR="00C63D2D" w:rsidRPr="00A230EE" w:rsidDel="000204B6">
          <w:rPr>
            <w:rFonts w:asciiTheme="majorBidi" w:hAnsiTheme="majorBidi" w:cstheme="majorBidi"/>
            <w:color w:val="000000" w:themeColor="text1"/>
            <w:sz w:val="22"/>
            <w:szCs w:val="22"/>
            <w:highlight w:val="green"/>
          </w:rPr>
          <w:delText xml:space="preserve"> end-to-end latency by ~50% in an edge only</w:delText>
        </w:r>
        <w:r w:rsidR="00340693" w:rsidRPr="00A230EE" w:rsidDel="000204B6">
          <w:rPr>
            <w:rFonts w:asciiTheme="majorBidi" w:hAnsiTheme="majorBidi" w:cstheme="majorBidi"/>
            <w:color w:val="000000" w:themeColor="text1"/>
            <w:sz w:val="22"/>
            <w:szCs w:val="22"/>
            <w:highlight w:val="green"/>
          </w:rPr>
          <w:delText xml:space="preserve"> </w:delText>
        </w:r>
        <w:r w:rsidR="00C63D2D" w:rsidRPr="00A230EE" w:rsidDel="000204B6">
          <w:rPr>
            <w:rFonts w:asciiTheme="majorBidi" w:hAnsiTheme="majorBidi" w:cstheme="majorBidi"/>
            <w:color w:val="000000" w:themeColor="text1"/>
            <w:sz w:val="22"/>
            <w:szCs w:val="22"/>
            <w:highlight w:val="green"/>
          </w:rPr>
          <w:delText>detection compared to a cloud</w:delText>
        </w:r>
        <w:r w:rsidR="00340693" w:rsidRPr="00A230EE" w:rsidDel="000204B6">
          <w:rPr>
            <w:rFonts w:asciiTheme="majorBidi" w:hAnsiTheme="majorBidi" w:cstheme="majorBidi"/>
            <w:color w:val="000000" w:themeColor="text1"/>
            <w:sz w:val="22"/>
            <w:szCs w:val="22"/>
            <w:highlight w:val="green"/>
          </w:rPr>
          <w:delText>-</w:delText>
        </w:r>
        <w:r w:rsidR="00C63D2D" w:rsidRPr="00A230EE" w:rsidDel="000204B6">
          <w:rPr>
            <w:rFonts w:asciiTheme="majorBidi" w:hAnsiTheme="majorBidi" w:cstheme="majorBidi"/>
            <w:color w:val="000000" w:themeColor="text1"/>
            <w:sz w:val="22"/>
            <w:szCs w:val="22"/>
            <w:highlight w:val="green"/>
          </w:rPr>
          <w:delText>only,</w:delText>
        </w:r>
        <w:r w:rsidR="00844358" w:rsidRPr="00A230EE" w:rsidDel="000204B6">
          <w:rPr>
            <w:rFonts w:asciiTheme="majorBidi" w:hAnsiTheme="majorBidi" w:cstheme="majorBidi"/>
            <w:color w:val="000000" w:themeColor="text1"/>
            <w:sz w:val="22"/>
            <w:szCs w:val="22"/>
            <w:highlight w:val="green"/>
          </w:rPr>
          <w:delText xml:space="preserve"> while maintaining comparable detection quality</w:delText>
        </w:r>
        <w:r w:rsidR="00C63D2D" w:rsidRPr="00A230EE" w:rsidDel="000204B6">
          <w:rPr>
            <w:rFonts w:asciiTheme="majorBidi" w:hAnsiTheme="majorBidi" w:cstheme="majorBidi"/>
            <w:color w:val="000000" w:themeColor="text1"/>
            <w:sz w:val="22"/>
            <w:szCs w:val="22"/>
            <w:highlight w:val="green"/>
          </w:rPr>
          <w:delText xml:space="preserve"> </w:delText>
        </w:r>
        <w:r w:rsidR="005D2FD4" w:rsidRPr="00A230EE" w:rsidDel="000204B6">
          <w:rPr>
            <w:rFonts w:asciiTheme="majorBidi" w:hAnsiTheme="majorBidi" w:cstheme="majorBidi"/>
            <w:color w:val="000000" w:themeColor="text1"/>
            <w:sz w:val="22"/>
            <w:szCs w:val="22"/>
            <w:highlight w:val="green"/>
          </w:rPr>
          <w:delText xml:space="preserve">with </w:delText>
        </w:r>
        <w:r w:rsidR="004C20B5" w:rsidRPr="00A230EE" w:rsidDel="000204B6">
          <w:rPr>
            <w:rFonts w:asciiTheme="majorBidi" w:hAnsiTheme="majorBidi" w:cstheme="majorBidi"/>
            <w:color w:val="000000" w:themeColor="text1"/>
            <w:sz w:val="22"/>
            <w:szCs w:val="22"/>
            <w:highlight w:val="green"/>
          </w:rPr>
          <w:delText xml:space="preserve">a marginal </w:delText>
        </w:r>
        <w:r w:rsidR="00C63D2D" w:rsidRPr="00A230EE" w:rsidDel="000204B6">
          <w:rPr>
            <w:rFonts w:asciiTheme="majorBidi" w:hAnsiTheme="majorBidi" w:cstheme="majorBidi"/>
            <w:color w:val="000000" w:themeColor="text1"/>
            <w:sz w:val="22"/>
            <w:szCs w:val="22"/>
            <w:highlight w:val="green"/>
          </w:rPr>
          <w:delText>l</w:delText>
        </w:r>
        <w:r w:rsidR="004C20B5" w:rsidRPr="00A230EE" w:rsidDel="000204B6">
          <w:rPr>
            <w:rFonts w:asciiTheme="majorBidi" w:hAnsiTheme="majorBidi" w:cstheme="majorBidi"/>
            <w:color w:val="000000" w:themeColor="text1"/>
            <w:sz w:val="22"/>
            <w:szCs w:val="22"/>
            <w:highlight w:val="green"/>
          </w:rPr>
          <w:delText xml:space="preserve">ess </w:delText>
        </w:r>
        <w:r w:rsidR="00C63D2D" w:rsidRPr="00A230EE" w:rsidDel="000204B6">
          <w:rPr>
            <w:rFonts w:asciiTheme="majorBidi" w:hAnsiTheme="majorBidi" w:cstheme="majorBidi"/>
            <w:color w:val="000000" w:themeColor="text1"/>
            <w:sz w:val="22"/>
            <w:szCs w:val="22"/>
            <w:highlight w:val="green"/>
          </w:rPr>
          <w:delText>detection quality.</w:delText>
        </w:r>
      </w:del>
    </w:p>
    <w:p w14:paraId="3920AAB4" w14:textId="6CEF1679" w:rsidR="00B744EC" w:rsidRPr="00A230EE" w:rsidDel="00F22408" w:rsidRDefault="00701753" w:rsidP="00A230EE">
      <w:pPr>
        <w:spacing w:beforeLines="40" w:before="96" w:afterLines="40" w:after="96" w:line="360" w:lineRule="auto"/>
        <w:jc w:val="both"/>
        <w:rPr>
          <w:del w:id="31" w:author="Mohanad Alemam" w:date="2026-07-06T10:57:00Z" w16du:dateUtc="2026-07-06T09:57:00Z"/>
          <w:rFonts w:asciiTheme="majorBidi" w:hAnsiTheme="majorBidi" w:cstheme="majorBidi"/>
          <w:b/>
          <w:bCs/>
          <w:color w:val="000000" w:themeColor="text1"/>
          <w:sz w:val="22"/>
          <w:szCs w:val="22"/>
        </w:rPr>
        <w:pPrChange w:id="32" w:author="Mohanad Alemam" w:date="2026-07-06T11:25:00Z" w16du:dateUtc="2026-07-06T10:25:00Z">
          <w:pPr>
            <w:spacing w:beforeLines="40" w:before="96" w:afterLines="40" w:after="96" w:line="276" w:lineRule="auto"/>
            <w:jc w:val="both"/>
          </w:pPr>
        </w:pPrChange>
      </w:pPr>
      <w:del w:id="33" w:author="Mohanad Alemam" w:date="2026-07-06T10:57:00Z" w16du:dateUtc="2026-07-06T09:57:00Z">
        <w:r w:rsidRPr="00A230EE" w:rsidDel="00F22408">
          <w:rPr>
            <w:rFonts w:asciiTheme="majorBidi" w:hAnsiTheme="majorBidi" w:cstheme="majorBidi"/>
            <w:b/>
            <w:bCs/>
            <w:color w:val="000000" w:themeColor="text1"/>
            <w:sz w:val="22"/>
            <w:szCs w:val="22"/>
          </w:rPr>
          <w:delText>Introduction</w:delText>
        </w:r>
      </w:del>
    </w:p>
    <w:p w14:paraId="6963D0EA" w14:textId="67E4FC72" w:rsidR="00B97357" w:rsidRPr="00A230EE" w:rsidRDefault="00B744EC" w:rsidP="00A230EE">
      <w:pPr>
        <w:spacing w:beforeLines="40" w:before="96" w:afterLines="40" w:after="96" w:line="360" w:lineRule="auto"/>
        <w:jc w:val="both"/>
        <w:rPr>
          <w:ins w:id="34" w:author="Mohanad Alemam" w:date="2026-07-06T11:09:00Z" w16du:dateUtc="2026-07-06T10:09:00Z"/>
          <w:rFonts w:asciiTheme="majorBidi" w:hAnsiTheme="majorBidi" w:cstheme="majorBidi"/>
          <w:color w:val="000000" w:themeColor="text1"/>
          <w:sz w:val="22"/>
          <w:szCs w:val="22"/>
        </w:rPr>
        <w:pPrChange w:id="35" w:author="Mohanad Alemam" w:date="2026-07-06T11:25:00Z" w16du:dateUtc="2026-07-06T10:25:00Z">
          <w:pPr>
            <w:spacing w:beforeLines="40" w:before="96" w:afterLines="40" w:after="96" w:line="276" w:lineRule="auto"/>
            <w:jc w:val="both"/>
          </w:pPr>
        </w:pPrChange>
      </w:pPr>
      <w:del w:id="36" w:author="Mohanad Alemam" w:date="2026-07-06T11:11:00Z" w16du:dateUtc="2026-07-06T10:11:00Z">
        <w:r w:rsidRPr="00A230EE" w:rsidDel="000204B6">
          <w:rPr>
            <w:rFonts w:asciiTheme="majorBidi" w:hAnsiTheme="majorBidi" w:cstheme="majorBidi"/>
            <w:color w:val="000000" w:themeColor="text1"/>
            <w:sz w:val="22"/>
            <w:szCs w:val="22"/>
          </w:rPr>
          <w:delText>Real</w:delText>
        </w:r>
        <w:r w:rsidR="0038180A" w:rsidRPr="00A230EE" w:rsidDel="000204B6">
          <w:rPr>
            <w:rFonts w:asciiTheme="majorBidi" w:hAnsiTheme="majorBidi" w:cstheme="majorBidi"/>
            <w:color w:val="000000" w:themeColor="text1"/>
            <w:sz w:val="22"/>
            <w:szCs w:val="22"/>
          </w:rPr>
          <w:delText>-</w:delText>
        </w:r>
        <w:r w:rsidRPr="00A230EE" w:rsidDel="000204B6">
          <w:rPr>
            <w:rFonts w:asciiTheme="majorBidi" w:hAnsiTheme="majorBidi" w:cstheme="majorBidi"/>
            <w:color w:val="000000" w:themeColor="text1"/>
            <w:sz w:val="22"/>
            <w:szCs w:val="22"/>
          </w:rPr>
          <w:delText>time</w:delText>
        </w:r>
        <w:r w:rsidR="0038180A" w:rsidRPr="00A230EE" w:rsidDel="000204B6">
          <w:rPr>
            <w:rFonts w:asciiTheme="majorBidi" w:hAnsiTheme="majorBidi" w:cstheme="majorBidi"/>
            <w:color w:val="000000" w:themeColor="text1"/>
            <w:sz w:val="22"/>
            <w:szCs w:val="22"/>
          </w:rPr>
          <w:delText xml:space="preserve"> </w:delText>
        </w:r>
        <w:r w:rsidR="008A4A6B" w:rsidRPr="00A230EE" w:rsidDel="000204B6">
          <w:rPr>
            <w:rFonts w:asciiTheme="majorBidi" w:hAnsiTheme="majorBidi" w:cstheme="majorBidi"/>
            <w:color w:val="000000" w:themeColor="text1"/>
            <w:sz w:val="22"/>
            <w:szCs w:val="22"/>
          </w:rPr>
          <w:delText xml:space="preserve">video analytics </w:delText>
        </w:r>
        <w:r w:rsidR="0038180A" w:rsidRPr="00A230EE" w:rsidDel="000204B6">
          <w:rPr>
            <w:rFonts w:asciiTheme="majorBidi" w:hAnsiTheme="majorBidi" w:cstheme="majorBidi"/>
            <w:color w:val="000000" w:themeColor="text1"/>
            <w:sz w:val="22"/>
            <w:szCs w:val="22"/>
          </w:rPr>
          <w:delText xml:space="preserve">are now common </w:delText>
        </w:r>
        <w:r w:rsidR="008A4A6B" w:rsidRPr="00A230EE" w:rsidDel="000204B6">
          <w:rPr>
            <w:rFonts w:asciiTheme="majorBidi" w:hAnsiTheme="majorBidi" w:cstheme="majorBidi"/>
            <w:color w:val="000000" w:themeColor="text1"/>
            <w:sz w:val="22"/>
            <w:szCs w:val="22"/>
          </w:rPr>
          <w:delText xml:space="preserve">in </w:delText>
        </w:r>
        <w:r w:rsidR="0038180A" w:rsidRPr="00A230EE" w:rsidDel="000204B6">
          <w:rPr>
            <w:rFonts w:asciiTheme="majorBidi" w:hAnsiTheme="majorBidi" w:cstheme="majorBidi"/>
            <w:color w:val="000000" w:themeColor="text1"/>
            <w:sz w:val="22"/>
            <w:szCs w:val="22"/>
          </w:rPr>
          <w:delText>domains</w:delText>
        </w:r>
        <w:r w:rsidRPr="00A230EE" w:rsidDel="000204B6">
          <w:rPr>
            <w:rFonts w:asciiTheme="majorBidi" w:hAnsiTheme="majorBidi" w:cstheme="majorBidi"/>
            <w:color w:val="000000" w:themeColor="text1"/>
            <w:sz w:val="22"/>
            <w:szCs w:val="22"/>
          </w:rPr>
          <w:delText xml:space="preserve"> such as traffic monitoring, </w:delText>
        </w:r>
        <w:r w:rsidR="008A4A6B" w:rsidRPr="00A230EE" w:rsidDel="000204B6">
          <w:rPr>
            <w:rFonts w:asciiTheme="majorBidi" w:hAnsiTheme="majorBidi" w:cstheme="majorBidi"/>
            <w:color w:val="000000" w:themeColor="text1"/>
            <w:sz w:val="22"/>
            <w:szCs w:val="22"/>
          </w:rPr>
          <w:delText xml:space="preserve">surveillance, and </w:delText>
        </w:r>
        <w:r w:rsidRPr="00A230EE" w:rsidDel="000204B6">
          <w:rPr>
            <w:rFonts w:asciiTheme="majorBidi" w:hAnsiTheme="majorBidi" w:cstheme="majorBidi"/>
            <w:color w:val="000000" w:themeColor="text1"/>
            <w:sz w:val="22"/>
            <w:szCs w:val="22"/>
          </w:rPr>
          <w:delText>smart cities.</w:delText>
        </w:r>
        <w:r w:rsidR="0038180A" w:rsidRPr="00A230EE" w:rsidDel="000204B6">
          <w:rPr>
            <w:rFonts w:asciiTheme="majorBidi" w:hAnsiTheme="majorBidi" w:cstheme="majorBidi"/>
            <w:color w:val="000000" w:themeColor="text1"/>
            <w:sz w:val="22"/>
            <w:szCs w:val="22"/>
          </w:rPr>
          <w:delText xml:space="preserve"> Building </w:delText>
        </w:r>
        <w:r w:rsidRPr="00A230EE" w:rsidDel="000204B6">
          <w:rPr>
            <w:rFonts w:asciiTheme="majorBidi" w:hAnsiTheme="majorBidi" w:cstheme="majorBidi"/>
            <w:color w:val="000000" w:themeColor="text1"/>
            <w:sz w:val="22"/>
            <w:szCs w:val="22"/>
          </w:rPr>
          <w:delText>a</w:delText>
        </w:r>
        <w:r w:rsidR="00835AB2" w:rsidRPr="00A230EE" w:rsidDel="000204B6">
          <w:rPr>
            <w:rFonts w:asciiTheme="majorBidi" w:hAnsiTheme="majorBidi" w:cstheme="majorBidi"/>
            <w:color w:val="000000" w:themeColor="text1"/>
            <w:sz w:val="22"/>
            <w:szCs w:val="22"/>
          </w:rPr>
          <w:delText>n edge-cloud</w:delText>
        </w:r>
        <w:r w:rsidR="00CF3117" w:rsidRPr="00A230EE" w:rsidDel="000204B6">
          <w:rPr>
            <w:rFonts w:asciiTheme="majorBidi" w:hAnsiTheme="majorBidi" w:cstheme="majorBidi"/>
            <w:color w:val="000000" w:themeColor="text1"/>
            <w:sz w:val="22"/>
            <w:szCs w:val="22"/>
          </w:rPr>
          <w:delText xml:space="preserve"> video analytics </w:delText>
        </w:r>
        <w:r w:rsidR="008A4A6B" w:rsidRPr="00A230EE" w:rsidDel="000204B6">
          <w:rPr>
            <w:rFonts w:asciiTheme="majorBidi" w:hAnsiTheme="majorBidi" w:cstheme="majorBidi"/>
            <w:color w:val="000000" w:themeColor="text1"/>
            <w:sz w:val="22"/>
            <w:szCs w:val="22"/>
          </w:rPr>
          <w:delText xml:space="preserve"> </w:delText>
        </w:r>
        <w:r w:rsidRPr="00A230EE" w:rsidDel="000204B6">
          <w:rPr>
            <w:rFonts w:asciiTheme="majorBidi" w:hAnsiTheme="majorBidi" w:cstheme="majorBidi"/>
            <w:color w:val="000000" w:themeColor="text1"/>
            <w:sz w:val="22"/>
            <w:szCs w:val="22"/>
          </w:rPr>
          <w:delText xml:space="preserve">solution </w:delText>
        </w:r>
        <w:r w:rsidR="0038180A" w:rsidRPr="00A230EE" w:rsidDel="000204B6">
          <w:rPr>
            <w:rFonts w:asciiTheme="majorBidi" w:hAnsiTheme="majorBidi" w:cstheme="majorBidi"/>
            <w:color w:val="000000" w:themeColor="text1"/>
            <w:sz w:val="22"/>
            <w:szCs w:val="22"/>
          </w:rPr>
          <w:delText>requires</w:delText>
        </w:r>
        <w:r w:rsidR="00845929" w:rsidRPr="00A230EE" w:rsidDel="000204B6">
          <w:rPr>
            <w:rFonts w:asciiTheme="majorBidi" w:hAnsiTheme="majorBidi" w:cstheme="majorBidi"/>
            <w:color w:val="000000" w:themeColor="text1"/>
            <w:sz w:val="22"/>
            <w:szCs w:val="22"/>
          </w:rPr>
          <w:delText xml:space="preserve"> optimizing resources, </w:delText>
        </w:r>
        <w:r w:rsidR="0038180A" w:rsidRPr="00A230EE" w:rsidDel="000204B6">
          <w:rPr>
            <w:rFonts w:asciiTheme="majorBidi" w:hAnsiTheme="majorBidi" w:cstheme="majorBidi"/>
            <w:color w:val="000000" w:themeColor="text1"/>
            <w:sz w:val="22"/>
            <w:szCs w:val="22"/>
          </w:rPr>
          <w:delText xml:space="preserve"> </w:delText>
        </w:r>
        <w:r w:rsidR="00147B13" w:rsidRPr="00A230EE" w:rsidDel="000204B6">
          <w:rPr>
            <w:rFonts w:asciiTheme="majorBidi" w:hAnsiTheme="majorBidi" w:cstheme="majorBidi"/>
            <w:color w:val="000000" w:themeColor="text1"/>
            <w:sz w:val="22"/>
            <w:szCs w:val="22"/>
          </w:rPr>
          <w:delText>balancing</w:delText>
        </w:r>
        <w:r w:rsidR="0038180A" w:rsidRPr="00A230EE" w:rsidDel="000204B6">
          <w:rPr>
            <w:rFonts w:asciiTheme="majorBidi" w:hAnsiTheme="majorBidi" w:cstheme="majorBidi"/>
            <w:color w:val="000000" w:themeColor="text1"/>
            <w:sz w:val="22"/>
            <w:szCs w:val="22"/>
          </w:rPr>
          <w:delText xml:space="preserve"> and trading off</w:delText>
        </w:r>
        <w:r w:rsidRPr="00A230EE" w:rsidDel="000204B6">
          <w:rPr>
            <w:rFonts w:asciiTheme="majorBidi" w:hAnsiTheme="majorBidi" w:cstheme="majorBidi"/>
            <w:color w:val="000000" w:themeColor="text1"/>
            <w:sz w:val="22"/>
            <w:szCs w:val="22"/>
          </w:rPr>
          <w:delText xml:space="preserve"> latency, privacy, </w:delText>
        </w:r>
        <w:r w:rsidR="00835AB2" w:rsidRPr="00A230EE" w:rsidDel="000204B6">
          <w:rPr>
            <w:rFonts w:asciiTheme="majorBidi" w:hAnsiTheme="majorBidi" w:cstheme="majorBidi"/>
            <w:color w:val="000000" w:themeColor="text1"/>
            <w:sz w:val="22"/>
            <w:szCs w:val="22"/>
          </w:rPr>
          <w:delText>b</w:delText>
        </w:r>
        <w:r w:rsidRPr="00A230EE" w:rsidDel="000204B6">
          <w:rPr>
            <w:rFonts w:asciiTheme="majorBidi" w:hAnsiTheme="majorBidi" w:cstheme="majorBidi"/>
            <w:color w:val="000000" w:themeColor="text1"/>
            <w:sz w:val="22"/>
            <w:szCs w:val="22"/>
          </w:rPr>
          <w:delText xml:space="preserve">andwidth efficiency, and accuracy </w:delText>
        </w:r>
        <w:r w:rsidR="0038180A" w:rsidRPr="00A230EE" w:rsidDel="000204B6">
          <w:rPr>
            <w:rFonts w:asciiTheme="majorBidi" w:hAnsiTheme="majorBidi" w:cstheme="majorBidi"/>
            <w:color w:val="000000" w:themeColor="text1"/>
            <w:sz w:val="22"/>
            <w:szCs w:val="22"/>
          </w:rPr>
          <w:delText xml:space="preserve">for the target application </w:delText>
        </w:r>
        <w:r w:rsidRPr="00A230EE" w:rsidDel="000204B6">
          <w:rPr>
            <w:rFonts w:asciiTheme="majorBidi" w:hAnsiTheme="majorBidi" w:cstheme="majorBidi"/>
            <w:color w:val="000000" w:themeColor="text1"/>
            <w:sz w:val="22"/>
            <w:szCs w:val="22"/>
          </w:rPr>
          <w:delText>and optimise resource utilisation.</w:delText>
        </w:r>
        <w:r w:rsidR="00835AB2" w:rsidRPr="00A230EE" w:rsidDel="000204B6">
          <w:rPr>
            <w:rFonts w:asciiTheme="majorBidi" w:hAnsiTheme="majorBidi" w:cstheme="majorBidi"/>
            <w:color w:val="000000" w:themeColor="text1"/>
            <w:sz w:val="22"/>
            <w:szCs w:val="22"/>
          </w:rPr>
          <w:delText xml:space="preserve"> This project</w:delText>
        </w:r>
        <w:r w:rsidR="008A4A6B" w:rsidRPr="00A230EE" w:rsidDel="000204B6">
          <w:rPr>
            <w:rFonts w:asciiTheme="majorBidi" w:hAnsiTheme="majorBidi" w:cstheme="majorBidi"/>
            <w:color w:val="000000" w:themeColor="text1"/>
            <w:sz w:val="22"/>
            <w:szCs w:val="22"/>
          </w:rPr>
          <w:delText xml:space="preserve"> presents </w:delText>
        </w:r>
        <w:r w:rsidR="0038180A" w:rsidRPr="00A230EE" w:rsidDel="000204B6">
          <w:rPr>
            <w:rFonts w:asciiTheme="majorBidi" w:hAnsiTheme="majorBidi" w:cstheme="majorBidi"/>
            <w:color w:val="000000" w:themeColor="text1"/>
            <w:sz w:val="22"/>
            <w:szCs w:val="22"/>
          </w:rPr>
          <w:delText>a</w:delText>
        </w:r>
        <w:r w:rsidR="00835AB2" w:rsidRPr="00A230EE" w:rsidDel="000204B6">
          <w:rPr>
            <w:rFonts w:asciiTheme="majorBidi" w:hAnsiTheme="majorBidi" w:cstheme="majorBidi"/>
            <w:color w:val="000000" w:themeColor="text1"/>
            <w:sz w:val="22"/>
            <w:szCs w:val="22"/>
          </w:rPr>
          <w:delText xml:space="preserve"> prototype that demonstrates th</w:delText>
        </w:r>
        <w:r w:rsidR="0038180A" w:rsidRPr="00A230EE" w:rsidDel="000204B6">
          <w:rPr>
            <w:rFonts w:asciiTheme="majorBidi" w:hAnsiTheme="majorBidi" w:cstheme="majorBidi"/>
            <w:color w:val="000000" w:themeColor="text1"/>
            <w:sz w:val="22"/>
            <w:szCs w:val="22"/>
          </w:rPr>
          <w:delText xml:space="preserve">ose </w:delText>
        </w:r>
        <w:r w:rsidR="00835AB2" w:rsidRPr="00A230EE" w:rsidDel="000204B6">
          <w:rPr>
            <w:rFonts w:asciiTheme="majorBidi" w:hAnsiTheme="majorBidi" w:cstheme="majorBidi"/>
            <w:color w:val="000000" w:themeColor="text1"/>
            <w:sz w:val="22"/>
            <w:szCs w:val="22"/>
          </w:rPr>
          <w:delText>trade-off</w:delText>
        </w:r>
        <w:r w:rsidR="0038180A" w:rsidRPr="00A230EE" w:rsidDel="000204B6">
          <w:rPr>
            <w:rFonts w:asciiTheme="majorBidi" w:hAnsiTheme="majorBidi" w:cstheme="majorBidi"/>
            <w:color w:val="000000" w:themeColor="text1"/>
            <w:sz w:val="22"/>
            <w:szCs w:val="22"/>
          </w:rPr>
          <w:delText>s (</w:delText>
        </w:r>
        <w:r w:rsidR="00844399" w:rsidRPr="00A230EE" w:rsidDel="000204B6">
          <w:rPr>
            <w:rFonts w:asciiTheme="majorBidi" w:hAnsiTheme="majorBidi" w:cstheme="majorBidi"/>
            <w:color w:val="000000" w:themeColor="text1"/>
            <w:sz w:val="22"/>
            <w:szCs w:val="22"/>
          </w:rPr>
          <w:delText>cost</w:delText>
        </w:r>
        <w:r w:rsidR="0038180A" w:rsidRPr="00A230EE" w:rsidDel="000204B6">
          <w:rPr>
            <w:rFonts w:asciiTheme="majorBidi" w:hAnsiTheme="majorBidi" w:cstheme="majorBidi"/>
            <w:color w:val="000000" w:themeColor="text1"/>
            <w:sz w:val="22"/>
            <w:szCs w:val="22"/>
          </w:rPr>
          <w:delText xml:space="preserve"> </w:delText>
        </w:r>
        <w:r w:rsidR="00835AB2" w:rsidRPr="00A230EE" w:rsidDel="000204B6">
          <w:rPr>
            <w:rFonts w:asciiTheme="majorBidi" w:hAnsiTheme="majorBidi" w:cstheme="majorBidi"/>
            <w:color w:val="000000" w:themeColor="text1"/>
            <w:sz w:val="22"/>
            <w:szCs w:val="22"/>
          </w:rPr>
          <w:delText>and prediction quality)</w:delText>
        </w:r>
        <w:r w:rsidR="0038180A" w:rsidRPr="00A230EE" w:rsidDel="000204B6">
          <w:rPr>
            <w:rFonts w:asciiTheme="majorBidi" w:hAnsiTheme="majorBidi" w:cstheme="majorBidi"/>
            <w:color w:val="000000" w:themeColor="text1"/>
            <w:sz w:val="22"/>
            <w:szCs w:val="22"/>
          </w:rPr>
          <w:delText xml:space="preserve">, </w:delText>
        </w:r>
        <w:r w:rsidR="008A4A6B" w:rsidRPr="00A230EE" w:rsidDel="000204B6">
          <w:rPr>
            <w:rFonts w:asciiTheme="majorBidi" w:hAnsiTheme="majorBidi" w:cstheme="majorBidi"/>
            <w:color w:val="000000" w:themeColor="text1"/>
            <w:sz w:val="22"/>
            <w:szCs w:val="22"/>
          </w:rPr>
          <w:delText>the system</w:delText>
        </w:r>
        <w:r w:rsidR="0038180A" w:rsidRPr="00A230EE" w:rsidDel="000204B6">
          <w:rPr>
            <w:rFonts w:asciiTheme="majorBidi" w:hAnsiTheme="majorBidi" w:cstheme="majorBidi"/>
            <w:color w:val="000000" w:themeColor="text1"/>
            <w:sz w:val="22"/>
            <w:szCs w:val="22"/>
          </w:rPr>
          <w:delText xml:space="preserve"> filters frames using motion detector and performs </w:delText>
        </w:r>
        <w:r w:rsidR="00C93E09" w:rsidRPr="00A230EE" w:rsidDel="000204B6">
          <w:rPr>
            <w:rFonts w:asciiTheme="majorBidi" w:hAnsiTheme="majorBidi" w:cstheme="majorBidi"/>
            <w:color w:val="000000" w:themeColor="text1"/>
            <w:sz w:val="22"/>
            <w:szCs w:val="22"/>
          </w:rPr>
          <w:delText>select</w:delText>
        </w:r>
        <w:r w:rsidR="0038180A" w:rsidRPr="00A230EE" w:rsidDel="000204B6">
          <w:rPr>
            <w:rFonts w:asciiTheme="majorBidi" w:hAnsiTheme="majorBidi" w:cstheme="majorBidi"/>
            <w:color w:val="000000" w:themeColor="text1"/>
            <w:sz w:val="22"/>
            <w:szCs w:val="22"/>
          </w:rPr>
          <w:delText>ive cloud offloading</w:delText>
        </w:r>
        <w:r w:rsidR="00C93E09" w:rsidRPr="00A230EE" w:rsidDel="000204B6">
          <w:rPr>
            <w:rFonts w:asciiTheme="majorBidi" w:hAnsiTheme="majorBidi" w:cstheme="majorBidi"/>
            <w:color w:val="000000" w:themeColor="text1"/>
            <w:sz w:val="22"/>
            <w:szCs w:val="22"/>
          </w:rPr>
          <w:delText>. A live Streamlit dashboard</w:delText>
        </w:r>
        <w:r w:rsidR="0038180A" w:rsidRPr="00A230EE" w:rsidDel="000204B6">
          <w:rPr>
            <w:rFonts w:asciiTheme="majorBidi" w:hAnsiTheme="majorBidi" w:cstheme="majorBidi"/>
            <w:color w:val="000000" w:themeColor="text1"/>
            <w:sz w:val="22"/>
            <w:szCs w:val="22"/>
          </w:rPr>
          <w:delText xml:space="preserve"> </w:delText>
        </w:r>
        <w:r w:rsidR="00C93E09" w:rsidRPr="00A230EE" w:rsidDel="000204B6">
          <w:rPr>
            <w:rFonts w:asciiTheme="majorBidi" w:hAnsiTheme="majorBidi" w:cstheme="majorBidi"/>
            <w:color w:val="000000" w:themeColor="text1"/>
            <w:sz w:val="22"/>
            <w:szCs w:val="22"/>
          </w:rPr>
          <w:delText>absorbs</w:delText>
        </w:r>
        <w:r w:rsidR="0038180A" w:rsidRPr="00A230EE" w:rsidDel="000204B6">
          <w:rPr>
            <w:rFonts w:asciiTheme="majorBidi" w:hAnsiTheme="majorBidi" w:cstheme="majorBidi"/>
            <w:color w:val="000000" w:themeColor="text1"/>
            <w:sz w:val="22"/>
            <w:szCs w:val="22"/>
          </w:rPr>
          <w:delText xml:space="preserve"> </w:delText>
        </w:r>
        <w:r w:rsidR="00932368" w:rsidRPr="00A230EE" w:rsidDel="000204B6">
          <w:rPr>
            <w:rFonts w:asciiTheme="majorBidi" w:hAnsiTheme="majorBidi" w:cstheme="majorBidi"/>
            <w:color w:val="000000" w:themeColor="text1"/>
            <w:sz w:val="22"/>
            <w:szCs w:val="22"/>
          </w:rPr>
          <w:delText>per-frame metrics and visualises</w:delText>
        </w:r>
        <w:r w:rsidR="0038180A" w:rsidRPr="00A230EE" w:rsidDel="000204B6">
          <w:rPr>
            <w:rFonts w:asciiTheme="majorBidi" w:hAnsiTheme="majorBidi" w:cstheme="majorBidi"/>
            <w:color w:val="000000" w:themeColor="text1"/>
            <w:sz w:val="22"/>
            <w:szCs w:val="22"/>
          </w:rPr>
          <w:delText xml:space="preserve"> them in near real-time. I ran </w:delText>
        </w:r>
        <w:r w:rsidR="00085F79" w:rsidRPr="00A230EE" w:rsidDel="000204B6">
          <w:rPr>
            <w:rFonts w:asciiTheme="majorBidi" w:hAnsiTheme="majorBidi" w:cstheme="majorBidi"/>
            <w:color w:val="000000" w:themeColor="text1"/>
            <w:sz w:val="22"/>
            <w:szCs w:val="22"/>
          </w:rPr>
          <w:delText xml:space="preserve">experiments </w:delText>
        </w:r>
        <w:r w:rsidR="0038180A" w:rsidRPr="00A230EE" w:rsidDel="000204B6">
          <w:rPr>
            <w:rFonts w:asciiTheme="majorBidi" w:hAnsiTheme="majorBidi" w:cstheme="majorBidi"/>
            <w:color w:val="000000" w:themeColor="text1"/>
            <w:sz w:val="22"/>
            <w:szCs w:val="22"/>
          </w:rPr>
          <w:delText xml:space="preserve">comparing cloud-only and edge only </w:delText>
        </w:r>
        <w:r w:rsidR="0092634F" w:rsidRPr="00A230EE" w:rsidDel="000204B6">
          <w:rPr>
            <w:rFonts w:asciiTheme="majorBidi" w:hAnsiTheme="majorBidi" w:cstheme="majorBidi"/>
            <w:color w:val="000000" w:themeColor="text1"/>
            <w:sz w:val="22"/>
            <w:szCs w:val="22"/>
          </w:rPr>
          <w:delText xml:space="preserve">modes and tested heuristic filter impact. This article covers </w:delText>
        </w:r>
        <w:r w:rsidR="00990ED2" w:rsidRPr="00A230EE" w:rsidDel="000204B6">
          <w:rPr>
            <w:rFonts w:asciiTheme="majorBidi" w:hAnsiTheme="majorBidi" w:cstheme="majorBidi"/>
            <w:color w:val="000000" w:themeColor="text1"/>
            <w:sz w:val="22"/>
            <w:szCs w:val="22"/>
          </w:rPr>
          <w:delText>architecture, design, implementation, experiments,</w:delText>
        </w:r>
        <w:r w:rsidR="0092634F" w:rsidRPr="00A230EE" w:rsidDel="000204B6">
          <w:rPr>
            <w:rFonts w:asciiTheme="majorBidi" w:hAnsiTheme="majorBidi" w:cstheme="majorBidi"/>
            <w:color w:val="000000" w:themeColor="text1"/>
            <w:sz w:val="22"/>
            <w:szCs w:val="22"/>
          </w:rPr>
          <w:delText xml:space="preserve"> results,</w:delText>
        </w:r>
        <w:r w:rsidR="00990ED2" w:rsidRPr="00A230EE" w:rsidDel="000204B6">
          <w:rPr>
            <w:rFonts w:asciiTheme="majorBidi" w:hAnsiTheme="majorBidi" w:cstheme="majorBidi"/>
            <w:color w:val="000000" w:themeColor="text1"/>
            <w:sz w:val="22"/>
            <w:szCs w:val="22"/>
          </w:rPr>
          <w:delText xml:space="preserve"> limitations and future </w:delText>
        </w:r>
        <w:r w:rsidR="0092634F" w:rsidRPr="00A230EE" w:rsidDel="000204B6">
          <w:rPr>
            <w:rFonts w:asciiTheme="majorBidi" w:hAnsiTheme="majorBidi" w:cstheme="majorBidi"/>
            <w:color w:val="000000" w:themeColor="text1"/>
            <w:sz w:val="22"/>
            <w:szCs w:val="22"/>
          </w:rPr>
          <w:delText>work</w:delText>
        </w:r>
        <w:r w:rsidR="00990ED2" w:rsidRPr="00A230EE" w:rsidDel="000204B6">
          <w:rPr>
            <w:rFonts w:asciiTheme="majorBidi" w:hAnsiTheme="majorBidi" w:cstheme="majorBidi"/>
            <w:color w:val="000000" w:themeColor="text1"/>
            <w:sz w:val="22"/>
            <w:szCs w:val="22"/>
          </w:rPr>
          <w:delText>.</w:delText>
        </w:r>
      </w:del>
      <w:ins w:id="37" w:author="Mohanad Alemam" w:date="2026-07-06T11:09:00Z" w16du:dateUtc="2026-07-06T10:09:00Z">
        <w:r w:rsidR="00B97357" w:rsidRPr="00A230EE">
          <w:rPr>
            <w:rFonts w:asciiTheme="majorBidi" w:hAnsiTheme="majorBidi" w:cstheme="majorBidi"/>
            <w:color w:val="000000" w:themeColor="text1"/>
            <w:sz w:val="22"/>
            <w:szCs w:val="22"/>
          </w:rPr>
          <w:t xml:space="preserve">Real-time video analytics are now common in domains such as traffic monitoring, surveillance, and smart cities. Building such a solution requires optimizing resources, balancing and trading off latency, privacy, bandwidth efficiency, and accuracy for the target application. This </w:t>
        </w:r>
      </w:ins>
      <w:ins w:id="38" w:author="Mohanad Alemam" w:date="2026-07-06T11:10:00Z" w16du:dateUtc="2026-07-06T10:10:00Z">
        <w:r w:rsidR="00B25BEB" w:rsidRPr="00A230EE">
          <w:rPr>
            <w:rFonts w:asciiTheme="majorBidi" w:hAnsiTheme="majorBidi" w:cstheme="majorBidi"/>
            <w:color w:val="000000" w:themeColor="text1"/>
            <w:sz w:val="22"/>
            <w:szCs w:val="22"/>
          </w:rPr>
          <w:t>project</w:t>
        </w:r>
      </w:ins>
      <w:ins w:id="39" w:author="Mohanad Alemam" w:date="2026-07-06T11:09:00Z" w16du:dateUtc="2026-07-06T10:09:00Z">
        <w:r w:rsidR="00B97357" w:rsidRPr="00A230EE">
          <w:rPr>
            <w:rFonts w:asciiTheme="majorBidi" w:hAnsiTheme="majorBidi" w:cstheme="majorBidi"/>
            <w:color w:val="000000" w:themeColor="text1"/>
            <w:sz w:val="22"/>
            <w:szCs w:val="22"/>
          </w:rPr>
          <w:t xml:space="preserve"> presents a </w:t>
        </w:r>
        <w:r w:rsidR="00B97357" w:rsidRPr="00A230EE">
          <w:rPr>
            <w:rFonts w:asciiTheme="majorBidi" w:hAnsiTheme="majorBidi" w:cstheme="majorBidi"/>
            <w:b/>
            <w:bCs/>
            <w:color w:val="000000" w:themeColor="text1"/>
            <w:sz w:val="22"/>
            <w:szCs w:val="22"/>
            <w:rPrChange w:id="40" w:author="Mohanad Alemam" w:date="2026-07-06T11:25:00Z" w16du:dateUtc="2026-07-06T10:25:00Z">
              <w:rPr>
                <w:rFonts w:asciiTheme="majorBidi" w:hAnsiTheme="majorBidi" w:cstheme="majorBidi"/>
                <w:color w:val="000000" w:themeColor="text1"/>
                <w:sz w:val="22"/>
                <w:szCs w:val="22"/>
              </w:rPr>
            </w:rPrChange>
          </w:rPr>
          <w:t>prototype</w:t>
        </w:r>
        <w:r w:rsidR="00B97357" w:rsidRPr="00A230EE">
          <w:rPr>
            <w:rFonts w:asciiTheme="majorBidi" w:hAnsiTheme="majorBidi" w:cstheme="majorBidi"/>
            <w:color w:val="000000" w:themeColor="text1"/>
            <w:sz w:val="22"/>
            <w:szCs w:val="22"/>
          </w:rPr>
          <w:t xml:space="preserve"> edge-cloud video analytics pipeline and Streamlit dashboard for metrics monitoring. I designed this solution to be scene-aware with low bandwidth dependency and low latency to achieve comparable detection quality (count and accuracy). The orchestrator manages pipeline modules by preprocessing and filtering frames and conducts on-edge fast object detection to decide whether to offload the frame to the cloud. The system filters frames using a motion detector and performs selective cloud offloading to demonstrate these trade-offs. The system concurrently records per-frame metrics (latency, bytes offloaded, etc.), and the dashboard displays these in near real-time. </w:t>
        </w:r>
        <w:r w:rsidR="00B97357" w:rsidRPr="00A230EE">
          <w:rPr>
            <w:rFonts w:asciiTheme="majorBidi" w:hAnsiTheme="majorBidi" w:cstheme="majorBidi"/>
            <w:color w:val="000000" w:themeColor="text1"/>
            <w:sz w:val="22"/>
            <w:szCs w:val="22"/>
            <w:highlight w:val="yellow"/>
            <w:rPrChange w:id="41" w:author="Mohanad Alemam" w:date="2026-07-06T11:25:00Z" w16du:dateUtc="2026-07-06T10:25:00Z">
              <w:rPr>
                <w:rFonts w:asciiTheme="majorBidi" w:hAnsiTheme="majorBidi" w:cstheme="majorBidi"/>
                <w:color w:val="000000" w:themeColor="text1"/>
                <w:sz w:val="22"/>
                <w:szCs w:val="22"/>
              </w:rPr>
            </w:rPrChange>
          </w:rPr>
          <w:t>I conducted experiments to demonstrate the effectiveness of edge intelligence (heuristic filter and object detection). The heuristic filter empirically reduces overall pipeline workload by ~55% (~40% less edge workload, ~70% bandwidth savings, and ~71% less cloud workload). On-edge object detection reduces end-to-end latency by ~50% compared to cloud-only, while maintaining comparable detection quality with marginally less detection quality.</w:t>
        </w:r>
        <w:r w:rsidR="00B97357" w:rsidRPr="00A230EE">
          <w:rPr>
            <w:rFonts w:asciiTheme="majorBidi" w:hAnsiTheme="majorBidi" w:cstheme="majorBidi"/>
            <w:color w:val="000000" w:themeColor="text1"/>
            <w:sz w:val="22"/>
            <w:szCs w:val="22"/>
          </w:rPr>
          <w:t xml:space="preserve"> This article covers architecture, design, implementation, experiments, results, </w:t>
        </w:r>
        <w:r w:rsidR="00B97357" w:rsidRPr="00A230EE">
          <w:rPr>
            <w:rFonts w:asciiTheme="majorBidi" w:hAnsiTheme="majorBidi" w:cstheme="majorBidi"/>
            <w:color w:val="000000" w:themeColor="text1"/>
            <w:sz w:val="22"/>
            <w:szCs w:val="22"/>
            <w:highlight w:val="yellow"/>
            <w:rPrChange w:id="42" w:author="Mohanad Alemam" w:date="2026-07-06T11:25:00Z" w16du:dateUtc="2026-07-06T10:25:00Z">
              <w:rPr>
                <w:rFonts w:asciiTheme="majorBidi" w:hAnsiTheme="majorBidi" w:cstheme="majorBidi"/>
                <w:color w:val="000000" w:themeColor="text1"/>
                <w:sz w:val="22"/>
                <w:szCs w:val="22"/>
              </w:rPr>
            </w:rPrChange>
          </w:rPr>
          <w:t>limitations, and future work</w:t>
        </w:r>
        <w:r w:rsidR="00B97357" w:rsidRPr="00A230EE">
          <w:rPr>
            <w:rFonts w:asciiTheme="majorBidi" w:hAnsiTheme="majorBidi" w:cstheme="majorBidi"/>
            <w:color w:val="000000" w:themeColor="text1"/>
            <w:sz w:val="22"/>
            <w:szCs w:val="22"/>
          </w:rPr>
          <w:t>.</w:t>
        </w:r>
      </w:ins>
    </w:p>
    <w:p w14:paraId="7F25CC7B" w14:textId="43E20BB7" w:rsidR="00B97357" w:rsidRPr="00A230EE" w:rsidDel="007377B0" w:rsidRDefault="006153F9" w:rsidP="00A230EE">
      <w:pPr>
        <w:spacing w:beforeLines="40" w:before="96" w:afterLines="40" w:after="96" w:line="360" w:lineRule="auto"/>
        <w:jc w:val="both"/>
        <w:rPr>
          <w:del w:id="43" w:author="Mohanad Alemam" w:date="2026-07-06T11:17:00Z" w16du:dateUtc="2026-07-06T10:17:00Z"/>
          <w:rFonts w:asciiTheme="majorBidi" w:hAnsiTheme="majorBidi" w:cstheme="majorBidi"/>
          <w:color w:val="000000" w:themeColor="text1"/>
          <w:sz w:val="22"/>
          <w:szCs w:val="22"/>
        </w:rPr>
        <w:pPrChange w:id="44" w:author="Mohanad Alemam" w:date="2026-07-06T11:25:00Z" w16du:dateUtc="2026-07-06T10:25:00Z">
          <w:pPr>
            <w:spacing w:beforeLines="40" w:before="96" w:afterLines="40" w:after="96" w:line="276" w:lineRule="auto"/>
            <w:jc w:val="both"/>
          </w:pPr>
        </w:pPrChange>
      </w:pPr>
      <w:ins w:id="45" w:author="Mohanad Alemam" w:date="2026-07-06T11:16:00Z" w16du:dateUtc="2026-07-06T10:16:00Z">
        <w:r w:rsidRPr="00A230EE">
          <w:rPr>
            <w:rFonts w:asciiTheme="majorBidi" w:hAnsiTheme="majorBidi" w:cstheme="majorBidi"/>
            <w:noProof/>
            <w:sz w:val="22"/>
            <w:szCs w:val="22"/>
          </w:rPr>
          <mc:AlternateContent>
            <mc:Choice Requires="wps">
              <w:drawing>
                <wp:anchor distT="0" distB="0" distL="114300" distR="114300" simplePos="0" relativeHeight="251711488" behindDoc="0" locked="0" layoutInCell="1" allowOverlap="1" wp14:anchorId="55F3F350" wp14:editId="2C2DF8E8">
                  <wp:simplePos x="0" y="0"/>
                  <wp:positionH relativeFrom="margin">
                    <wp:posOffset>164465</wp:posOffset>
                  </wp:positionH>
                  <wp:positionV relativeFrom="paragraph">
                    <wp:posOffset>1652905</wp:posOffset>
                  </wp:positionV>
                  <wp:extent cx="6243955" cy="248920"/>
                  <wp:effectExtent l="0" t="0" r="4445" b="0"/>
                  <wp:wrapSquare wrapText="bothSides"/>
                  <wp:docPr id="796029327" name="Text Box 1"/>
                  <wp:cNvGraphicFramePr/>
                  <a:graphic xmlns:a="http://schemas.openxmlformats.org/drawingml/2006/main">
                    <a:graphicData uri="http://schemas.microsoft.com/office/word/2010/wordprocessingShape">
                      <wps:wsp>
                        <wps:cNvSpPr txBox="1"/>
                        <wps:spPr>
                          <a:xfrm>
                            <a:off x="0" y="0"/>
                            <a:ext cx="6243955" cy="248920"/>
                          </a:xfrm>
                          <a:prstGeom prst="rect">
                            <a:avLst/>
                          </a:prstGeom>
                          <a:solidFill>
                            <a:prstClr val="white"/>
                          </a:solidFill>
                          <a:ln>
                            <a:noFill/>
                          </a:ln>
                        </wps:spPr>
                        <wps:txbx>
                          <w:txbxContent>
                            <w:p w14:paraId="4576C3CC" w14:textId="77777777" w:rsidR="007377B0" w:rsidRPr="002D3247" w:rsidRDefault="007377B0" w:rsidP="007377B0">
                              <w:pPr>
                                <w:pStyle w:val="Caption"/>
                                <w:jc w:val="both"/>
                                <w:rPr>
                                  <w:rFonts w:asciiTheme="majorBidi" w:hAnsiTheme="majorBidi" w:cstheme="majorBidi"/>
                                  <w:i w:val="0"/>
                                  <w:iCs w:val="0"/>
                                  <w:noProof/>
                                  <w:color w:val="9F4110" w:themeColor="accent2" w:themeShade="BF"/>
                                  <w:sz w:val="20"/>
                                  <w:szCs w:val="20"/>
                                </w:rPr>
                              </w:pPr>
                              <w:r w:rsidRPr="002D3247">
                                <w:rPr>
                                  <w:rFonts w:asciiTheme="majorBidi" w:hAnsiTheme="majorBidi" w:cstheme="majorBidi"/>
                                  <w:i w:val="0"/>
                                  <w:iCs w:val="0"/>
                                  <w:sz w:val="16"/>
                                  <w:szCs w:val="16"/>
                                </w:rPr>
                                <w:t>Figure 1</w:t>
                              </w:r>
                              <w:r w:rsidRPr="002D3247">
                                <w:rPr>
                                  <w:rFonts w:asciiTheme="majorBidi" w:hAnsiTheme="majorBidi" w:cstheme="majorBidi"/>
                                  <w:i w:val="0"/>
                                  <w:iCs w:val="0"/>
                                  <w:sz w:val="16"/>
                                  <w:szCs w:val="16"/>
                                  <w:lang w:val="en-US"/>
                                </w:rPr>
                                <w:t xml:space="preserve">: Real-time video analytics </w:t>
                              </w:r>
                              <w:r>
                                <w:rPr>
                                  <w:rFonts w:asciiTheme="majorBidi" w:hAnsiTheme="majorBidi" w:cstheme="majorBidi"/>
                                  <w:i w:val="0"/>
                                  <w:iCs w:val="0"/>
                                  <w:sz w:val="16"/>
                                  <w:szCs w:val="16"/>
                                  <w:lang w:val="en-US"/>
                                </w:rPr>
                                <w:t>a</w:t>
                              </w:r>
                              <w:r w:rsidRPr="002D3247">
                                <w:rPr>
                                  <w:rFonts w:asciiTheme="majorBidi" w:hAnsiTheme="majorBidi" w:cstheme="majorBidi"/>
                                  <w:i w:val="0"/>
                                  <w:iCs w:val="0"/>
                                  <w:sz w:val="16"/>
                                  <w:szCs w:val="16"/>
                                  <w:lang w:val="en-US"/>
                                </w:rPr>
                                <w:t>rchitecture incorporating and orchestrator that decodes videos into individual frame, performs preprocessing and conducts on-edge object detection and decides whether to offload frames to the cloud server. An auxiliary live dashboard module that displays KPIs in real-time.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5F3F350" id="_x0000_t202" coordsize="21600,21600" o:spt="202" path="m,l,21600r21600,l21600,xe">
                  <v:stroke joinstyle="miter"/>
                  <v:path gradientshapeok="t" o:connecttype="rect"/>
                </v:shapetype>
                <v:shape id="_x0000_s1026" type="#_x0000_t202" style="position:absolute;left:0;text-align:left;margin-left:12.95pt;margin-top:130.15pt;width:491.65pt;height:19.6pt;z-index:2517114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" stroked="f">
                  <v:textbox inset="0,0,0,0">
                    <w:txbxContent>
                      <w:p w14:paraId="4576C3CC" w14:textId="77777777" w:rsidR="007377B0" w:rsidRPr="002D3247" w:rsidRDefault="007377B0" w:rsidP="007377B0">
                        <w:pPr>
                          <w:pStyle w:val="Caption"/>
                          <w:jc w:val="both"/>
                          <w:rPr>
                            <w:rFonts w:asciiTheme="majorBidi" w:hAnsiTheme="majorBidi" w:cstheme="majorBidi"/>
                            <w:i w:val="0"/>
                            <w:iCs w:val="0"/>
                            <w:noProof/>
                            <w:color w:val="9F4110" w:themeColor="accent2" w:themeShade="BF"/>
                            <w:sz w:val="20"/>
                            <w:szCs w:val="20"/>
                          </w:rPr>
                        </w:pPr>
                        <w:r w:rsidRPr="002D3247">
                          <w:rPr>
                            <w:rFonts w:asciiTheme="majorBidi" w:hAnsiTheme="majorBidi" w:cstheme="majorBidi"/>
                            <w:i w:val="0"/>
                            <w:iCs w:val="0"/>
                            <w:sz w:val="16"/>
                            <w:szCs w:val="16"/>
                          </w:rPr>
                          <w:t>Figure 1</w:t>
                        </w:r>
                        <w:r w:rsidRPr="002D3247">
                          <w:rPr>
                            <w:rFonts w:asciiTheme="majorBidi" w:hAnsiTheme="majorBidi" w:cstheme="majorBidi"/>
                            <w:i w:val="0"/>
                            <w:iCs w:val="0"/>
                            <w:sz w:val="16"/>
                            <w:szCs w:val="16"/>
                            <w:lang w:val="en-US"/>
                          </w:rPr>
                          <w:t xml:space="preserve">: Real-time video analytics </w:t>
                        </w:r>
                        <w:r>
                          <w:rPr>
                            <w:rFonts w:asciiTheme="majorBidi" w:hAnsiTheme="majorBidi" w:cstheme="majorBidi"/>
                            <w:i w:val="0"/>
                            <w:iCs w:val="0"/>
                            <w:sz w:val="16"/>
                            <w:szCs w:val="16"/>
                            <w:lang w:val="en-US"/>
                          </w:rPr>
                          <w:t>a</w:t>
                        </w:r>
                        <w:r w:rsidRPr="002D3247">
                          <w:rPr>
                            <w:rFonts w:asciiTheme="majorBidi" w:hAnsiTheme="majorBidi" w:cstheme="majorBidi"/>
                            <w:i w:val="0"/>
                            <w:iCs w:val="0"/>
                            <w:sz w:val="16"/>
                            <w:szCs w:val="16"/>
                            <w:lang w:val="en-US"/>
                          </w:rPr>
                          <w:t>rchitecture incorporating and orchestrator that decodes videos into individual frame, performs preprocessing and conducts on-edge object detection and decides whether to offload frames to the cloud server. An auxiliary live dashboard module that displays KPIs in real-time.</w:t>
                        </w:r>
                      </w:p>
                    </w:txbxContent>
                  </v:textbox>
                  <w10:wrap type="square" anchorx="margin"/>
                </v:shape>
              </w:pict>
            </mc:Fallback>
          </mc:AlternateContent>
        </w:r>
      </w:ins>
      <w:r w:rsidRPr="00A230EE">
        <w:rPr>
          <w:rFonts w:asciiTheme="majorBidi" w:hAnsiTheme="majorBidi" w:cstheme="majorBidi"/>
          <w:strike/>
          <w:noProof/>
          <w:color w:val="9F4110" w:themeColor="accent2" w:themeShade="BF"/>
          <w:sz w:val="22"/>
          <w:szCs w:val="22"/>
        </w:rPr>
        <w:drawing>
          <wp:anchor distT="0" distB="0" distL="114300" distR="114300" simplePos="0" relativeHeight="251710464" behindDoc="0" locked="0" layoutInCell="1" allowOverlap="1" wp14:anchorId="75D9F721" wp14:editId="51CDAC56">
            <wp:simplePos x="0" y="0"/>
            <wp:positionH relativeFrom="margin">
              <wp:align>center</wp:align>
            </wp:positionH>
            <wp:positionV relativeFrom="paragraph">
              <wp:posOffset>219075</wp:posOffset>
            </wp:positionV>
            <wp:extent cx="6276340" cy="1433195"/>
            <wp:effectExtent l="0" t="0" r="0" b="0"/>
            <wp:wrapSquare wrapText="bothSides"/>
            <wp:docPr id="1551739020"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anchor>
        </w:drawing>
      </w:r>
    </w:p>
    <w:p w14:paraId="759585AA" w14:textId="0C8B0D21" w:rsidR="00701753" w:rsidRPr="00A230EE" w:rsidDel="00796B07" w:rsidRDefault="001F78FC" w:rsidP="00A230EE">
      <w:pPr>
        <w:spacing w:beforeLines="40" w:before="96" w:afterLines="40" w:after="96" w:line="360" w:lineRule="auto"/>
        <w:jc w:val="both"/>
        <w:rPr>
          <w:del w:id="46" w:author="Mohanad Alemam" w:date="2026-07-06T11:01:00Z" w16du:dateUtc="2026-07-06T10:01:00Z"/>
          <w:rFonts w:asciiTheme="majorBidi" w:hAnsiTheme="majorBidi" w:cstheme="majorBidi"/>
          <w:b/>
          <w:bCs/>
          <w:color w:val="000000" w:themeColor="text1"/>
          <w:sz w:val="22"/>
          <w:szCs w:val="22"/>
          <w:highlight w:val="red"/>
          <w:rPrChange w:id="47" w:author="Mohanad Alemam" w:date="2026-07-06T11:25:00Z" w16du:dateUtc="2026-07-06T10:25:00Z">
            <w:rPr>
              <w:del w:id="48" w:author="Mohanad Alemam" w:date="2026-07-06T11:01:00Z" w16du:dateUtc="2026-07-06T10:01:00Z"/>
              <w:rFonts w:asciiTheme="majorBidi" w:hAnsiTheme="majorBidi" w:cstheme="majorBidi"/>
              <w:b/>
              <w:bCs/>
              <w:color w:val="000000" w:themeColor="text1"/>
              <w:sz w:val="22"/>
              <w:szCs w:val="22"/>
            </w:rPr>
          </w:rPrChange>
        </w:rPr>
        <w:pPrChange w:id="49" w:author="Mohanad Alemam" w:date="2026-07-06T11:25:00Z" w16du:dateUtc="2026-07-06T10:25:00Z">
          <w:pPr>
            <w:spacing w:beforeLines="40" w:before="96" w:afterLines="40" w:after="96" w:line="276" w:lineRule="auto"/>
            <w:jc w:val="both"/>
          </w:pPr>
        </w:pPrChange>
      </w:pPr>
      <w:ins w:id="50" w:author="Mohanad Alemam" w:date="2026-07-06T11:02:00Z" w16du:dateUtc="2026-07-06T10:02:00Z">
        <w:r w:rsidRPr="00A230EE">
          <w:rPr>
            <w:rFonts w:asciiTheme="majorBidi" w:hAnsiTheme="majorBidi" w:cstheme="majorBidi"/>
            <w:b/>
            <w:bCs/>
            <w:color w:val="000000" w:themeColor="text1"/>
            <w:sz w:val="22"/>
            <w:szCs w:val="22"/>
          </w:rPr>
          <w:t>P</w:t>
        </w:r>
        <w:r w:rsidRPr="00A230EE">
          <w:rPr>
            <w:rFonts w:asciiTheme="majorBidi" w:hAnsiTheme="majorBidi" w:cstheme="majorBidi"/>
            <w:b/>
            <w:bCs/>
            <w:color w:val="000000" w:themeColor="text1"/>
            <w:sz w:val="22"/>
            <w:szCs w:val="22"/>
            <w:highlight w:val="red"/>
            <w:rPrChange w:id="51" w:author="Mohanad Alemam" w:date="2026-07-06T11:25:00Z" w16du:dateUtc="2026-07-06T10:25:00Z">
              <w:rPr>
                <w:rFonts w:asciiTheme="majorBidi" w:hAnsiTheme="majorBidi" w:cstheme="majorBidi"/>
                <w:b/>
                <w:bCs/>
                <w:color w:val="000000" w:themeColor="text1"/>
                <w:sz w:val="22"/>
                <w:szCs w:val="22"/>
              </w:rPr>
            </w:rPrChange>
          </w:rPr>
          <w:t xml:space="preserve">ipeline </w:t>
        </w:r>
      </w:ins>
      <w:del w:id="52" w:author="Mohanad Alemam" w:date="2026-07-06T11:01:00Z" w16du:dateUtc="2026-07-06T10:01:00Z">
        <w:r w:rsidR="00701753" w:rsidRPr="00A230EE" w:rsidDel="00796B07">
          <w:rPr>
            <w:rFonts w:asciiTheme="majorBidi" w:hAnsiTheme="majorBidi" w:cstheme="majorBidi"/>
            <w:b/>
            <w:bCs/>
            <w:color w:val="000000" w:themeColor="text1"/>
            <w:sz w:val="22"/>
            <w:szCs w:val="22"/>
            <w:highlight w:val="red"/>
            <w:rPrChange w:id="53" w:author="Mohanad Alemam" w:date="2026-07-06T11:25:00Z" w16du:dateUtc="2026-07-06T10:25:00Z">
              <w:rPr>
                <w:rFonts w:asciiTheme="majorBidi" w:hAnsiTheme="majorBidi" w:cstheme="majorBidi"/>
                <w:b/>
                <w:bCs/>
                <w:color w:val="000000" w:themeColor="text1"/>
                <w:sz w:val="22"/>
                <w:szCs w:val="22"/>
              </w:rPr>
            </w:rPrChange>
          </w:rPr>
          <w:delText>Related Work</w:delText>
        </w:r>
      </w:del>
    </w:p>
    <w:p w14:paraId="7F814E2D" w14:textId="71B3E00D" w:rsidR="003B68F4" w:rsidRPr="00A230EE" w:rsidDel="00796B07" w:rsidRDefault="00E066F5" w:rsidP="00A230EE">
      <w:pPr>
        <w:spacing w:beforeLines="40" w:before="96" w:afterLines="40" w:after="96" w:line="360" w:lineRule="auto"/>
        <w:jc w:val="both"/>
        <w:rPr>
          <w:del w:id="54" w:author="Mohanad Alemam" w:date="2026-07-06T11:01:00Z" w16du:dateUtc="2026-07-06T10:01:00Z"/>
          <w:rFonts w:asciiTheme="majorBidi" w:hAnsiTheme="majorBidi" w:cstheme="majorBidi"/>
          <w:color w:val="000000" w:themeColor="text1"/>
          <w:sz w:val="22"/>
          <w:szCs w:val="22"/>
          <w:highlight w:val="red"/>
          <w:rPrChange w:id="55" w:author="Mohanad Alemam" w:date="2026-07-06T11:25:00Z" w16du:dateUtc="2026-07-06T10:25:00Z">
            <w:rPr>
              <w:del w:id="56" w:author="Mohanad Alemam" w:date="2026-07-06T11:01:00Z" w16du:dateUtc="2026-07-06T10:01:00Z"/>
              <w:rFonts w:asciiTheme="majorBidi" w:hAnsiTheme="majorBidi" w:cstheme="majorBidi"/>
              <w:color w:val="000000" w:themeColor="text1"/>
              <w:sz w:val="22"/>
              <w:szCs w:val="22"/>
              <w:highlight w:val="green"/>
            </w:rPr>
          </w:rPrChange>
        </w:rPr>
        <w:pPrChange w:id="57" w:author="Mohanad Alemam" w:date="2026-07-06T11:25:00Z" w16du:dateUtc="2026-07-06T10:25:00Z">
          <w:pPr>
            <w:spacing w:beforeLines="40" w:before="96" w:afterLines="40" w:after="96" w:line="276" w:lineRule="auto"/>
            <w:jc w:val="both"/>
          </w:pPr>
        </w:pPrChange>
      </w:pPr>
      <w:del w:id="58" w:author="Mohanad Alemam" w:date="2026-07-06T11:01:00Z" w16du:dateUtc="2026-07-06T10:01:00Z">
        <w:r w:rsidRPr="00A230EE" w:rsidDel="00796B07">
          <w:rPr>
            <w:rFonts w:asciiTheme="majorBidi" w:hAnsiTheme="majorBidi" w:cstheme="majorBidi"/>
            <w:color w:val="000000" w:themeColor="text1"/>
            <w:sz w:val="22"/>
            <w:szCs w:val="22"/>
            <w:highlight w:val="red"/>
            <w:rPrChange w:id="59" w:author="Mohanad Alemam" w:date="2026-07-06T11:25:00Z" w16du:dateUtc="2026-07-06T10:25:00Z">
              <w:rPr>
                <w:rFonts w:asciiTheme="majorBidi" w:hAnsiTheme="majorBidi" w:cstheme="majorBidi"/>
                <w:color w:val="000000" w:themeColor="text1"/>
                <w:sz w:val="22"/>
                <w:szCs w:val="22"/>
              </w:rPr>
            </w:rPrChange>
          </w:rPr>
          <w:delText>E</w:delText>
        </w:r>
        <w:r w:rsidR="00844399" w:rsidRPr="00A230EE" w:rsidDel="00796B07">
          <w:rPr>
            <w:rFonts w:asciiTheme="majorBidi" w:hAnsiTheme="majorBidi" w:cstheme="majorBidi"/>
            <w:color w:val="000000" w:themeColor="text1"/>
            <w:sz w:val="22"/>
            <w:szCs w:val="22"/>
            <w:highlight w:val="red"/>
            <w:rPrChange w:id="60" w:author="Mohanad Alemam" w:date="2026-07-06T11:25:00Z" w16du:dateUtc="2026-07-06T10:25:00Z">
              <w:rPr>
                <w:rFonts w:asciiTheme="majorBidi" w:hAnsiTheme="majorBidi" w:cstheme="majorBidi"/>
                <w:color w:val="000000" w:themeColor="text1"/>
                <w:sz w:val="22"/>
                <w:szCs w:val="22"/>
              </w:rPr>
            </w:rPrChange>
          </w:rPr>
          <w:delText>fficient video analytics focus on</w:delText>
        </w:r>
        <w:r w:rsidRPr="00A230EE" w:rsidDel="00796B07">
          <w:rPr>
            <w:rFonts w:asciiTheme="majorBidi" w:hAnsiTheme="majorBidi" w:cstheme="majorBidi"/>
            <w:color w:val="000000" w:themeColor="text1"/>
            <w:sz w:val="22"/>
            <w:szCs w:val="22"/>
            <w:highlight w:val="red"/>
            <w:rPrChange w:id="61" w:author="Mohanad Alemam" w:date="2026-07-06T11:25:00Z" w16du:dateUtc="2026-07-06T10:25:00Z">
              <w:rPr>
                <w:rFonts w:asciiTheme="majorBidi" w:hAnsiTheme="majorBidi" w:cstheme="majorBidi"/>
                <w:color w:val="000000" w:themeColor="text1"/>
                <w:sz w:val="22"/>
                <w:szCs w:val="22"/>
              </w:rPr>
            </w:rPrChange>
          </w:rPr>
          <w:delText xml:space="preserve"> </w:delText>
        </w:r>
        <w:r w:rsidR="00844399" w:rsidRPr="00A230EE" w:rsidDel="00796B07">
          <w:rPr>
            <w:rFonts w:asciiTheme="majorBidi" w:hAnsiTheme="majorBidi" w:cstheme="majorBidi"/>
            <w:color w:val="000000" w:themeColor="text1"/>
            <w:sz w:val="22"/>
            <w:szCs w:val="22"/>
            <w:highlight w:val="red"/>
            <w:rPrChange w:id="62" w:author="Mohanad Alemam" w:date="2026-07-06T11:25:00Z" w16du:dateUtc="2026-07-06T10:25:00Z">
              <w:rPr>
                <w:rFonts w:asciiTheme="majorBidi" w:hAnsiTheme="majorBidi" w:cstheme="majorBidi"/>
                <w:color w:val="000000" w:themeColor="text1"/>
                <w:sz w:val="22"/>
                <w:szCs w:val="22"/>
              </w:rPr>
            </w:rPrChange>
          </w:rPr>
          <w:delText xml:space="preserve">cost and </w:delText>
        </w:r>
        <w:r w:rsidR="001808D2" w:rsidRPr="00A230EE" w:rsidDel="00796B07">
          <w:rPr>
            <w:rFonts w:asciiTheme="majorBidi" w:hAnsiTheme="majorBidi" w:cstheme="majorBidi"/>
            <w:color w:val="000000" w:themeColor="text1"/>
            <w:sz w:val="22"/>
            <w:szCs w:val="22"/>
            <w:highlight w:val="red"/>
            <w:rPrChange w:id="63" w:author="Mohanad Alemam" w:date="2026-07-06T11:25:00Z" w16du:dateUtc="2026-07-06T10:25:00Z">
              <w:rPr>
                <w:rFonts w:asciiTheme="majorBidi" w:hAnsiTheme="majorBidi" w:cstheme="majorBidi"/>
                <w:color w:val="000000" w:themeColor="text1"/>
                <w:sz w:val="22"/>
                <w:szCs w:val="22"/>
              </w:rPr>
            </w:rPrChange>
          </w:rPr>
          <w:delText>quality/</w:delText>
        </w:r>
        <w:r w:rsidR="00844399" w:rsidRPr="00A230EE" w:rsidDel="00796B07">
          <w:rPr>
            <w:rFonts w:asciiTheme="majorBidi" w:hAnsiTheme="majorBidi" w:cstheme="majorBidi"/>
            <w:color w:val="000000" w:themeColor="text1"/>
            <w:sz w:val="22"/>
            <w:szCs w:val="22"/>
            <w:highlight w:val="red"/>
            <w:rPrChange w:id="64" w:author="Mohanad Alemam" w:date="2026-07-06T11:25:00Z" w16du:dateUtc="2026-07-06T10:25:00Z">
              <w:rPr>
                <w:rFonts w:asciiTheme="majorBidi" w:hAnsiTheme="majorBidi" w:cstheme="majorBidi"/>
                <w:color w:val="000000" w:themeColor="text1"/>
                <w:sz w:val="22"/>
                <w:szCs w:val="22"/>
              </w:rPr>
            </w:rPrChange>
          </w:rPr>
          <w:delText>accuracy trade-offs</w:delText>
        </w:r>
        <w:r w:rsidR="00844399" w:rsidRPr="00A230EE" w:rsidDel="00796B07">
          <w:rPr>
            <w:rFonts w:asciiTheme="majorBidi" w:hAnsiTheme="majorBidi" w:cstheme="majorBidi"/>
            <w:color w:val="000000" w:themeColor="text1"/>
            <w:sz w:val="22"/>
            <w:szCs w:val="22"/>
            <w:highlight w:val="red"/>
            <w:rPrChange w:id="65" w:author="Mohanad Alemam" w:date="2026-07-06T11:25:00Z" w16du:dateUtc="2026-07-06T10:25:00Z">
              <w:rPr>
                <w:rFonts w:asciiTheme="majorBidi" w:hAnsiTheme="majorBidi" w:cstheme="majorBidi"/>
                <w:color w:val="000000" w:themeColor="text1"/>
                <w:sz w:val="22"/>
                <w:szCs w:val="22"/>
                <w:highlight w:val="green"/>
              </w:rPr>
            </w:rPrChange>
          </w:rPr>
          <w:delText>.</w:delText>
        </w:r>
        <w:r w:rsidR="005C22D1" w:rsidRPr="00A230EE" w:rsidDel="00796B07">
          <w:rPr>
            <w:rFonts w:asciiTheme="majorBidi" w:hAnsiTheme="majorBidi" w:cstheme="majorBidi"/>
            <w:color w:val="000000" w:themeColor="text1"/>
            <w:sz w:val="22"/>
            <w:szCs w:val="22"/>
            <w:highlight w:val="red"/>
            <w:rPrChange w:id="66"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commentRangeStart w:id="67"/>
        <w:r w:rsidR="003B68F4" w:rsidRPr="00A230EE" w:rsidDel="00796B07">
          <w:rPr>
            <w:rFonts w:asciiTheme="majorBidi" w:hAnsiTheme="majorBidi" w:cstheme="majorBidi"/>
            <w:i/>
            <w:iCs/>
            <w:color w:val="000000" w:themeColor="text1"/>
            <w:sz w:val="22"/>
            <w:szCs w:val="22"/>
            <w:highlight w:val="red"/>
            <w:rPrChange w:id="68" w:author="Mohanad Alemam" w:date="2026-07-06T11:25:00Z" w16du:dateUtc="2026-07-06T10:25:00Z">
              <w:rPr>
                <w:rFonts w:asciiTheme="majorBidi" w:hAnsiTheme="majorBidi" w:cstheme="majorBidi"/>
                <w:i/>
                <w:iCs/>
                <w:color w:val="000000" w:themeColor="text1"/>
                <w:sz w:val="22"/>
                <w:szCs w:val="22"/>
                <w:highlight w:val="green"/>
              </w:rPr>
            </w:rPrChange>
          </w:rPr>
          <w:delText>NoScope</w:delText>
        </w:r>
        <w:r w:rsidR="003B68F4" w:rsidRPr="00A230EE" w:rsidDel="00796B07">
          <w:rPr>
            <w:rFonts w:asciiTheme="majorBidi" w:hAnsiTheme="majorBidi" w:cstheme="majorBidi"/>
            <w:color w:val="000000" w:themeColor="text1"/>
            <w:sz w:val="22"/>
            <w:szCs w:val="22"/>
            <w:highlight w:val="red"/>
            <w:rPrChange w:id="69" w:author="Mohanad Alemam" w:date="2026-07-06T11:25:00Z" w16du:dateUtc="2026-07-06T10:25:00Z">
              <w:rPr>
                <w:rFonts w:asciiTheme="majorBidi" w:hAnsiTheme="majorBidi" w:cstheme="majorBidi"/>
                <w:color w:val="000000" w:themeColor="text1"/>
                <w:sz w:val="22"/>
                <w:szCs w:val="22"/>
                <w:highlight w:val="green"/>
              </w:rPr>
            </w:rPrChange>
          </w:rPr>
          <w:delText xml:space="preserve"> (2017) </w:delText>
        </w:r>
        <w:r w:rsidR="00977347" w:rsidRPr="00A230EE" w:rsidDel="00796B07">
          <w:rPr>
            <w:rFonts w:asciiTheme="majorBidi" w:hAnsiTheme="majorBidi" w:cstheme="majorBidi"/>
            <w:color w:val="000000" w:themeColor="text1"/>
            <w:sz w:val="22"/>
            <w:szCs w:val="22"/>
            <w:highlight w:val="red"/>
            <w:rPrChange w:id="70" w:author="Mohanad Alemam" w:date="2026-07-06T11:25:00Z" w16du:dateUtc="2026-07-06T10:25:00Z">
              <w:rPr>
                <w:rFonts w:asciiTheme="majorBidi" w:hAnsiTheme="majorBidi" w:cstheme="majorBidi"/>
                <w:color w:val="000000" w:themeColor="text1"/>
                <w:sz w:val="22"/>
                <w:szCs w:val="22"/>
                <w:highlight w:val="green"/>
              </w:rPr>
            </w:rPrChange>
          </w:rPr>
          <w:delText>targets fixed</w:delText>
        </w:r>
        <w:r w:rsidR="001808D2" w:rsidRPr="00A230EE" w:rsidDel="00796B07">
          <w:rPr>
            <w:rFonts w:asciiTheme="majorBidi" w:hAnsiTheme="majorBidi" w:cstheme="majorBidi"/>
            <w:color w:val="000000" w:themeColor="text1"/>
            <w:sz w:val="22"/>
            <w:szCs w:val="22"/>
            <w:highlight w:val="red"/>
            <w:rPrChange w:id="71"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977347" w:rsidRPr="00A230EE" w:rsidDel="00796B07">
          <w:rPr>
            <w:rFonts w:asciiTheme="majorBidi" w:hAnsiTheme="majorBidi" w:cstheme="majorBidi"/>
            <w:color w:val="000000" w:themeColor="text1"/>
            <w:sz w:val="22"/>
            <w:szCs w:val="22"/>
            <w:highlight w:val="red"/>
            <w:rPrChange w:id="72" w:author="Mohanad Alemam" w:date="2026-07-06T11:25:00Z" w16du:dateUtc="2026-07-06T10:25:00Z">
              <w:rPr>
                <w:rFonts w:asciiTheme="majorBidi" w:hAnsiTheme="majorBidi" w:cstheme="majorBidi"/>
                <w:color w:val="000000" w:themeColor="text1"/>
                <w:sz w:val="22"/>
                <w:szCs w:val="22"/>
                <w:highlight w:val="green"/>
              </w:rPr>
            </w:rPrChange>
          </w:rPr>
          <w:delText xml:space="preserve">cameras </w:delText>
        </w:r>
        <w:r w:rsidR="001808D2" w:rsidRPr="00A230EE" w:rsidDel="00796B07">
          <w:rPr>
            <w:rFonts w:asciiTheme="majorBidi" w:hAnsiTheme="majorBidi" w:cstheme="majorBidi"/>
            <w:color w:val="000000" w:themeColor="text1"/>
            <w:sz w:val="22"/>
            <w:szCs w:val="22"/>
            <w:highlight w:val="red"/>
            <w:rPrChange w:id="73" w:author="Mohanad Alemam" w:date="2026-07-06T11:25:00Z" w16du:dateUtc="2026-07-06T10:25:00Z">
              <w:rPr>
                <w:rFonts w:asciiTheme="majorBidi" w:hAnsiTheme="majorBidi" w:cstheme="majorBidi"/>
                <w:color w:val="000000" w:themeColor="text1"/>
                <w:sz w:val="22"/>
                <w:szCs w:val="22"/>
                <w:highlight w:val="green"/>
              </w:rPr>
            </w:rPrChange>
          </w:rPr>
          <w:delText>a</w:delText>
        </w:r>
        <w:r w:rsidR="00977347" w:rsidRPr="00A230EE" w:rsidDel="00796B07">
          <w:rPr>
            <w:rFonts w:asciiTheme="majorBidi" w:hAnsiTheme="majorBidi" w:cstheme="majorBidi"/>
            <w:color w:val="000000" w:themeColor="text1"/>
            <w:sz w:val="22"/>
            <w:szCs w:val="22"/>
            <w:highlight w:val="red"/>
            <w:rPrChange w:id="74" w:author="Mohanad Alemam" w:date="2026-07-06T11:25:00Z" w16du:dateUtc="2026-07-06T10:25:00Z">
              <w:rPr>
                <w:rFonts w:asciiTheme="majorBidi" w:hAnsiTheme="majorBidi" w:cstheme="majorBidi"/>
                <w:color w:val="000000" w:themeColor="text1"/>
                <w:sz w:val="22"/>
                <w:szCs w:val="22"/>
                <w:highlight w:val="green"/>
              </w:rPr>
            </w:rPrChange>
          </w:rPr>
          <w:delText>pplication</w:delText>
        </w:r>
        <w:r w:rsidR="001808D2" w:rsidRPr="00A230EE" w:rsidDel="00796B07">
          <w:rPr>
            <w:rFonts w:asciiTheme="majorBidi" w:hAnsiTheme="majorBidi" w:cstheme="majorBidi"/>
            <w:color w:val="000000" w:themeColor="text1"/>
            <w:sz w:val="22"/>
            <w:szCs w:val="22"/>
            <w:highlight w:val="red"/>
            <w:rPrChange w:id="75" w:author="Mohanad Alemam" w:date="2026-07-06T11:25:00Z" w16du:dateUtc="2026-07-06T10:25:00Z">
              <w:rPr>
                <w:rFonts w:asciiTheme="majorBidi" w:hAnsiTheme="majorBidi" w:cstheme="majorBidi"/>
                <w:color w:val="000000" w:themeColor="text1"/>
                <w:sz w:val="22"/>
                <w:szCs w:val="22"/>
                <w:highlight w:val="green"/>
              </w:rPr>
            </w:rPrChange>
          </w:rPr>
          <w:delText>s</w:delText>
        </w:r>
        <w:r w:rsidR="00977347" w:rsidRPr="00A230EE" w:rsidDel="00796B07">
          <w:rPr>
            <w:rFonts w:asciiTheme="majorBidi" w:hAnsiTheme="majorBidi" w:cstheme="majorBidi"/>
            <w:color w:val="000000" w:themeColor="text1"/>
            <w:sz w:val="22"/>
            <w:szCs w:val="22"/>
            <w:highlight w:val="red"/>
            <w:rPrChange w:id="76"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1808D2" w:rsidRPr="00A230EE" w:rsidDel="00796B07">
          <w:rPr>
            <w:rFonts w:asciiTheme="majorBidi" w:hAnsiTheme="majorBidi" w:cstheme="majorBidi"/>
            <w:color w:val="000000" w:themeColor="text1"/>
            <w:sz w:val="22"/>
            <w:szCs w:val="22"/>
            <w:highlight w:val="red"/>
            <w:rPrChange w:id="77" w:author="Mohanad Alemam" w:date="2026-07-06T11:25:00Z" w16du:dateUtc="2026-07-06T10:25:00Z">
              <w:rPr>
                <w:rFonts w:asciiTheme="majorBidi" w:hAnsiTheme="majorBidi" w:cstheme="majorBidi"/>
                <w:color w:val="000000" w:themeColor="text1"/>
                <w:sz w:val="22"/>
                <w:szCs w:val="22"/>
                <w:highlight w:val="green"/>
              </w:rPr>
            </w:rPrChange>
          </w:rPr>
          <w:delText>(</w:delText>
        </w:r>
        <w:r w:rsidR="00977347" w:rsidRPr="00A230EE" w:rsidDel="00796B07">
          <w:rPr>
            <w:rFonts w:asciiTheme="majorBidi" w:hAnsiTheme="majorBidi" w:cstheme="majorBidi"/>
            <w:color w:val="000000" w:themeColor="text1"/>
            <w:sz w:val="22"/>
            <w:szCs w:val="22"/>
            <w:highlight w:val="red"/>
            <w:rPrChange w:id="78" w:author="Mohanad Alemam" w:date="2026-07-06T11:25:00Z" w16du:dateUtc="2026-07-06T10:25:00Z">
              <w:rPr>
                <w:rFonts w:asciiTheme="majorBidi" w:hAnsiTheme="majorBidi" w:cstheme="majorBidi"/>
                <w:color w:val="000000" w:themeColor="text1"/>
                <w:sz w:val="22"/>
                <w:szCs w:val="22"/>
                <w:highlight w:val="green"/>
              </w:rPr>
            </w:rPrChange>
          </w:rPr>
          <w:delText>CCTV</w:delText>
        </w:r>
        <w:r w:rsidR="00CB3074" w:rsidRPr="00A230EE" w:rsidDel="00796B07">
          <w:rPr>
            <w:rFonts w:asciiTheme="majorBidi" w:hAnsiTheme="majorBidi" w:cstheme="majorBidi"/>
            <w:color w:val="000000" w:themeColor="text1"/>
            <w:sz w:val="22"/>
            <w:szCs w:val="22"/>
            <w:highlight w:val="red"/>
            <w:rPrChange w:id="79" w:author="Mohanad Alemam" w:date="2026-07-06T11:25:00Z" w16du:dateUtc="2026-07-06T10:25:00Z">
              <w:rPr>
                <w:rFonts w:asciiTheme="majorBidi" w:hAnsiTheme="majorBidi" w:cstheme="majorBidi"/>
                <w:color w:val="000000" w:themeColor="text1"/>
                <w:sz w:val="22"/>
                <w:szCs w:val="22"/>
                <w:highlight w:val="green"/>
              </w:rPr>
            </w:rPrChange>
          </w:rPr>
          <w:delText>) and</w:delText>
        </w:r>
        <w:r w:rsidR="001808D2" w:rsidRPr="00A230EE" w:rsidDel="00796B07">
          <w:rPr>
            <w:rFonts w:asciiTheme="majorBidi" w:hAnsiTheme="majorBidi" w:cstheme="majorBidi"/>
            <w:color w:val="000000" w:themeColor="text1"/>
            <w:sz w:val="22"/>
            <w:szCs w:val="22"/>
            <w:highlight w:val="red"/>
            <w:rPrChange w:id="80" w:author="Mohanad Alemam" w:date="2026-07-06T11:25:00Z" w16du:dateUtc="2026-07-06T10:25:00Z">
              <w:rPr>
                <w:rFonts w:asciiTheme="majorBidi" w:hAnsiTheme="majorBidi" w:cstheme="majorBidi"/>
                <w:color w:val="000000" w:themeColor="text1"/>
                <w:sz w:val="22"/>
                <w:szCs w:val="22"/>
                <w:highlight w:val="green"/>
              </w:rPr>
            </w:rPrChange>
          </w:rPr>
          <w:delText xml:space="preserve"> avoids running expensive</w:delText>
        </w:r>
        <w:r w:rsidR="00977347" w:rsidRPr="00A230EE" w:rsidDel="00796B07">
          <w:rPr>
            <w:rFonts w:asciiTheme="majorBidi" w:hAnsiTheme="majorBidi" w:cstheme="majorBidi"/>
            <w:color w:val="000000" w:themeColor="text1"/>
            <w:sz w:val="22"/>
            <w:szCs w:val="22"/>
            <w:highlight w:val="red"/>
            <w:rPrChange w:id="81"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1808D2" w:rsidRPr="00A230EE" w:rsidDel="00796B07">
          <w:rPr>
            <w:rFonts w:asciiTheme="majorBidi" w:hAnsiTheme="majorBidi" w:cstheme="majorBidi"/>
            <w:color w:val="000000" w:themeColor="text1"/>
            <w:sz w:val="22"/>
            <w:szCs w:val="22"/>
            <w:highlight w:val="red"/>
            <w:rPrChange w:id="82" w:author="Mohanad Alemam" w:date="2026-07-06T11:25:00Z" w16du:dateUtc="2026-07-06T10:25:00Z">
              <w:rPr>
                <w:rFonts w:asciiTheme="majorBidi" w:hAnsiTheme="majorBidi" w:cstheme="majorBidi"/>
                <w:color w:val="000000" w:themeColor="text1"/>
                <w:sz w:val="22"/>
                <w:szCs w:val="22"/>
                <w:highlight w:val="green"/>
              </w:rPr>
            </w:rPrChange>
          </w:rPr>
          <w:delText xml:space="preserve">inference </w:delText>
        </w:r>
        <w:r w:rsidR="00AE7545" w:rsidRPr="00A230EE" w:rsidDel="00796B07">
          <w:rPr>
            <w:rFonts w:asciiTheme="majorBidi" w:hAnsiTheme="majorBidi" w:cstheme="majorBidi"/>
            <w:color w:val="000000" w:themeColor="text1"/>
            <w:sz w:val="22"/>
            <w:szCs w:val="22"/>
            <w:highlight w:val="red"/>
            <w:rPrChange w:id="83" w:author="Mohanad Alemam" w:date="2026-07-06T11:25:00Z" w16du:dateUtc="2026-07-06T10:25:00Z">
              <w:rPr>
                <w:rFonts w:asciiTheme="majorBidi" w:hAnsiTheme="majorBidi" w:cstheme="majorBidi"/>
                <w:color w:val="000000" w:themeColor="text1"/>
                <w:sz w:val="22"/>
                <w:szCs w:val="22"/>
                <w:highlight w:val="green"/>
              </w:rPr>
            </w:rPrChange>
          </w:rPr>
          <w:delText xml:space="preserve">on every frame by using </w:delText>
        </w:r>
        <w:r w:rsidR="00772669" w:rsidRPr="00A230EE" w:rsidDel="00796B07">
          <w:rPr>
            <w:rFonts w:asciiTheme="majorBidi" w:hAnsiTheme="majorBidi" w:cstheme="majorBidi"/>
            <w:color w:val="000000" w:themeColor="text1"/>
            <w:sz w:val="22"/>
            <w:szCs w:val="22"/>
            <w:highlight w:val="red"/>
            <w:rPrChange w:id="84" w:author="Mohanad Alemam" w:date="2026-07-06T11:25:00Z" w16du:dateUtc="2026-07-06T10:25:00Z">
              <w:rPr>
                <w:rFonts w:asciiTheme="majorBidi" w:hAnsiTheme="majorBidi" w:cstheme="majorBidi"/>
                <w:color w:val="000000" w:themeColor="text1"/>
                <w:sz w:val="22"/>
                <w:szCs w:val="22"/>
                <w:highlight w:val="green"/>
              </w:rPr>
            </w:rPrChange>
          </w:rPr>
          <w:delText>cheap</w:delText>
        </w:r>
        <w:r w:rsidR="00977347" w:rsidRPr="00A230EE" w:rsidDel="00796B07">
          <w:rPr>
            <w:rFonts w:asciiTheme="majorBidi" w:hAnsiTheme="majorBidi" w:cstheme="majorBidi"/>
            <w:color w:val="000000" w:themeColor="text1"/>
            <w:sz w:val="22"/>
            <w:szCs w:val="22"/>
            <w:highlight w:val="red"/>
            <w:rPrChange w:id="85" w:author="Mohanad Alemam" w:date="2026-07-06T11:25:00Z" w16du:dateUtc="2026-07-06T10:25:00Z">
              <w:rPr>
                <w:rFonts w:asciiTheme="majorBidi" w:hAnsiTheme="majorBidi" w:cstheme="majorBidi"/>
                <w:color w:val="000000" w:themeColor="text1"/>
                <w:sz w:val="22"/>
                <w:szCs w:val="22"/>
                <w:highlight w:val="green"/>
              </w:rPr>
            </w:rPrChange>
          </w:rPr>
          <w:delText xml:space="preserve"> filter</w:delText>
        </w:r>
        <w:r w:rsidR="00AE7545" w:rsidRPr="00A230EE" w:rsidDel="00796B07">
          <w:rPr>
            <w:rFonts w:asciiTheme="majorBidi" w:hAnsiTheme="majorBidi" w:cstheme="majorBidi"/>
            <w:color w:val="000000" w:themeColor="text1"/>
            <w:sz w:val="22"/>
            <w:szCs w:val="22"/>
            <w:highlight w:val="red"/>
            <w:rPrChange w:id="86" w:author="Mohanad Alemam" w:date="2026-07-06T11:25:00Z" w16du:dateUtc="2026-07-06T10:25:00Z">
              <w:rPr>
                <w:rFonts w:asciiTheme="majorBidi" w:hAnsiTheme="majorBidi" w:cstheme="majorBidi"/>
                <w:color w:val="000000" w:themeColor="text1"/>
                <w:sz w:val="22"/>
                <w:szCs w:val="22"/>
                <w:highlight w:val="green"/>
              </w:rPr>
            </w:rPrChange>
          </w:rPr>
          <w:delText>s</w:delText>
        </w:r>
        <w:r w:rsidR="00977347" w:rsidRPr="00A230EE" w:rsidDel="00796B07">
          <w:rPr>
            <w:rFonts w:asciiTheme="majorBidi" w:hAnsiTheme="majorBidi" w:cstheme="majorBidi"/>
            <w:color w:val="000000" w:themeColor="text1"/>
            <w:sz w:val="22"/>
            <w:szCs w:val="22"/>
            <w:highlight w:val="red"/>
            <w:rPrChange w:id="87" w:author="Mohanad Alemam" w:date="2026-07-06T11:25:00Z" w16du:dateUtc="2026-07-06T10:25:00Z">
              <w:rPr>
                <w:rFonts w:asciiTheme="majorBidi" w:hAnsiTheme="majorBidi" w:cstheme="majorBidi"/>
                <w:color w:val="000000" w:themeColor="text1"/>
                <w:sz w:val="22"/>
                <w:szCs w:val="22"/>
                <w:highlight w:val="green"/>
              </w:rPr>
            </w:rPrChange>
          </w:rPr>
          <w:delText xml:space="preserve"> such as </w:delText>
        </w:r>
        <w:r w:rsidR="00AE7545" w:rsidRPr="00A230EE" w:rsidDel="00796B07">
          <w:rPr>
            <w:rFonts w:asciiTheme="majorBidi" w:hAnsiTheme="majorBidi" w:cstheme="majorBidi"/>
            <w:color w:val="000000" w:themeColor="text1"/>
            <w:sz w:val="22"/>
            <w:szCs w:val="22"/>
            <w:highlight w:val="red"/>
            <w:rPrChange w:id="88" w:author="Mohanad Alemam" w:date="2026-07-06T11:25:00Z" w16du:dateUtc="2026-07-06T10:25:00Z">
              <w:rPr>
                <w:rFonts w:asciiTheme="majorBidi" w:hAnsiTheme="majorBidi" w:cstheme="majorBidi"/>
                <w:color w:val="000000" w:themeColor="text1"/>
                <w:sz w:val="22"/>
                <w:szCs w:val="22"/>
                <w:highlight w:val="green"/>
              </w:rPr>
            </w:rPrChange>
          </w:rPr>
          <w:delText xml:space="preserve">Frame </w:delText>
        </w:r>
        <w:r w:rsidR="00977347" w:rsidRPr="00A230EE" w:rsidDel="00796B07">
          <w:rPr>
            <w:rFonts w:asciiTheme="majorBidi" w:hAnsiTheme="majorBidi" w:cstheme="majorBidi"/>
            <w:color w:val="000000" w:themeColor="text1"/>
            <w:sz w:val="22"/>
            <w:szCs w:val="22"/>
            <w:highlight w:val="red"/>
            <w:rPrChange w:id="89" w:author="Mohanad Alemam" w:date="2026-07-06T11:25:00Z" w16du:dateUtc="2026-07-06T10:25:00Z">
              <w:rPr>
                <w:rFonts w:asciiTheme="majorBidi" w:hAnsiTheme="majorBidi" w:cstheme="majorBidi"/>
                <w:color w:val="000000" w:themeColor="text1"/>
                <w:sz w:val="22"/>
                <w:szCs w:val="22"/>
                <w:highlight w:val="green"/>
              </w:rPr>
            </w:rPrChange>
          </w:rPr>
          <w:delText>difference</w:delText>
        </w:r>
        <w:r w:rsidR="00AE7545" w:rsidRPr="00A230EE" w:rsidDel="00796B07">
          <w:rPr>
            <w:rFonts w:asciiTheme="majorBidi" w:hAnsiTheme="majorBidi" w:cstheme="majorBidi"/>
            <w:color w:val="000000" w:themeColor="text1"/>
            <w:sz w:val="22"/>
            <w:szCs w:val="22"/>
            <w:highlight w:val="red"/>
            <w:rPrChange w:id="90" w:author="Mohanad Alemam" w:date="2026-07-06T11:25:00Z" w16du:dateUtc="2026-07-06T10:25:00Z">
              <w:rPr>
                <w:rFonts w:asciiTheme="majorBidi" w:hAnsiTheme="majorBidi" w:cstheme="majorBidi"/>
                <w:color w:val="000000" w:themeColor="text1"/>
                <w:sz w:val="22"/>
                <w:szCs w:val="22"/>
                <w:highlight w:val="green"/>
              </w:rPr>
            </w:rPrChange>
          </w:rPr>
          <w:delText>.</w:delText>
        </w:r>
        <w:r w:rsidR="00977347" w:rsidRPr="00A230EE" w:rsidDel="00796B07">
          <w:rPr>
            <w:rFonts w:asciiTheme="majorBidi" w:hAnsiTheme="majorBidi" w:cstheme="majorBidi"/>
            <w:color w:val="000000" w:themeColor="text1"/>
            <w:sz w:val="22"/>
            <w:szCs w:val="22"/>
            <w:highlight w:val="red"/>
            <w:rPrChange w:id="91"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3B68F4" w:rsidRPr="00A230EE" w:rsidDel="00796B07">
          <w:rPr>
            <w:rFonts w:asciiTheme="majorBidi" w:hAnsiTheme="majorBidi" w:cstheme="majorBidi"/>
            <w:i/>
            <w:iCs/>
            <w:color w:val="000000" w:themeColor="text1"/>
            <w:sz w:val="22"/>
            <w:szCs w:val="22"/>
            <w:highlight w:val="red"/>
            <w:rPrChange w:id="92" w:author="Mohanad Alemam" w:date="2026-07-06T11:25:00Z" w16du:dateUtc="2026-07-06T10:25:00Z">
              <w:rPr>
                <w:rFonts w:asciiTheme="majorBidi" w:hAnsiTheme="majorBidi" w:cstheme="majorBidi"/>
                <w:i/>
                <w:iCs/>
                <w:color w:val="000000" w:themeColor="text1"/>
                <w:sz w:val="22"/>
                <w:szCs w:val="22"/>
                <w:highlight w:val="green"/>
              </w:rPr>
            </w:rPrChange>
          </w:rPr>
          <w:delText>Focus</w:delText>
        </w:r>
        <w:r w:rsidR="000602B4" w:rsidRPr="00A230EE" w:rsidDel="00796B07">
          <w:rPr>
            <w:rFonts w:asciiTheme="majorBidi" w:hAnsiTheme="majorBidi" w:cstheme="majorBidi"/>
            <w:i/>
            <w:iCs/>
            <w:color w:val="000000" w:themeColor="text1"/>
            <w:sz w:val="22"/>
            <w:szCs w:val="22"/>
            <w:highlight w:val="red"/>
            <w:rPrChange w:id="93" w:author="Mohanad Alemam" w:date="2026-07-06T11:25:00Z" w16du:dateUtc="2026-07-06T10:25:00Z">
              <w:rPr>
                <w:rFonts w:asciiTheme="majorBidi" w:hAnsiTheme="majorBidi" w:cstheme="majorBidi"/>
                <w:i/>
                <w:iCs/>
                <w:color w:val="000000" w:themeColor="text1"/>
                <w:sz w:val="22"/>
                <w:szCs w:val="22"/>
                <w:highlight w:val="green"/>
              </w:rPr>
            </w:rPrChange>
          </w:rPr>
          <w:delText xml:space="preserve"> </w:delText>
        </w:r>
        <w:r w:rsidR="000602B4" w:rsidRPr="00A230EE" w:rsidDel="00796B07">
          <w:rPr>
            <w:rFonts w:asciiTheme="majorBidi" w:hAnsiTheme="majorBidi" w:cstheme="majorBidi"/>
            <w:color w:val="000000" w:themeColor="text1"/>
            <w:sz w:val="22"/>
            <w:szCs w:val="22"/>
            <w:highlight w:val="red"/>
            <w:rPrChange w:id="94" w:author="Mohanad Alemam" w:date="2026-07-06T11:25:00Z" w16du:dateUtc="2026-07-06T10:25:00Z">
              <w:rPr>
                <w:rFonts w:asciiTheme="majorBidi" w:hAnsiTheme="majorBidi" w:cstheme="majorBidi"/>
                <w:color w:val="000000" w:themeColor="text1"/>
                <w:sz w:val="22"/>
                <w:szCs w:val="22"/>
                <w:highlight w:val="green"/>
              </w:rPr>
            </w:rPrChange>
          </w:rPr>
          <w:delText>reduces cost by reusing recent detection on similar frames and only rerun expensive inference when</w:delText>
        </w:r>
        <w:r w:rsidR="00977347" w:rsidRPr="00A230EE" w:rsidDel="00796B07">
          <w:rPr>
            <w:rFonts w:asciiTheme="majorBidi" w:hAnsiTheme="majorBidi" w:cstheme="majorBidi"/>
            <w:color w:val="000000" w:themeColor="text1"/>
            <w:sz w:val="22"/>
            <w:szCs w:val="22"/>
            <w:highlight w:val="red"/>
            <w:rPrChange w:id="95" w:author="Mohanad Alemam" w:date="2026-07-06T11:25:00Z" w16du:dateUtc="2026-07-06T10:25:00Z">
              <w:rPr>
                <w:rFonts w:asciiTheme="majorBidi" w:hAnsiTheme="majorBidi" w:cstheme="majorBidi"/>
                <w:color w:val="000000" w:themeColor="text1"/>
                <w:sz w:val="22"/>
                <w:szCs w:val="22"/>
                <w:highlight w:val="green"/>
              </w:rPr>
            </w:rPrChange>
          </w:rPr>
          <w:delText xml:space="preserve"> something new appears</w:delText>
        </w:r>
        <w:r w:rsidR="000602B4" w:rsidRPr="00A230EE" w:rsidDel="00796B07">
          <w:rPr>
            <w:rFonts w:asciiTheme="majorBidi" w:hAnsiTheme="majorBidi" w:cstheme="majorBidi"/>
            <w:color w:val="000000" w:themeColor="text1"/>
            <w:sz w:val="22"/>
            <w:szCs w:val="22"/>
            <w:highlight w:val="red"/>
            <w:rPrChange w:id="96" w:author="Mohanad Alemam" w:date="2026-07-06T11:25:00Z" w16du:dateUtc="2026-07-06T10:25:00Z">
              <w:rPr>
                <w:rFonts w:asciiTheme="majorBidi" w:hAnsiTheme="majorBidi" w:cstheme="majorBidi"/>
                <w:color w:val="000000" w:themeColor="text1"/>
                <w:sz w:val="22"/>
                <w:szCs w:val="22"/>
                <w:highlight w:val="green"/>
              </w:rPr>
            </w:rPrChange>
          </w:rPr>
          <w:delText>.</w:delText>
        </w:r>
        <w:r w:rsidR="00977347" w:rsidRPr="00A230EE" w:rsidDel="00796B07">
          <w:rPr>
            <w:rFonts w:asciiTheme="majorBidi" w:hAnsiTheme="majorBidi" w:cstheme="majorBidi"/>
            <w:color w:val="000000" w:themeColor="text1"/>
            <w:sz w:val="22"/>
            <w:szCs w:val="22"/>
            <w:highlight w:val="red"/>
            <w:rPrChange w:id="97"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0602B4" w:rsidRPr="00A230EE" w:rsidDel="00796B07">
          <w:rPr>
            <w:rFonts w:asciiTheme="majorBidi" w:hAnsiTheme="majorBidi" w:cstheme="majorBidi"/>
            <w:color w:val="000000" w:themeColor="text1"/>
            <w:sz w:val="22"/>
            <w:szCs w:val="22"/>
            <w:highlight w:val="red"/>
            <w:rPrChange w:id="98" w:author="Mohanad Alemam" w:date="2026-07-06T11:25:00Z" w16du:dateUtc="2026-07-06T10:25:00Z">
              <w:rPr>
                <w:rFonts w:asciiTheme="majorBidi" w:hAnsiTheme="majorBidi" w:cstheme="majorBidi"/>
                <w:color w:val="000000" w:themeColor="text1"/>
                <w:sz w:val="22"/>
                <w:szCs w:val="22"/>
                <w:highlight w:val="green"/>
              </w:rPr>
            </w:rPrChange>
          </w:rPr>
          <w:delText>T</w:delText>
        </w:r>
        <w:r w:rsidR="00977347" w:rsidRPr="00A230EE" w:rsidDel="00796B07">
          <w:rPr>
            <w:rFonts w:asciiTheme="majorBidi" w:hAnsiTheme="majorBidi" w:cstheme="majorBidi"/>
            <w:color w:val="000000" w:themeColor="text1"/>
            <w:sz w:val="22"/>
            <w:szCs w:val="22"/>
            <w:highlight w:val="red"/>
            <w:rPrChange w:id="99" w:author="Mohanad Alemam" w:date="2026-07-06T11:25:00Z" w16du:dateUtc="2026-07-06T10:25:00Z">
              <w:rPr>
                <w:rFonts w:asciiTheme="majorBidi" w:hAnsiTheme="majorBidi" w:cstheme="majorBidi"/>
                <w:color w:val="000000" w:themeColor="text1"/>
                <w:sz w:val="22"/>
                <w:szCs w:val="22"/>
                <w:highlight w:val="green"/>
              </w:rPr>
            </w:rPrChange>
          </w:rPr>
          <w:delText xml:space="preserve">hese ideas are conceptually </w:delText>
        </w:r>
        <w:r w:rsidR="000602B4" w:rsidRPr="00A230EE" w:rsidDel="00796B07">
          <w:rPr>
            <w:rFonts w:asciiTheme="majorBidi" w:hAnsiTheme="majorBidi" w:cstheme="majorBidi"/>
            <w:color w:val="000000" w:themeColor="text1"/>
            <w:sz w:val="22"/>
            <w:szCs w:val="22"/>
            <w:highlight w:val="red"/>
            <w:rPrChange w:id="100" w:author="Mohanad Alemam" w:date="2026-07-06T11:25:00Z" w16du:dateUtc="2026-07-06T10:25:00Z">
              <w:rPr>
                <w:rFonts w:asciiTheme="majorBidi" w:hAnsiTheme="majorBidi" w:cstheme="majorBidi"/>
                <w:color w:val="000000" w:themeColor="text1"/>
                <w:sz w:val="22"/>
                <w:szCs w:val="22"/>
                <w:highlight w:val="green"/>
              </w:rPr>
            </w:rPrChange>
          </w:rPr>
          <w:delText xml:space="preserve">map to my prototype’s </w:delText>
        </w:r>
        <w:r w:rsidR="00977347" w:rsidRPr="00A230EE" w:rsidDel="00796B07">
          <w:rPr>
            <w:rFonts w:asciiTheme="majorBidi" w:hAnsiTheme="majorBidi" w:cstheme="majorBidi"/>
            <w:color w:val="000000" w:themeColor="text1"/>
            <w:sz w:val="22"/>
            <w:szCs w:val="22"/>
            <w:highlight w:val="red"/>
            <w:rPrChange w:id="101" w:author="Mohanad Alemam" w:date="2026-07-06T11:25:00Z" w16du:dateUtc="2026-07-06T10:25:00Z">
              <w:rPr>
                <w:rFonts w:asciiTheme="majorBidi" w:hAnsiTheme="majorBidi" w:cstheme="majorBidi"/>
                <w:color w:val="000000" w:themeColor="text1"/>
                <w:sz w:val="22"/>
                <w:szCs w:val="22"/>
                <w:highlight w:val="green"/>
              </w:rPr>
            </w:rPrChange>
          </w:rPr>
          <w:delText xml:space="preserve">edge </w:delText>
        </w:r>
        <w:r w:rsidR="000602B4" w:rsidRPr="00A230EE" w:rsidDel="00796B07">
          <w:rPr>
            <w:rFonts w:asciiTheme="majorBidi" w:hAnsiTheme="majorBidi" w:cstheme="majorBidi"/>
            <w:color w:val="000000" w:themeColor="text1"/>
            <w:sz w:val="22"/>
            <w:szCs w:val="22"/>
            <w:highlight w:val="red"/>
            <w:rPrChange w:id="102" w:author="Mohanad Alemam" w:date="2026-07-06T11:25:00Z" w16du:dateUtc="2026-07-06T10:25:00Z">
              <w:rPr>
                <w:rFonts w:asciiTheme="majorBidi" w:hAnsiTheme="majorBidi" w:cstheme="majorBidi"/>
                <w:color w:val="000000" w:themeColor="text1"/>
                <w:sz w:val="22"/>
                <w:szCs w:val="22"/>
                <w:highlight w:val="green"/>
              </w:rPr>
            </w:rPrChange>
          </w:rPr>
          <w:delText>intelligence</w:delText>
        </w:r>
        <w:r w:rsidR="00977347" w:rsidRPr="00A230EE" w:rsidDel="00796B07">
          <w:rPr>
            <w:rFonts w:asciiTheme="majorBidi" w:hAnsiTheme="majorBidi" w:cstheme="majorBidi"/>
            <w:color w:val="000000" w:themeColor="text1"/>
            <w:sz w:val="22"/>
            <w:szCs w:val="22"/>
            <w:highlight w:val="red"/>
            <w:rPrChange w:id="103" w:author="Mohanad Alemam" w:date="2026-07-06T11:25:00Z" w16du:dateUtc="2026-07-06T10:25:00Z">
              <w:rPr>
                <w:rFonts w:asciiTheme="majorBidi" w:hAnsiTheme="majorBidi" w:cstheme="majorBidi"/>
                <w:color w:val="000000" w:themeColor="text1"/>
                <w:sz w:val="22"/>
                <w:szCs w:val="22"/>
                <w:highlight w:val="green"/>
              </w:rPr>
            </w:rPrChange>
          </w:rPr>
          <w:delText xml:space="preserve"> (heuristic </w:delText>
        </w:r>
        <w:r w:rsidR="000602B4" w:rsidRPr="00A230EE" w:rsidDel="00796B07">
          <w:rPr>
            <w:rFonts w:asciiTheme="majorBidi" w:hAnsiTheme="majorBidi" w:cstheme="majorBidi"/>
            <w:color w:val="000000" w:themeColor="text1"/>
            <w:sz w:val="22"/>
            <w:szCs w:val="22"/>
            <w:highlight w:val="red"/>
            <w:rPrChange w:id="104" w:author="Mohanad Alemam" w:date="2026-07-06T11:25:00Z" w16du:dateUtc="2026-07-06T10:25:00Z">
              <w:rPr>
                <w:rFonts w:asciiTheme="majorBidi" w:hAnsiTheme="majorBidi" w:cstheme="majorBidi"/>
                <w:color w:val="000000" w:themeColor="text1"/>
                <w:sz w:val="22"/>
                <w:szCs w:val="22"/>
                <w:highlight w:val="green"/>
              </w:rPr>
            </w:rPrChange>
          </w:rPr>
          <w:delText xml:space="preserve">filter </w:delText>
        </w:r>
        <w:r w:rsidR="00977347" w:rsidRPr="00A230EE" w:rsidDel="00796B07">
          <w:rPr>
            <w:rFonts w:asciiTheme="majorBidi" w:hAnsiTheme="majorBidi" w:cstheme="majorBidi"/>
            <w:color w:val="000000" w:themeColor="text1"/>
            <w:sz w:val="22"/>
            <w:szCs w:val="22"/>
            <w:highlight w:val="red"/>
            <w:rPrChange w:id="105" w:author="Mohanad Alemam" w:date="2026-07-06T11:25:00Z" w16du:dateUtc="2026-07-06T10:25:00Z">
              <w:rPr>
                <w:rFonts w:asciiTheme="majorBidi" w:hAnsiTheme="majorBidi" w:cstheme="majorBidi"/>
                <w:color w:val="000000" w:themeColor="text1"/>
                <w:sz w:val="22"/>
                <w:szCs w:val="22"/>
                <w:highlight w:val="green"/>
              </w:rPr>
            </w:rPrChange>
          </w:rPr>
          <w:delText xml:space="preserve">+ edge </w:delText>
        </w:r>
        <w:r w:rsidR="000602B4" w:rsidRPr="00A230EE" w:rsidDel="00796B07">
          <w:rPr>
            <w:rFonts w:asciiTheme="majorBidi" w:hAnsiTheme="majorBidi" w:cstheme="majorBidi"/>
            <w:color w:val="000000" w:themeColor="text1"/>
            <w:sz w:val="22"/>
            <w:szCs w:val="22"/>
            <w:highlight w:val="red"/>
            <w:rPrChange w:id="106" w:author="Mohanad Alemam" w:date="2026-07-06T11:25:00Z" w16du:dateUtc="2026-07-06T10:25:00Z">
              <w:rPr>
                <w:rFonts w:asciiTheme="majorBidi" w:hAnsiTheme="majorBidi" w:cstheme="majorBidi"/>
                <w:color w:val="000000" w:themeColor="text1"/>
                <w:sz w:val="22"/>
                <w:szCs w:val="22"/>
                <w:highlight w:val="green"/>
              </w:rPr>
            </w:rPrChange>
          </w:rPr>
          <w:delText>detection</w:delText>
        </w:r>
        <w:r w:rsidR="00977347" w:rsidRPr="00A230EE" w:rsidDel="00796B07">
          <w:rPr>
            <w:rFonts w:asciiTheme="majorBidi" w:hAnsiTheme="majorBidi" w:cstheme="majorBidi"/>
            <w:color w:val="000000" w:themeColor="text1"/>
            <w:sz w:val="22"/>
            <w:szCs w:val="22"/>
            <w:highlight w:val="red"/>
            <w:rPrChange w:id="107" w:author="Mohanad Alemam" w:date="2026-07-06T11:25:00Z" w16du:dateUtc="2026-07-06T10:25:00Z">
              <w:rPr>
                <w:rFonts w:asciiTheme="majorBidi" w:hAnsiTheme="majorBidi" w:cstheme="majorBidi"/>
                <w:color w:val="000000" w:themeColor="text1"/>
                <w:sz w:val="22"/>
                <w:szCs w:val="22"/>
                <w:highlight w:val="green"/>
              </w:rPr>
            </w:rPrChange>
          </w:rPr>
          <w:delText>).</w:delText>
        </w:r>
        <w:commentRangeEnd w:id="67"/>
        <w:r w:rsidR="00796B07" w:rsidRPr="00A230EE" w:rsidDel="00796B07">
          <w:rPr>
            <w:rStyle w:val="CommentReference"/>
            <w:rFonts w:asciiTheme="majorBidi" w:hAnsiTheme="majorBidi" w:cstheme="majorBidi"/>
            <w:color w:val="000000" w:themeColor="text1"/>
            <w:sz w:val="22"/>
            <w:szCs w:val="22"/>
            <w:highlight w:val="red"/>
            <w:rPrChange w:id="108" w:author="Mohanad Alemam" w:date="2026-07-06T11:25:00Z" w16du:dateUtc="2026-07-06T10:25:00Z">
              <w:rPr>
                <w:rStyle w:val="CommentReference"/>
                <w:rFonts w:asciiTheme="majorBidi" w:hAnsiTheme="majorBidi" w:cstheme="majorBidi"/>
                <w:color w:val="000000" w:themeColor="text1"/>
                <w:sz w:val="22"/>
                <w:szCs w:val="22"/>
                <w:highlight w:val="green"/>
              </w:rPr>
            </w:rPrChange>
          </w:rPr>
          <w:commentReference w:id="67"/>
        </w:r>
      </w:del>
    </w:p>
    <w:p w14:paraId="7D6BDEF3" w14:textId="2C2FF40D" w:rsidR="00844399" w:rsidRPr="00A230EE" w:rsidDel="00796B07" w:rsidRDefault="005C22D1" w:rsidP="00A230EE">
      <w:pPr>
        <w:spacing w:beforeLines="40" w:before="96" w:afterLines="40" w:after="96" w:line="360" w:lineRule="auto"/>
        <w:jc w:val="both"/>
        <w:rPr>
          <w:del w:id="109" w:author="Mohanad Alemam" w:date="2026-07-06T11:01:00Z" w16du:dateUtc="2026-07-06T10:01:00Z"/>
          <w:rFonts w:asciiTheme="majorBidi" w:hAnsiTheme="majorBidi" w:cstheme="majorBidi"/>
          <w:color w:val="000000" w:themeColor="text1"/>
          <w:sz w:val="22"/>
          <w:szCs w:val="22"/>
          <w:highlight w:val="red"/>
          <w:rPrChange w:id="110" w:author="Mohanad Alemam" w:date="2026-07-06T11:25:00Z" w16du:dateUtc="2026-07-06T10:25:00Z">
            <w:rPr>
              <w:del w:id="111" w:author="Mohanad Alemam" w:date="2026-07-06T11:01:00Z" w16du:dateUtc="2026-07-06T10:01:00Z"/>
              <w:rFonts w:asciiTheme="majorBidi" w:hAnsiTheme="majorBidi" w:cstheme="majorBidi"/>
              <w:color w:val="000000" w:themeColor="text1"/>
              <w:sz w:val="22"/>
              <w:szCs w:val="22"/>
            </w:rPr>
          </w:rPrChange>
        </w:rPr>
        <w:pPrChange w:id="112" w:author="Mohanad Alemam" w:date="2026-07-06T11:25:00Z" w16du:dateUtc="2026-07-06T10:25:00Z">
          <w:pPr>
            <w:spacing w:beforeLines="40" w:before="96" w:afterLines="40" w:after="96" w:line="276" w:lineRule="auto"/>
            <w:jc w:val="both"/>
          </w:pPr>
        </w:pPrChange>
      </w:pPr>
      <w:del w:id="113" w:author="Mohanad Alemam" w:date="2026-07-06T11:01:00Z" w16du:dateUtc="2026-07-06T10:01:00Z">
        <w:r w:rsidRPr="00A230EE" w:rsidDel="00796B07">
          <w:rPr>
            <w:rFonts w:asciiTheme="majorBidi" w:hAnsiTheme="majorBidi" w:cstheme="majorBidi"/>
            <w:color w:val="000000" w:themeColor="text1"/>
            <w:sz w:val="22"/>
            <w:szCs w:val="22"/>
            <w:highlight w:val="red"/>
            <w:rPrChange w:id="114" w:author="Mohanad Alemam" w:date="2026-07-06T11:25:00Z" w16du:dateUtc="2026-07-06T10:25:00Z">
              <w:rPr>
                <w:rFonts w:asciiTheme="majorBidi" w:hAnsiTheme="majorBidi" w:cstheme="majorBidi"/>
                <w:color w:val="000000" w:themeColor="text1"/>
                <w:sz w:val="22"/>
                <w:szCs w:val="22"/>
                <w:highlight w:val="green"/>
              </w:rPr>
            </w:rPrChange>
          </w:rPr>
          <w:delText xml:space="preserve">Chameleon adapts </w:delText>
        </w:r>
        <w:r w:rsidR="00067A01" w:rsidRPr="00A230EE" w:rsidDel="00796B07">
          <w:rPr>
            <w:rFonts w:asciiTheme="majorBidi" w:hAnsiTheme="majorBidi" w:cstheme="majorBidi"/>
            <w:color w:val="000000" w:themeColor="text1"/>
            <w:sz w:val="22"/>
            <w:szCs w:val="22"/>
            <w:highlight w:val="red"/>
            <w:rPrChange w:id="115" w:author="Mohanad Alemam" w:date="2026-07-06T11:25:00Z" w16du:dateUtc="2026-07-06T10:25:00Z">
              <w:rPr>
                <w:rFonts w:asciiTheme="majorBidi" w:hAnsiTheme="majorBidi" w:cstheme="majorBidi"/>
                <w:color w:val="000000" w:themeColor="text1"/>
                <w:sz w:val="22"/>
                <w:szCs w:val="22"/>
                <w:highlight w:val="green"/>
              </w:rPr>
            </w:rPrChange>
          </w:rPr>
          <w:delText>pipeline</w:delText>
        </w:r>
        <w:r w:rsidRPr="00A230EE" w:rsidDel="00796B07">
          <w:rPr>
            <w:rFonts w:asciiTheme="majorBidi" w:hAnsiTheme="majorBidi" w:cstheme="majorBidi"/>
            <w:color w:val="000000" w:themeColor="text1"/>
            <w:sz w:val="22"/>
            <w:szCs w:val="22"/>
            <w:highlight w:val="red"/>
            <w:rPrChange w:id="116" w:author="Mohanad Alemam" w:date="2026-07-06T11:25:00Z" w16du:dateUtc="2026-07-06T10:25:00Z">
              <w:rPr>
                <w:rFonts w:asciiTheme="majorBidi" w:hAnsiTheme="majorBidi" w:cstheme="majorBidi"/>
                <w:color w:val="000000" w:themeColor="text1"/>
                <w:sz w:val="22"/>
                <w:szCs w:val="22"/>
                <w:highlight w:val="green"/>
              </w:rPr>
            </w:rPrChange>
          </w:rPr>
          <w:delText xml:space="preserve"> to changing video content and resources </w:delText>
        </w:r>
        <w:r w:rsidR="00067A01" w:rsidRPr="00A230EE" w:rsidDel="00796B07">
          <w:rPr>
            <w:rFonts w:asciiTheme="majorBidi" w:hAnsiTheme="majorBidi" w:cstheme="majorBidi"/>
            <w:color w:val="000000" w:themeColor="text1"/>
            <w:sz w:val="22"/>
            <w:szCs w:val="22"/>
            <w:highlight w:val="red"/>
            <w:rPrChange w:id="117" w:author="Mohanad Alemam" w:date="2026-07-06T11:25:00Z" w16du:dateUtc="2026-07-06T10:25:00Z">
              <w:rPr>
                <w:rFonts w:asciiTheme="majorBidi" w:hAnsiTheme="majorBidi" w:cstheme="majorBidi"/>
                <w:color w:val="000000" w:themeColor="text1"/>
                <w:sz w:val="22"/>
                <w:szCs w:val="22"/>
                <w:highlight w:val="green"/>
              </w:rPr>
            </w:rPrChange>
          </w:rPr>
          <w:delText>condition</w:delText>
        </w:r>
        <w:r w:rsidRPr="00A230EE" w:rsidDel="00796B07">
          <w:rPr>
            <w:rFonts w:asciiTheme="majorBidi" w:hAnsiTheme="majorBidi" w:cstheme="majorBidi"/>
            <w:color w:val="000000" w:themeColor="text1"/>
            <w:sz w:val="22"/>
            <w:szCs w:val="22"/>
            <w:highlight w:val="red"/>
            <w:rPrChange w:id="118"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067A01" w:rsidRPr="00A230EE" w:rsidDel="00796B07">
          <w:rPr>
            <w:rFonts w:asciiTheme="majorBidi" w:hAnsiTheme="majorBidi" w:cstheme="majorBidi"/>
            <w:color w:val="000000" w:themeColor="text1"/>
            <w:sz w:val="22"/>
            <w:szCs w:val="22"/>
            <w:highlight w:val="red"/>
            <w:rPrChange w:id="119" w:author="Mohanad Alemam" w:date="2026-07-06T11:25:00Z" w16du:dateUtc="2026-07-06T10:25:00Z">
              <w:rPr>
                <w:rFonts w:asciiTheme="majorBidi" w:hAnsiTheme="majorBidi" w:cstheme="majorBidi"/>
                <w:color w:val="000000" w:themeColor="text1"/>
                <w:sz w:val="22"/>
                <w:szCs w:val="22"/>
                <w:highlight w:val="green"/>
              </w:rPr>
            </w:rPrChange>
          </w:rPr>
          <w:delText>aiming to achieve high accuracy</w:delText>
        </w:r>
        <w:r w:rsidR="006F17EF" w:rsidRPr="00A230EE" w:rsidDel="00796B07">
          <w:rPr>
            <w:rFonts w:asciiTheme="majorBidi" w:hAnsiTheme="majorBidi" w:cstheme="majorBidi"/>
            <w:color w:val="000000" w:themeColor="text1"/>
            <w:sz w:val="22"/>
            <w:szCs w:val="22"/>
            <w:highlight w:val="red"/>
            <w:rPrChange w:id="120" w:author="Mohanad Alemam" w:date="2026-07-06T11:25:00Z" w16du:dateUtc="2026-07-06T10:25:00Z">
              <w:rPr>
                <w:rFonts w:asciiTheme="majorBidi" w:hAnsiTheme="majorBidi" w:cstheme="majorBidi"/>
                <w:color w:val="000000" w:themeColor="text1"/>
                <w:sz w:val="22"/>
                <w:szCs w:val="22"/>
                <w:highlight w:val="green"/>
              </w:rPr>
            </w:rPrChange>
          </w:rPr>
          <w:delText xml:space="preserve"> for</w:delText>
        </w:r>
        <w:r w:rsidR="00067A01" w:rsidRPr="00A230EE" w:rsidDel="00796B07">
          <w:rPr>
            <w:rFonts w:asciiTheme="majorBidi" w:hAnsiTheme="majorBidi" w:cstheme="majorBidi"/>
            <w:color w:val="000000" w:themeColor="text1"/>
            <w:sz w:val="22"/>
            <w:szCs w:val="22"/>
            <w:highlight w:val="red"/>
            <w:rPrChange w:id="121" w:author="Mohanad Alemam" w:date="2026-07-06T11:25:00Z" w16du:dateUtc="2026-07-06T10:25:00Z">
              <w:rPr>
                <w:rFonts w:asciiTheme="majorBidi" w:hAnsiTheme="majorBidi" w:cstheme="majorBidi"/>
                <w:color w:val="000000" w:themeColor="text1"/>
                <w:sz w:val="22"/>
                <w:szCs w:val="22"/>
                <w:highlight w:val="green"/>
              </w:rPr>
            </w:rPrChange>
          </w:rPr>
          <w:delText xml:space="preserve"> the lowest cost</w:delText>
        </w:r>
        <w:r w:rsidR="006F17EF" w:rsidRPr="00A230EE" w:rsidDel="00796B07">
          <w:rPr>
            <w:rFonts w:asciiTheme="majorBidi" w:hAnsiTheme="majorBidi" w:cstheme="majorBidi"/>
            <w:color w:val="000000" w:themeColor="text1"/>
            <w:sz w:val="22"/>
            <w:szCs w:val="22"/>
            <w:highlight w:val="red"/>
            <w:rPrChange w:id="122"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067A01" w:rsidRPr="00A230EE" w:rsidDel="00796B07">
          <w:rPr>
            <w:rFonts w:asciiTheme="majorBidi" w:hAnsiTheme="majorBidi" w:cstheme="majorBidi"/>
            <w:color w:val="000000" w:themeColor="text1"/>
            <w:sz w:val="22"/>
            <w:szCs w:val="22"/>
            <w:highlight w:val="red"/>
            <w:rPrChange w:id="123" w:author="Mohanad Alemam" w:date="2026-07-06T11:25:00Z" w16du:dateUtc="2026-07-06T10:25:00Z">
              <w:rPr>
                <w:rFonts w:asciiTheme="majorBidi" w:hAnsiTheme="majorBidi" w:cstheme="majorBidi"/>
                <w:color w:val="000000" w:themeColor="text1"/>
                <w:sz w:val="22"/>
                <w:szCs w:val="22"/>
                <w:highlight w:val="green"/>
              </w:rPr>
            </w:rPrChange>
          </w:rPr>
          <w:delText xml:space="preserve">possible, this principle is conceptually </w:delText>
        </w:r>
        <w:r w:rsidR="006F17EF" w:rsidRPr="00A230EE" w:rsidDel="00796B07">
          <w:rPr>
            <w:rFonts w:asciiTheme="majorBidi" w:hAnsiTheme="majorBidi" w:cstheme="majorBidi"/>
            <w:color w:val="000000" w:themeColor="text1"/>
            <w:sz w:val="22"/>
            <w:szCs w:val="22"/>
            <w:highlight w:val="red"/>
            <w:rPrChange w:id="124" w:author="Mohanad Alemam" w:date="2026-07-06T11:25:00Z" w16du:dateUtc="2026-07-06T10:25:00Z">
              <w:rPr>
                <w:rFonts w:asciiTheme="majorBidi" w:hAnsiTheme="majorBidi" w:cstheme="majorBidi"/>
                <w:color w:val="000000" w:themeColor="text1"/>
                <w:sz w:val="22"/>
                <w:szCs w:val="22"/>
                <w:highlight w:val="green"/>
              </w:rPr>
            </w:rPrChange>
          </w:rPr>
          <w:delText>the same trade-off in my system as</w:delText>
        </w:r>
        <w:r w:rsidR="00067A01" w:rsidRPr="00A230EE" w:rsidDel="00796B07">
          <w:rPr>
            <w:rFonts w:asciiTheme="majorBidi" w:hAnsiTheme="majorBidi" w:cstheme="majorBidi"/>
            <w:color w:val="000000" w:themeColor="text1"/>
            <w:sz w:val="22"/>
            <w:szCs w:val="22"/>
            <w:highlight w:val="red"/>
            <w:rPrChange w:id="125" w:author="Mohanad Alemam" w:date="2026-07-06T11:25:00Z" w16du:dateUtc="2026-07-06T10:25:00Z">
              <w:rPr>
                <w:rFonts w:asciiTheme="majorBidi" w:hAnsiTheme="majorBidi" w:cstheme="majorBidi"/>
                <w:color w:val="000000" w:themeColor="text1"/>
                <w:sz w:val="22"/>
                <w:szCs w:val="22"/>
                <w:highlight w:val="green"/>
              </w:rPr>
            </w:rPrChange>
          </w:rPr>
          <w:delText xml:space="preserve"> </w:delText>
        </w:r>
        <w:r w:rsidR="006F17EF" w:rsidRPr="00A230EE" w:rsidDel="00796B07">
          <w:rPr>
            <w:rFonts w:asciiTheme="majorBidi" w:hAnsiTheme="majorBidi" w:cstheme="majorBidi"/>
            <w:color w:val="000000" w:themeColor="text1"/>
            <w:sz w:val="22"/>
            <w:szCs w:val="22"/>
            <w:highlight w:val="red"/>
            <w:rPrChange w:id="126" w:author="Mohanad Alemam" w:date="2026-07-06T11:25:00Z" w16du:dateUtc="2026-07-06T10:25:00Z">
              <w:rPr>
                <w:rFonts w:asciiTheme="majorBidi" w:hAnsiTheme="majorBidi" w:cstheme="majorBidi"/>
                <w:color w:val="000000" w:themeColor="text1"/>
                <w:sz w:val="22"/>
                <w:szCs w:val="22"/>
                <w:highlight w:val="green"/>
              </w:rPr>
            </w:rPrChange>
          </w:rPr>
          <w:delText>CLI-</w:delText>
        </w:r>
        <w:r w:rsidR="00067A01" w:rsidRPr="00A230EE" w:rsidDel="00796B07">
          <w:rPr>
            <w:rFonts w:asciiTheme="majorBidi" w:hAnsiTheme="majorBidi" w:cstheme="majorBidi"/>
            <w:b/>
            <w:bCs/>
            <w:color w:val="000000" w:themeColor="text1"/>
            <w:sz w:val="22"/>
            <w:szCs w:val="22"/>
            <w:highlight w:val="red"/>
            <w:rPrChange w:id="127" w:author="Mohanad Alemam" w:date="2026-07-06T11:25:00Z" w16du:dateUtc="2026-07-06T10:25:00Z">
              <w:rPr>
                <w:rFonts w:asciiTheme="majorBidi" w:hAnsiTheme="majorBidi" w:cstheme="majorBidi"/>
                <w:b/>
                <w:bCs/>
                <w:color w:val="000000" w:themeColor="text1"/>
                <w:sz w:val="22"/>
                <w:szCs w:val="22"/>
                <w:highlight w:val="green"/>
              </w:rPr>
            </w:rPrChange>
          </w:rPr>
          <w:delText>configurable</w:delText>
        </w:r>
        <w:r w:rsidR="00067A01" w:rsidRPr="00A230EE" w:rsidDel="00796B07">
          <w:rPr>
            <w:rFonts w:asciiTheme="majorBidi" w:hAnsiTheme="majorBidi" w:cstheme="majorBidi"/>
            <w:color w:val="000000" w:themeColor="text1"/>
            <w:sz w:val="22"/>
            <w:szCs w:val="22"/>
            <w:highlight w:val="red"/>
            <w:rPrChange w:id="128" w:author="Mohanad Alemam" w:date="2026-07-06T11:25:00Z" w16du:dateUtc="2026-07-06T10:25:00Z">
              <w:rPr>
                <w:rFonts w:asciiTheme="majorBidi" w:hAnsiTheme="majorBidi" w:cstheme="majorBidi"/>
                <w:color w:val="000000" w:themeColor="text1"/>
                <w:sz w:val="22"/>
                <w:szCs w:val="22"/>
                <w:highlight w:val="green"/>
              </w:rPr>
            </w:rPrChange>
          </w:rPr>
          <w:delText xml:space="preserve"> edge </w:delText>
        </w:r>
        <w:r w:rsidR="008B7F19" w:rsidRPr="00A230EE" w:rsidDel="00796B07">
          <w:rPr>
            <w:rFonts w:asciiTheme="majorBidi" w:hAnsiTheme="majorBidi" w:cstheme="majorBidi"/>
            <w:color w:val="000000" w:themeColor="text1"/>
            <w:sz w:val="22"/>
            <w:szCs w:val="22"/>
            <w:highlight w:val="red"/>
            <w:rPrChange w:id="129" w:author="Mohanad Alemam" w:date="2026-07-06T11:25:00Z" w16du:dateUtc="2026-07-06T10:25:00Z">
              <w:rPr>
                <w:rFonts w:asciiTheme="majorBidi" w:hAnsiTheme="majorBidi" w:cstheme="majorBidi"/>
                <w:color w:val="000000" w:themeColor="text1"/>
                <w:sz w:val="22"/>
                <w:szCs w:val="22"/>
                <w:highlight w:val="green"/>
              </w:rPr>
            </w:rPrChange>
          </w:rPr>
          <w:delText>intelligence</w:delText>
        </w:r>
        <w:r w:rsidR="008B7F19" w:rsidRPr="00A230EE" w:rsidDel="00796B07">
          <w:rPr>
            <w:rFonts w:asciiTheme="majorBidi" w:hAnsiTheme="majorBidi" w:cstheme="majorBidi"/>
            <w:color w:val="000000" w:themeColor="text1"/>
            <w:sz w:val="22"/>
            <w:szCs w:val="22"/>
            <w:highlight w:val="red"/>
            <w:rPrChange w:id="130" w:author="Mohanad Alemam" w:date="2026-07-06T11:25:00Z" w16du:dateUtc="2026-07-06T10:25:00Z">
              <w:rPr>
                <w:rFonts w:asciiTheme="majorBidi" w:hAnsiTheme="majorBidi" w:cstheme="majorBidi"/>
                <w:color w:val="000000" w:themeColor="text1"/>
                <w:sz w:val="22"/>
                <w:szCs w:val="22"/>
              </w:rPr>
            </w:rPrChange>
          </w:rPr>
          <w:delText xml:space="preserve"> (</w:delText>
        </w:r>
        <w:r w:rsidR="006F17EF" w:rsidRPr="00A230EE" w:rsidDel="00796B07">
          <w:rPr>
            <w:rFonts w:asciiTheme="majorBidi" w:hAnsiTheme="majorBidi" w:cstheme="majorBidi"/>
            <w:color w:val="000000" w:themeColor="text1"/>
            <w:sz w:val="22"/>
            <w:szCs w:val="22"/>
            <w:highlight w:val="red"/>
            <w:rPrChange w:id="131" w:author="Mohanad Alemam" w:date="2026-07-06T11:25:00Z" w16du:dateUtc="2026-07-06T10:25:00Z">
              <w:rPr>
                <w:rFonts w:asciiTheme="majorBidi" w:hAnsiTheme="majorBidi" w:cstheme="majorBidi"/>
                <w:color w:val="000000" w:themeColor="text1"/>
                <w:sz w:val="22"/>
                <w:szCs w:val="22"/>
              </w:rPr>
            </w:rPrChange>
          </w:rPr>
          <w:delText>heuristic and edge confidence thresholds).</w:delText>
        </w:r>
        <w:r w:rsidR="00067A01" w:rsidRPr="00A230EE" w:rsidDel="00796B07">
          <w:rPr>
            <w:rFonts w:asciiTheme="majorBidi" w:hAnsiTheme="majorBidi" w:cstheme="majorBidi"/>
            <w:color w:val="000000" w:themeColor="text1"/>
            <w:sz w:val="22"/>
            <w:szCs w:val="22"/>
            <w:highlight w:val="red"/>
            <w:rPrChange w:id="132" w:author="Mohanad Alemam" w:date="2026-07-06T11:25:00Z" w16du:dateUtc="2026-07-06T10:25:00Z">
              <w:rPr>
                <w:rFonts w:asciiTheme="majorBidi" w:hAnsiTheme="majorBidi" w:cstheme="majorBidi"/>
                <w:color w:val="000000" w:themeColor="text1"/>
                <w:sz w:val="22"/>
                <w:szCs w:val="22"/>
              </w:rPr>
            </w:rPrChange>
          </w:rPr>
          <w:delText xml:space="preserve"> </w:delText>
        </w:r>
        <w:r w:rsidR="00067A01" w:rsidRPr="00A230EE" w:rsidDel="00796B07">
          <w:rPr>
            <w:rFonts w:asciiTheme="majorBidi" w:hAnsiTheme="majorBidi" w:cstheme="majorBidi"/>
            <w:color w:val="000000" w:themeColor="text1"/>
            <w:sz w:val="22"/>
            <w:szCs w:val="22"/>
            <w:highlight w:val="red"/>
            <w:rPrChange w:id="133" w:author="Mohanad Alemam" w:date="2026-07-06T11:25:00Z" w16du:dateUtc="2026-07-06T10:25:00Z">
              <w:rPr>
                <w:rFonts w:asciiTheme="majorBidi" w:hAnsiTheme="majorBidi" w:cstheme="majorBidi"/>
                <w:color w:val="000000" w:themeColor="text1"/>
                <w:sz w:val="22"/>
                <w:szCs w:val="22"/>
                <w:highlight w:val="darkGray"/>
              </w:rPr>
            </w:rPrChange>
          </w:rPr>
          <w:delText xml:space="preserve">Sprocket serverless modular </w:delText>
        </w:r>
        <w:r w:rsidR="004814E5" w:rsidRPr="00A230EE" w:rsidDel="00796B07">
          <w:rPr>
            <w:rFonts w:asciiTheme="majorBidi" w:hAnsiTheme="majorBidi" w:cstheme="majorBidi"/>
            <w:color w:val="000000" w:themeColor="text1"/>
            <w:sz w:val="22"/>
            <w:szCs w:val="22"/>
            <w:highlight w:val="red"/>
            <w:rPrChange w:id="134" w:author="Mohanad Alemam" w:date="2026-07-06T11:25:00Z" w16du:dateUtc="2026-07-06T10:25:00Z">
              <w:rPr>
                <w:rFonts w:asciiTheme="majorBidi" w:hAnsiTheme="majorBidi" w:cstheme="majorBidi"/>
                <w:color w:val="000000" w:themeColor="text1"/>
                <w:sz w:val="22"/>
                <w:szCs w:val="22"/>
                <w:highlight w:val="darkGray"/>
              </w:rPr>
            </w:rPrChange>
          </w:rPr>
          <w:delText xml:space="preserve">approach </w:delText>
        </w:r>
        <w:r w:rsidR="004225D9" w:rsidRPr="00A230EE" w:rsidDel="00796B07">
          <w:rPr>
            <w:rFonts w:asciiTheme="majorBidi" w:hAnsiTheme="majorBidi" w:cstheme="majorBidi"/>
            <w:color w:val="000000" w:themeColor="text1"/>
            <w:sz w:val="22"/>
            <w:szCs w:val="22"/>
            <w:highlight w:val="red"/>
            <w:rPrChange w:id="135" w:author="Mohanad Alemam" w:date="2026-07-06T11:25:00Z" w16du:dateUtc="2026-07-06T10:25:00Z">
              <w:rPr>
                <w:rFonts w:asciiTheme="majorBidi" w:hAnsiTheme="majorBidi" w:cstheme="majorBidi"/>
                <w:color w:val="000000" w:themeColor="text1"/>
                <w:sz w:val="22"/>
                <w:szCs w:val="22"/>
                <w:highlight w:val="darkGray"/>
              </w:rPr>
            </w:rPrChange>
          </w:rPr>
          <w:delText>inspired</w:delText>
        </w:r>
        <w:r w:rsidR="004814E5" w:rsidRPr="00A230EE" w:rsidDel="00796B07">
          <w:rPr>
            <w:rFonts w:asciiTheme="majorBidi" w:hAnsiTheme="majorBidi" w:cstheme="majorBidi"/>
            <w:color w:val="000000" w:themeColor="text1"/>
            <w:sz w:val="22"/>
            <w:szCs w:val="22"/>
            <w:highlight w:val="red"/>
            <w:rPrChange w:id="136" w:author="Mohanad Alemam" w:date="2026-07-06T11:25:00Z" w16du:dateUtc="2026-07-06T10:25:00Z">
              <w:rPr>
                <w:rFonts w:asciiTheme="majorBidi" w:hAnsiTheme="majorBidi" w:cstheme="majorBidi"/>
                <w:color w:val="000000" w:themeColor="text1"/>
                <w:sz w:val="22"/>
                <w:szCs w:val="22"/>
                <w:highlight w:val="darkGray"/>
              </w:rPr>
            </w:rPrChange>
          </w:rPr>
          <w:delText xml:space="preserve"> the design of my cloud server as a service endpoint that can be scaled independently.</w:delText>
        </w:r>
      </w:del>
    </w:p>
    <w:p w14:paraId="475A45E6" w14:textId="1C3558B8" w:rsidR="00F66EC1" w:rsidRPr="00A230EE" w:rsidDel="00796B07" w:rsidRDefault="00AA5BC8" w:rsidP="00B55DC1">
      <w:pPr>
        <w:spacing w:beforeLines="40" w:before="96" w:afterLines="40" w:after="96" w:line="360" w:lineRule="auto"/>
        <w:jc w:val="both"/>
        <w:rPr>
          <w:del w:id="137" w:author="Mohanad Alemam" w:date="2026-07-06T11:01:00Z" w16du:dateUtc="2026-07-06T10:01:00Z"/>
          <w:rFonts w:asciiTheme="majorBidi" w:hAnsiTheme="majorBidi" w:cstheme="majorBidi"/>
          <w:b/>
          <w:bCs/>
          <w:color w:val="000000" w:themeColor="text1"/>
          <w:sz w:val="22"/>
          <w:szCs w:val="22"/>
          <w:highlight w:val="red"/>
          <w:rPrChange w:id="138" w:author="Mohanad Alemam" w:date="2026-07-06T11:25:00Z" w16du:dateUtc="2026-07-06T10:25:00Z">
            <w:rPr>
              <w:del w:id="139" w:author="Mohanad Alemam" w:date="2026-07-06T11:01:00Z" w16du:dateUtc="2026-07-06T10:01:00Z"/>
              <w:rFonts w:asciiTheme="majorBidi" w:hAnsiTheme="majorBidi" w:cstheme="majorBidi"/>
              <w:b/>
              <w:bCs/>
              <w:color w:val="000000" w:themeColor="text1"/>
            </w:rPr>
          </w:rPrChange>
        </w:rPr>
      </w:pPr>
      <w:del w:id="140" w:author="Mohanad Alemam" w:date="2026-07-06T11:01:00Z" w16du:dateUtc="2026-07-06T10:01:00Z">
        <w:r w:rsidRPr="00A230EE" w:rsidDel="00796B07">
          <w:rPr>
            <w:rFonts w:asciiTheme="majorBidi" w:hAnsiTheme="majorBidi" w:cstheme="majorBidi"/>
            <w:color w:val="000000" w:themeColor="text1"/>
            <w:sz w:val="22"/>
            <w:szCs w:val="22"/>
            <w:highlight w:val="red"/>
            <w:rPrChange w:id="141" w:author="Mohanad Alemam" w:date="2026-07-06T11:25:00Z" w16du:dateUtc="2026-07-06T10:25:00Z">
              <w:rPr>
                <w:rFonts w:asciiTheme="majorBidi" w:hAnsiTheme="majorBidi" w:cstheme="majorBidi"/>
                <w:color w:val="000000" w:themeColor="text1"/>
                <w:sz w:val="22"/>
                <w:szCs w:val="22"/>
              </w:rPr>
            </w:rPrChange>
          </w:rPr>
          <w:delText>In a nutshell, my student-</w:delText>
        </w:r>
        <w:r w:rsidR="00247683" w:rsidRPr="00A230EE" w:rsidDel="00796B07">
          <w:rPr>
            <w:rFonts w:asciiTheme="majorBidi" w:hAnsiTheme="majorBidi" w:cstheme="majorBidi"/>
            <w:color w:val="000000" w:themeColor="text1"/>
            <w:sz w:val="22"/>
            <w:szCs w:val="22"/>
            <w:highlight w:val="red"/>
            <w:rPrChange w:id="142" w:author="Mohanad Alemam" w:date="2026-07-06T11:25:00Z" w16du:dateUtc="2026-07-06T10:25:00Z">
              <w:rPr>
                <w:rFonts w:asciiTheme="majorBidi" w:hAnsiTheme="majorBidi" w:cstheme="majorBidi"/>
                <w:color w:val="000000" w:themeColor="text1"/>
                <w:sz w:val="22"/>
                <w:szCs w:val="22"/>
              </w:rPr>
            </w:rPrChange>
          </w:rPr>
          <w:delText xml:space="preserve">level prototype </w:delText>
        </w:r>
        <w:r w:rsidRPr="00A230EE" w:rsidDel="00796B07">
          <w:rPr>
            <w:rFonts w:asciiTheme="majorBidi" w:hAnsiTheme="majorBidi" w:cstheme="majorBidi"/>
            <w:color w:val="000000" w:themeColor="text1"/>
            <w:sz w:val="22"/>
            <w:szCs w:val="22"/>
            <w:highlight w:val="red"/>
            <w:rPrChange w:id="143" w:author="Mohanad Alemam" w:date="2026-07-06T11:25:00Z" w16du:dateUtc="2026-07-06T10:25:00Z">
              <w:rPr>
                <w:rFonts w:asciiTheme="majorBidi" w:hAnsiTheme="majorBidi" w:cstheme="majorBidi"/>
                <w:color w:val="000000" w:themeColor="text1"/>
                <w:sz w:val="22"/>
                <w:szCs w:val="22"/>
              </w:rPr>
            </w:rPrChange>
          </w:rPr>
          <w:delText xml:space="preserve">conceptually </w:delText>
        </w:r>
        <w:r w:rsidR="00F66EC1" w:rsidRPr="00A230EE" w:rsidDel="00796B07">
          <w:rPr>
            <w:rFonts w:asciiTheme="majorBidi" w:hAnsiTheme="majorBidi" w:cstheme="majorBidi"/>
            <w:color w:val="000000" w:themeColor="text1"/>
            <w:sz w:val="22"/>
            <w:szCs w:val="22"/>
            <w:highlight w:val="red"/>
            <w:rPrChange w:id="144" w:author="Mohanad Alemam" w:date="2026-07-06T11:25:00Z" w16du:dateUtc="2026-07-06T10:25:00Z">
              <w:rPr>
                <w:rFonts w:asciiTheme="majorBidi" w:hAnsiTheme="majorBidi" w:cstheme="majorBidi"/>
                <w:color w:val="000000" w:themeColor="text1"/>
                <w:sz w:val="22"/>
                <w:szCs w:val="22"/>
              </w:rPr>
            </w:rPrChange>
          </w:rPr>
          <w:delText xml:space="preserve">integrates </w:delText>
        </w:r>
        <w:r w:rsidR="00247683" w:rsidRPr="00A230EE" w:rsidDel="00796B07">
          <w:rPr>
            <w:rFonts w:asciiTheme="majorBidi" w:hAnsiTheme="majorBidi" w:cstheme="majorBidi"/>
            <w:color w:val="000000" w:themeColor="text1"/>
            <w:sz w:val="22"/>
            <w:szCs w:val="22"/>
            <w:highlight w:val="red"/>
            <w:rPrChange w:id="145" w:author="Mohanad Alemam" w:date="2026-07-06T11:25:00Z" w16du:dateUtc="2026-07-06T10:25:00Z">
              <w:rPr>
                <w:rFonts w:asciiTheme="majorBidi" w:hAnsiTheme="majorBidi" w:cstheme="majorBidi"/>
                <w:color w:val="000000" w:themeColor="text1"/>
                <w:sz w:val="22"/>
                <w:szCs w:val="22"/>
              </w:rPr>
            </w:rPrChange>
          </w:rPr>
          <w:delText>these principles, cheap filtering, selective offloading, edge inference and a simple</w:delText>
        </w:r>
        <w:r w:rsidR="00F66EC1" w:rsidRPr="00A230EE" w:rsidDel="00796B07">
          <w:rPr>
            <w:rFonts w:asciiTheme="majorBidi" w:hAnsiTheme="majorBidi" w:cstheme="majorBidi"/>
            <w:color w:val="000000" w:themeColor="text1"/>
            <w:sz w:val="22"/>
            <w:szCs w:val="22"/>
            <w:highlight w:val="red"/>
            <w:rPrChange w:id="146" w:author="Mohanad Alemam" w:date="2026-07-06T11:25:00Z" w16du:dateUtc="2026-07-06T10:25:00Z">
              <w:rPr>
                <w:rFonts w:asciiTheme="majorBidi" w:hAnsiTheme="majorBidi" w:cstheme="majorBidi"/>
                <w:color w:val="000000" w:themeColor="text1"/>
                <w:sz w:val="22"/>
                <w:szCs w:val="22"/>
              </w:rPr>
            </w:rPrChange>
          </w:rPr>
          <w:delText xml:space="preserve"> cloud</w:delText>
        </w:r>
        <w:r w:rsidR="00247683" w:rsidRPr="00A230EE" w:rsidDel="00796B07">
          <w:rPr>
            <w:rFonts w:asciiTheme="majorBidi" w:hAnsiTheme="majorBidi" w:cstheme="majorBidi"/>
            <w:color w:val="000000" w:themeColor="text1"/>
            <w:sz w:val="22"/>
            <w:szCs w:val="22"/>
            <w:highlight w:val="red"/>
            <w:rPrChange w:id="147" w:author="Mohanad Alemam" w:date="2026-07-06T11:25:00Z" w16du:dateUtc="2026-07-06T10:25:00Z">
              <w:rPr>
                <w:rFonts w:asciiTheme="majorBidi" w:hAnsiTheme="majorBidi" w:cstheme="majorBidi"/>
                <w:color w:val="000000" w:themeColor="text1"/>
                <w:sz w:val="22"/>
                <w:szCs w:val="22"/>
              </w:rPr>
            </w:rPrChange>
          </w:rPr>
          <w:delText xml:space="preserve"> </w:delText>
        </w:r>
        <w:r w:rsidR="0045015F" w:rsidRPr="00A230EE" w:rsidDel="00796B07">
          <w:rPr>
            <w:rFonts w:asciiTheme="majorBidi" w:hAnsiTheme="majorBidi" w:cstheme="majorBidi"/>
            <w:color w:val="000000" w:themeColor="text1"/>
            <w:sz w:val="22"/>
            <w:szCs w:val="22"/>
            <w:highlight w:val="red"/>
            <w:rPrChange w:id="148" w:author="Mohanad Alemam" w:date="2026-07-06T11:25:00Z" w16du:dateUtc="2026-07-06T10:25:00Z">
              <w:rPr>
                <w:rFonts w:asciiTheme="majorBidi" w:hAnsiTheme="majorBidi" w:cstheme="majorBidi"/>
                <w:color w:val="000000" w:themeColor="text1"/>
                <w:sz w:val="22"/>
                <w:szCs w:val="22"/>
              </w:rPr>
            </w:rPrChange>
          </w:rPr>
          <w:delText>server model</w:delText>
        </w:r>
        <w:r w:rsidR="00F66EC1" w:rsidRPr="00A230EE" w:rsidDel="00796B07">
          <w:rPr>
            <w:rFonts w:asciiTheme="majorBidi" w:hAnsiTheme="majorBidi" w:cstheme="majorBidi"/>
            <w:color w:val="000000" w:themeColor="text1"/>
            <w:sz w:val="22"/>
            <w:szCs w:val="22"/>
            <w:highlight w:val="red"/>
            <w:rPrChange w:id="149" w:author="Mohanad Alemam" w:date="2026-07-06T11:25:00Z" w16du:dateUtc="2026-07-06T10:25:00Z">
              <w:rPr>
                <w:rFonts w:asciiTheme="majorBidi" w:hAnsiTheme="majorBidi" w:cstheme="majorBidi"/>
                <w:color w:val="000000" w:themeColor="text1"/>
                <w:sz w:val="22"/>
                <w:szCs w:val="22"/>
              </w:rPr>
            </w:rPrChange>
          </w:rPr>
          <w:delText xml:space="preserve"> </w:delText>
        </w:r>
        <w:r w:rsidR="001362D6" w:rsidRPr="00A230EE" w:rsidDel="00796B07">
          <w:rPr>
            <w:rFonts w:asciiTheme="majorBidi" w:hAnsiTheme="majorBidi" w:cstheme="majorBidi"/>
            <w:color w:val="000000" w:themeColor="text1"/>
            <w:sz w:val="22"/>
            <w:szCs w:val="22"/>
            <w:highlight w:val="red"/>
            <w:rPrChange w:id="150" w:author="Mohanad Alemam" w:date="2026-07-06T11:25:00Z" w16du:dateUtc="2026-07-06T10:25:00Z">
              <w:rPr>
                <w:rFonts w:asciiTheme="majorBidi" w:hAnsiTheme="majorBidi" w:cstheme="majorBidi"/>
                <w:color w:val="000000" w:themeColor="text1"/>
                <w:sz w:val="22"/>
                <w:szCs w:val="22"/>
              </w:rPr>
            </w:rPrChange>
          </w:rPr>
          <w:delText>like</w:delText>
        </w:r>
        <w:r w:rsidR="00F66EC1" w:rsidRPr="00A230EE" w:rsidDel="00796B07">
          <w:rPr>
            <w:rFonts w:asciiTheme="majorBidi" w:hAnsiTheme="majorBidi" w:cstheme="majorBidi"/>
            <w:color w:val="000000" w:themeColor="text1"/>
            <w:sz w:val="22"/>
            <w:szCs w:val="22"/>
            <w:highlight w:val="red"/>
            <w:rPrChange w:id="151" w:author="Mohanad Alemam" w:date="2026-07-06T11:25:00Z" w16du:dateUtc="2026-07-06T10:25:00Z">
              <w:rPr>
                <w:rFonts w:asciiTheme="majorBidi" w:hAnsiTheme="majorBidi" w:cstheme="majorBidi"/>
                <w:color w:val="000000" w:themeColor="text1"/>
                <w:sz w:val="22"/>
                <w:szCs w:val="22"/>
              </w:rPr>
            </w:rPrChange>
          </w:rPr>
          <w:delText xml:space="preserve"> Sprocket’s.</w:delText>
        </w:r>
      </w:del>
    </w:p>
    <w:p w14:paraId="0F84ED9C" w14:textId="1FBBEDC1" w:rsidR="0064365F" w:rsidRPr="00A230EE" w:rsidDel="007377B0" w:rsidRDefault="0064365F" w:rsidP="00A230EE">
      <w:pPr>
        <w:spacing w:beforeLines="40" w:before="96" w:afterLines="40" w:after="96" w:line="360" w:lineRule="auto"/>
        <w:jc w:val="both"/>
        <w:rPr>
          <w:del w:id="152" w:author="Mohanad Alemam" w:date="2026-07-06T11:16:00Z" w16du:dateUtc="2026-07-06T10:16:00Z"/>
          <w:rFonts w:asciiTheme="majorBidi" w:hAnsiTheme="majorBidi" w:cstheme="majorBidi"/>
          <w:b/>
          <w:bCs/>
          <w:color w:val="000000" w:themeColor="text1"/>
          <w:sz w:val="22"/>
          <w:szCs w:val="22"/>
          <w:highlight w:val="red"/>
          <w:rPrChange w:id="153" w:author="Mohanad Alemam" w:date="2026-07-06T11:25:00Z" w16du:dateUtc="2026-07-06T10:25:00Z">
            <w:rPr>
              <w:del w:id="154" w:author="Mohanad Alemam" w:date="2026-07-06T11:16:00Z" w16du:dateUtc="2026-07-06T10:16:00Z"/>
              <w:rFonts w:asciiTheme="majorBidi" w:hAnsiTheme="majorBidi" w:cstheme="majorBidi"/>
              <w:b/>
              <w:bCs/>
              <w:color w:val="000000" w:themeColor="text1"/>
            </w:rPr>
          </w:rPrChange>
        </w:rPr>
        <w:pPrChange w:id="155" w:author="Mohanad Alemam" w:date="2026-07-06T11:25:00Z" w16du:dateUtc="2026-07-06T10:25:00Z">
          <w:pPr>
            <w:spacing w:beforeLines="40" w:before="96" w:afterLines="40" w:after="96" w:line="276" w:lineRule="auto"/>
            <w:jc w:val="both"/>
          </w:pPr>
        </w:pPrChange>
      </w:pPr>
      <w:r w:rsidRPr="00A230EE">
        <w:rPr>
          <w:rFonts w:asciiTheme="majorBidi" w:hAnsiTheme="majorBidi" w:cstheme="majorBidi"/>
          <w:b/>
          <w:bCs/>
          <w:color w:val="000000" w:themeColor="text1"/>
          <w:sz w:val="22"/>
          <w:szCs w:val="22"/>
          <w:highlight w:val="red"/>
          <w:rPrChange w:id="156" w:author="Mohanad Alemam" w:date="2026-07-06T11:25:00Z" w16du:dateUtc="2026-07-06T10:25:00Z">
            <w:rPr>
              <w:rFonts w:asciiTheme="majorBidi" w:hAnsiTheme="majorBidi" w:cstheme="majorBidi"/>
              <w:b/>
              <w:bCs/>
              <w:color w:val="000000" w:themeColor="text1"/>
            </w:rPr>
          </w:rPrChange>
        </w:rPr>
        <w:t>Architecture</w:t>
      </w:r>
    </w:p>
    <w:p w14:paraId="5613FB3D" w14:textId="7A4B6789" w:rsidR="0045644A" w:rsidRPr="00A230EE" w:rsidRDefault="008D1587" w:rsidP="00A230EE">
      <w:pPr>
        <w:spacing w:beforeLines="40" w:before="96" w:afterLines="40" w:after="96" w:line="360" w:lineRule="auto"/>
        <w:jc w:val="both"/>
        <w:rPr>
          <w:ins w:id="157" w:author="Mohanad Alemam" w:date="2026-07-06T11:01:00Z" w16du:dateUtc="2026-07-06T10:01:00Z"/>
          <w:rFonts w:asciiTheme="majorBidi" w:hAnsiTheme="majorBidi" w:cstheme="majorBidi"/>
          <w:color w:val="000000" w:themeColor="text1"/>
          <w:sz w:val="22"/>
          <w:szCs w:val="22"/>
        </w:rPr>
        <w:pPrChange w:id="158" w:author="Mohanad Alemam" w:date="2026-07-06T11:25:00Z" w16du:dateUtc="2026-07-06T10:25:00Z">
          <w:pPr>
            <w:spacing w:beforeLines="40" w:before="96" w:afterLines="40" w:after="96" w:line="276" w:lineRule="auto"/>
            <w:jc w:val="both"/>
          </w:pPr>
        </w:pPrChange>
      </w:pPr>
      <w:del w:id="159" w:author="Mohanad Alemam" w:date="2026-07-06T11:16:00Z" w16du:dateUtc="2026-07-06T10:16:00Z">
        <w:r w:rsidRPr="00A230EE" w:rsidDel="007377B0">
          <w:rPr>
            <w:rFonts w:asciiTheme="majorBidi" w:hAnsiTheme="majorBidi" w:cstheme="majorBidi"/>
            <w:color w:val="000000" w:themeColor="text1"/>
            <w:sz w:val="22"/>
            <w:szCs w:val="22"/>
            <w:highlight w:val="red"/>
            <w:rPrChange w:id="160" w:author="Mohanad Alemam" w:date="2026-07-06T11:25:00Z" w16du:dateUtc="2026-07-06T10:25:00Z">
              <w:rPr>
                <w:rFonts w:asciiTheme="majorBidi" w:hAnsiTheme="majorBidi" w:cstheme="majorBidi"/>
                <w:color w:val="000000" w:themeColor="text1"/>
                <w:sz w:val="22"/>
                <w:szCs w:val="22"/>
              </w:rPr>
            </w:rPrChange>
          </w:rPr>
          <w:delText xml:space="preserve">This solution </w:delText>
        </w:r>
        <w:r w:rsidR="00880901" w:rsidRPr="00A230EE" w:rsidDel="007377B0">
          <w:rPr>
            <w:rFonts w:asciiTheme="majorBidi" w:hAnsiTheme="majorBidi" w:cstheme="majorBidi"/>
            <w:color w:val="000000" w:themeColor="text1"/>
            <w:sz w:val="22"/>
            <w:szCs w:val="22"/>
            <w:highlight w:val="red"/>
            <w:rPrChange w:id="161" w:author="Mohanad Alemam" w:date="2026-07-06T11:25:00Z" w16du:dateUtc="2026-07-06T10:25:00Z">
              <w:rPr>
                <w:rFonts w:asciiTheme="majorBidi" w:hAnsiTheme="majorBidi" w:cstheme="majorBidi"/>
                <w:color w:val="000000" w:themeColor="text1"/>
                <w:sz w:val="22"/>
                <w:szCs w:val="22"/>
              </w:rPr>
            </w:rPrChange>
          </w:rPr>
          <w:delText>utilises</w:delText>
        </w:r>
        <w:r w:rsidRPr="00A230EE" w:rsidDel="007377B0">
          <w:rPr>
            <w:rFonts w:asciiTheme="majorBidi" w:hAnsiTheme="majorBidi" w:cstheme="majorBidi"/>
            <w:b/>
            <w:bCs/>
            <w:color w:val="000000" w:themeColor="text1"/>
            <w:sz w:val="22"/>
            <w:szCs w:val="22"/>
            <w:highlight w:val="red"/>
            <w:rPrChange w:id="162" w:author="Mohanad Alemam" w:date="2026-07-06T11:25:00Z" w16du:dateUtc="2026-07-06T10:25:00Z">
              <w:rPr>
                <w:rFonts w:asciiTheme="majorBidi" w:hAnsiTheme="majorBidi" w:cstheme="majorBidi"/>
                <w:b/>
                <w:bCs/>
                <w:color w:val="000000" w:themeColor="text1"/>
                <w:sz w:val="22"/>
                <w:szCs w:val="22"/>
              </w:rPr>
            </w:rPrChange>
          </w:rPr>
          <w:delText xml:space="preserve"> </w:delText>
        </w:r>
        <w:r w:rsidRPr="00A230EE" w:rsidDel="007377B0">
          <w:rPr>
            <w:rFonts w:asciiTheme="majorBidi" w:hAnsiTheme="majorBidi" w:cstheme="majorBidi"/>
            <w:color w:val="000000" w:themeColor="text1"/>
            <w:sz w:val="22"/>
            <w:szCs w:val="22"/>
            <w:highlight w:val="red"/>
            <w:rPrChange w:id="163" w:author="Mohanad Alemam" w:date="2026-07-06T11:25:00Z" w16du:dateUtc="2026-07-06T10:25:00Z">
              <w:rPr>
                <w:rFonts w:asciiTheme="majorBidi" w:hAnsiTheme="majorBidi" w:cstheme="majorBidi"/>
                <w:color w:val="000000" w:themeColor="text1"/>
                <w:sz w:val="22"/>
                <w:szCs w:val="22"/>
              </w:rPr>
            </w:rPrChange>
          </w:rPr>
          <w:delText xml:space="preserve">edge-cloud </w:delText>
        </w:r>
        <w:r w:rsidR="00E422B2" w:rsidRPr="00A230EE" w:rsidDel="007377B0">
          <w:rPr>
            <w:rFonts w:asciiTheme="majorBidi" w:hAnsiTheme="majorBidi" w:cstheme="majorBidi"/>
            <w:color w:val="000000" w:themeColor="text1"/>
            <w:sz w:val="22"/>
            <w:szCs w:val="22"/>
            <w:highlight w:val="red"/>
            <w:rPrChange w:id="164" w:author="Mohanad Alemam" w:date="2026-07-06T11:25:00Z" w16du:dateUtc="2026-07-06T10:25:00Z">
              <w:rPr>
                <w:rFonts w:asciiTheme="majorBidi" w:hAnsiTheme="majorBidi" w:cstheme="majorBidi"/>
                <w:color w:val="000000" w:themeColor="text1"/>
                <w:sz w:val="22"/>
                <w:szCs w:val="22"/>
              </w:rPr>
            </w:rPrChange>
          </w:rPr>
          <w:delText>setup</w:delText>
        </w:r>
        <w:r w:rsidRPr="00A230EE" w:rsidDel="007377B0">
          <w:rPr>
            <w:rFonts w:asciiTheme="majorBidi" w:hAnsiTheme="majorBidi" w:cstheme="majorBidi"/>
            <w:color w:val="000000" w:themeColor="text1"/>
            <w:sz w:val="22"/>
            <w:szCs w:val="22"/>
            <w:highlight w:val="red"/>
            <w:rPrChange w:id="165" w:author="Mohanad Alemam" w:date="2026-07-06T11:25:00Z" w16du:dateUtc="2026-07-06T10:25:00Z">
              <w:rPr>
                <w:rFonts w:asciiTheme="majorBidi" w:hAnsiTheme="majorBidi" w:cstheme="majorBidi"/>
                <w:color w:val="000000" w:themeColor="text1"/>
                <w:sz w:val="22"/>
                <w:szCs w:val="22"/>
              </w:rPr>
            </w:rPrChange>
          </w:rPr>
          <w:delText xml:space="preserve">, designed </w:delText>
        </w:r>
        <w:r w:rsidR="00E422B2" w:rsidRPr="00A230EE" w:rsidDel="007377B0">
          <w:rPr>
            <w:rFonts w:asciiTheme="majorBidi" w:hAnsiTheme="majorBidi" w:cstheme="majorBidi"/>
            <w:color w:val="000000" w:themeColor="text1"/>
            <w:sz w:val="22"/>
            <w:szCs w:val="22"/>
            <w:highlight w:val="red"/>
            <w:rPrChange w:id="166" w:author="Mohanad Alemam" w:date="2026-07-06T11:25:00Z" w16du:dateUtc="2026-07-06T10:25:00Z">
              <w:rPr>
                <w:rFonts w:asciiTheme="majorBidi" w:hAnsiTheme="majorBidi" w:cstheme="majorBidi"/>
                <w:color w:val="000000" w:themeColor="text1"/>
                <w:sz w:val="22"/>
                <w:szCs w:val="22"/>
              </w:rPr>
            </w:rPrChange>
          </w:rPr>
          <w:delText>for</w:delText>
        </w:r>
        <w:r w:rsidRPr="00A230EE" w:rsidDel="007377B0">
          <w:rPr>
            <w:rFonts w:asciiTheme="majorBidi" w:hAnsiTheme="majorBidi" w:cstheme="majorBidi"/>
            <w:color w:val="000000" w:themeColor="text1"/>
            <w:sz w:val="22"/>
            <w:szCs w:val="22"/>
            <w:highlight w:val="red"/>
            <w:rPrChange w:id="167" w:author="Mohanad Alemam" w:date="2026-07-06T11:25:00Z" w16du:dateUtc="2026-07-06T10:25:00Z">
              <w:rPr>
                <w:rFonts w:asciiTheme="majorBidi" w:hAnsiTheme="majorBidi" w:cstheme="majorBidi"/>
                <w:color w:val="000000" w:themeColor="text1"/>
                <w:sz w:val="22"/>
                <w:szCs w:val="22"/>
              </w:rPr>
            </w:rPrChange>
          </w:rPr>
          <w:delText xml:space="preserve"> </w:delText>
        </w:r>
        <w:r w:rsidR="003110EA" w:rsidRPr="00A230EE" w:rsidDel="007377B0">
          <w:rPr>
            <w:rFonts w:asciiTheme="majorBidi" w:hAnsiTheme="majorBidi" w:cstheme="majorBidi"/>
            <w:color w:val="000000" w:themeColor="text1"/>
            <w:sz w:val="22"/>
            <w:szCs w:val="22"/>
            <w:highlight w:val="red"/>
            <w:rPrChange w:id="168" w:author="Mohanad Alemam" w:date="2026-07-06T11:25:00Z" w16du:dateUtc="2026-07-06T10:25:00Z">
              <w:rPr>
                <w:rFonts w:asciiTheme="majorBidi" w:hAnsiTheme="majorBidi" w:cstheme="majorBidi"/>
                <w:color w:val="000000" w:themeColor="text1"/>
                <w:sz w:val="22"/>
                <w:szCs w:val="22"/>
              </w:rPr>
            </w:rPrChange>
          </w:rPr>
          <w:delText xml:space="preserve">motion/change </w:delText>
        </w:r>
        <w:r w:rsidR="00C74FF3" w:rsidRPr="00A230EE" w:rsidDel="007377B0">
          <w:rPr>
            <w:rFonts w:asciiTheme="majorBidi" w:hAnsiTheme="majorBidi" w:cstheme="majorBidi"/>
            <w:color w:val="000000" w:themeColor="text1"/>
            <w:sz w:val="22"/>
            <w:szCs w:val="22"/>
            <w:highlight w:val="red"/>
            <w:rPrChange w:id="169" w:author="Mohanad Alemam" w:date="2026-07-06T11:25:00Z" w16du:dateUtc="2026-07-06T10:25:00Z">
              <w:rPr>
                <w:rFonts w:asciiTheme="majorBidi" w:hAnsiTheme="majorBidi" w:cstheme="majorBidi"/>
                <w:color w:val="000000" w:themeColor="text1"/>
                <w:sz w:val="22"/>
                <w:szCs w:val="22"/>
              </w:rPr>
            </w:rPrChange>
          </w:rPr>
          <w:delText>awareness, low bandwidth dependency, low latency</w:delText>
        </w:r>
        <w:r w:rsidRPr="00A230EE" w:rsidDel="007377B0">
          <w:rPr>
            <w:rFonts w:asciiTheme="majorBidi" w:hAnsiTheme="majorBidi" w:cstheme="majorBidi"/>
            <w:color w:val="000000" w:themeColor="text1"/>
            <w:sz w:val="22"/>
            <w:szCs w:val="22"/>
            <w:highlight w:val="red"/>
            <w:rPrChange w:id="170" w:author="Mohanad Alemam" w:date="2026-07-06T11:25:00Z" w16du:dateUtc="2026-07-06T10:25:00Z">
              <w:rPr>
                <w:rFonts w:asciiTheme="majorBidi" w:hAnsiTheme="majorBidi" w:cstheme="majorBidi"/>
                <w:color w:val="000000" w:themeColor="text1"/>
                <w:sz w:val="22"/>
                <w:szCs w:val="22"/>
              </w:rPr>
            </w:rPrChange>
          </w:rPr>
          <w:delText xml:space="preserve">, near real-time </w:delText>
        </w:r>
        <w:r w:rsidR="00E422B2" w:rsidRPr="00A230EE" w:rsidDel="007377B0">
          <w:rPr>
            <w:rFonts w:asciiTheme="majorBidi" w:hAnsiTheme="majorBidi" w:cstheme="majorBidi"/>
            <w:color w:val="000000" w:themeColor="text1"/>
            <w:sz w:val="22"/>
            <w:szCs w:val="22"/>
            <w:highlight w:val="red"/>
            <w:rPrChange w:id="171" w:author="Mohanad Alemam" w:date="2026-07-06T11:25:00Z" w16du:dateUtc="2026-07-06T10:25:00Z">
              <w:rPr>
                <w:rFonts w:asciiTheme="majorBidi" w:hAnsiTheme="majorBidi" w:cstheme="majorBidi"/>
                <w:color w:val="000000" w:themeColor="text1"/>
                <w:sz w:val="22"/>
                <w:szCs w:val="22"/>
              </w:rPr>
            </w:rPrChange>
          </w:rPr>
          <w:delText>detection</w:delText>
        </w:r>
        <w:r w:rsidR="00C74FF3" w:rsidRPr="00A230EE" w:rsidDel="007377B0">
          <w:rPr>
            <w:rFonts w:asciiTheme="majorBidi" w:hAnsiTheme="majorBidi" w:cstheme="majorBidi"/>
            <w:color w:val="000000" w:themeColor="text1"/>
            <w:sz w:val="22"/>
            <w:szCs w:val="22"/>
            <w:highlight w:val="red"/>
            <w:rPrChange w:id="172" w:author="Mohanad Alemam" w:date="2026-07-06T11:25:00Z" w16du:dateUtc="2026-07-06T10:25:00Z">
              <w:rPr>
                <w:rFonts w:asciiTheme="majorBidi" w:hAnsiTheme="majorBidi" w:cstheme="majorBidi"/>
                <w:color w:val="000000" w:themeColor="text1"/>
                <w:sz w:val="22"/>
                <w:szCs w:val="22"/>
              </w:rPr>
            </w:rPrChange>
          </w:rPr>
          <w:delText>, and</w:delText>
        </w:r>
        <w:r w:rsidR="00E422B2" w:rsidRPr="00A230EE" w:rsidDel="007377B0">
          <w:rPr>
            <w:rFonts w:asciiTheme="majorBidi" w:hAnsiTheme="majorBidi" w:cstheme="majorBidi"/>
            <w:color w:val="000000" w:themeColor="text1"/>
            <w:sz w:val="22"/>
            <w:szCs w:val="22"/>
            <w:highlight w:val="red"/>
            <w:rPrChange w:id="173" w:author="Mohanad Alemam" w:date="2026-07-06T11:25:00Z" w16du:dateUtc="2026-07-06T10:25:00Z">
              <w:rPr>
                <w:rFonts w:asciiTheme="majorBidi" w:hAnsiTheme="majorBidi" w:cstheme="majorBidi"/>
                <w:color w:val="000000" w:themeColor="text1"/>
                <w:sz w:val="22"/>
                <w:szCs w:val="22"/>
              </w:rPr>
            </w:rPrChange>
          </w:rPr>
          <w:delText xml:space="preserve"> </w:delText>
        </w:r>
        <w:r w:rsidR="00C74FF3" w:rsidRPr="00A230EE" w:rsidDel="007377B0">
          <w:rPr>
            <w:rFonts w:asciiTheme="majorBidi" w:hAnsiTheme="majorBidi" w:cstheme="majorBidi"/>
            <w:color w:val="000000" w:themeColor="text1"/>
            <w:sz w:val="22"/>
            <w:szCs w:val="22"/>
            <w:highlight w:val="red"/>
            <w:rPrChange w:id="174" w:author="Mohanad Alemam" w:date="2026-07-06T11:25:00Z" w16du:dateUtc="2026-07-06T10:25:00Z">
              <w:rPr>
                <w:rFonts w:asciiTheme="majorBidi" w:hAnsiTheme="majorBidi" w:cstheme="majorBidi"/>
                <w:color w:val="000000" w:themeColor="text1"/>
                <w:sz w:val="22"/>
                <w:szCs w:val="22"/>
              </w:rPr>
            </w:rPrChange>
          </w:rPr>
          <w:delText>privac</w:delText>
        </w:r>
        <w:r w:rsidRPr="00A230EE" w:rsidDel="007377B0">
          <w:rPr>
            <w:rFonts w:asciiTheme="majorBidi" w:hAnsiTheme="majorBidi" w:cstheme="majorBidi"/>
            <w:color w:val="000000" w:themeColor="text1"/>
            <w:sz w:val="22"/>
            <w:szCs w:val="22"/>
            <w:highlight w:val="red"/>
            <w:rPrChange w:id="175" w:author="Mohanad Alemam" w:date="2026-07-06T11:25:00Z" w16du:dateUtc="2026-07-06T10:25:00Z">
              <w:rPr>
                <w:rFonts w:asciiTheme="majorBidi" w:hAnsiTheme="majorBidi" w:cstheme="majorBidi"/>
                <w:color w:val="000000" w:themeColor="text1"/>
                <w:sz w:val="22"/>
                <w:szCs w:val="22"/>
              </w:rPr>
            </w:rPrChange>
          </w:rPr>
          <w:delText>y</w:delText>
        </w:r>
        <w:r w:rsidR="00E422B2" w:rsidRPr="00A230EE" w:rsidDel="007377B0">
          <w:rPr>
            <w:rFonts w:asciiTheme="majorBidi" w:hAnsiTheme="majorBidi" w:cstheme="majorBidi"/>
            <w:color w:val="000000" w:themeColor="text1"/>
            <w:sz w:val="22"/>
            <w:szCs w:val="22"/>
            <w:highlight w:val="red"/>
            <w:rPrChange w:id="176" w:author="Mohanad Alemam" w:date="2026-07-06T11:25:00Z" w16du:dateUtc="2026-07-06T10:25:00Z">
              <w:rPr>
                <w:rFonts w:asciiTheme="majorBidi" w:hAnsiTheme="majorBidi" w:cstheme="majorBidi"/>
                <w:color w:val="000000" w:themeColor="text1"/>
                <w:sz w:val="22"/>
                <w:szCs w:val="22"/>
              </w:rPr>
            </w:rPrChange>
          </w:rPr>
          <w:delText xml:space="preserve"> preservation</w:delText>
        </w:r>
        <w:r w:rsidR="000839C7" w:rsidRPr="00A230EE" w:rsidDel="007377B0">
          <w:rPr>
            <w:rFonts w:asciiTheme="majorBidi" w:hAnsiTheme="majorBidi" w:cstheme="majorBidi"/>
            <w:color w:val="000000" w:themeColor="text1"/>
            <w:sz w:val="22"/>
            <w:szCs w:val="22"/>
            <w:highlight w:val="red"/>
            <w:rPrChange w:id="177" w:author="Mohanad Alemam" w:date="2026-07-06T11:25:00Z" w16du:dateUtc="2026-07-06T10:25:00Z">
              <w:rPr>
                <w:rFonts w:asciiTheme="majorBidi" w:hAnsiTheme="majorBidi" w:cstheme="majorBidi"/>
                <w:color w:val="000000" w:themeColor="text1"/>
                <w:sz w:val="22"/>
                <w:szCs w:val="22"/>
              </w:rPr>
            </w:rPrChange>
          </w:rPr>
          <w:delText>.</w:delText>
        </w:r>
        <w:r w:rsidRPr="00A230EE" w:rsidDel="007377B0">
          <w:rPr>
            <w:rFonts w:asciiTheme="majorBidi" w:hAnsiTheme="majorBidi" w:cstheme="majorBidi"/>
            <w:color w:val="000000" w:themeColor="text1"/>
            <w:sz w:val="22"/>
            <w:szCs w:val="22"/>
            <w:highlight w:val="red"/>
            <w:rPrChange w:id="178" w:author="Mohanad Alemam" w:date="2026-07-06T11:25:00Z" w16du:dateUtc="2026-07-06T10:25:00Z">
              <w:rPr>
                <w:rFonts w:asciiTheme="majorBidi" w:hAnsiTheme="majorBidi" w:cstheme="majorBidi"/>
                <w:color w:val="000000" w:themeColor="text1"/>
                <w:sz w:val="22"/>
                <w:szCs w:val="22"/>
              </w:rPr>
            </w:rPrChange>
          </w:rPr>
          <w:delText xml:space="preserve"> It </w:delText>
        </w:r>
        <w:r w:rsidR="009F4475" w:rsidRPr="00A230EE" w:rsidDel="007377B0">
          <w:rPr>
            <w:rFonts w:asciiTheme="majorBidi" w:hAnsiTheme="majorBidi" w:cstheme="majorBidi"/>
            <w:b/>
            <w:bCs/>
            <w:i/>
            <w:iCs/>
            <w:color w:val="000000" w:themeColor="text1"/>
            <w:sz w:val="22"/>
            <w:szCs w:val="22"/>
            <w:highlight w:val="red"/>
            <w:rPrChange w:id="179" w:author="Mohanad Alemam" w:date="2026-07-06T11:25:00Z" w16du:dateUtc="2026-07-06T10:25:00Z">
              <w:rPr>
                <w:rFonts w:asciiTheme="majorBidi" w:hAnsiTheme="majorBidi" w:cstheme="majorBidi"/>
                <w:b/>
                <w:bCs/>
                <w:i/>
                <w:iCs/>
                <w:color w:val="000000" w:themeColor="text1"/>
                <w:sz w:val="22"/>
                <w:szCs w:val="22"/>
              </w:rPr>
            </w:rPrChange>
          </w:rPr>
          <w:delText>incorporates a scene-aware orchestrator</w:delText>
        </w:r>
        <w:r w:rsidR="00A42CFA" w:rsidRPr="00A230EE" w:rsidDel="007377B0">
          <w:rPr>
            <w:rFonts w:asciiTheme="majorBidi" w:hAnsiTheme="majorBidi" w:cstheme="majorBidi"/>
            <w:color w:val="000000" w:themeColor="text1"/>
            <w:sz w:val="22"/>
            <w:szCs w:val="22"/>
            <w:highlight w:val="red"/>
            <w:rPrChange w:id="180" w:author="Mohanad Alemam" w:date="2026-07-06T11:25:00Z" w16du:dateUtc="2026-07-06T10:25:00Z">
              <w:rPr>
                <w:rFonts w:asciiTheme="majorBidi" w:hAnsiTheme="majorBidi" w:cstheme="majorBidi"/>
                <w:color w:val="000000" w:themeColor="text1"/>
                <w:sz w:val="22"/>
                <w:szCs w:val="22"/>
              </w:rPr>
            </w:rPrChange>
          </w:rPr>
          <w:delText xml:space="preserve">, the </w:delText>
        </w:r>
        <w:r w:rsidR="009A05D6" w:rsidRPr="00A230EE" w:rsidDel="007377B0">
          <w:rPr>
            <w:rFonts w:asciiTheme="majorBidi" w:hAnsiTheme="majorBidi" w:cstheme="majorBidi"/>
            <w:color w:val="000000" w:themeColor="text1"/>
            <w:sz w:val="22"/>
            <w:szCs w:val="22"/>
            <w:highlight w:val="red"/>
            <w:rPrChange w:id="181" w:author="Mohanad Alemam" w:date="2026-07-06T11:25:00Z" w16du:dateUtc="2026-07-06T10:25:00Z">
              <w:rPr>
                <w:rFonts w:asciiTheme="majorBidi" w:hAnsiTheme="majorBidi" w:cstheme="majorBidi"/>
                <w:color w:val="000000" w:themeColor="text1"/>
                <w:sz w:val="22"/>
                <w:szCs w:val="22"/>
              </w:rPr>
            </w:rPrChange>
          </w:rPr>
          <w:delText xml:space="preserve">edge decodes the video, pre-processes </w:delText>
        </w:r>
        <w:r w:rsidR="00243B63" w:rsidRPr="00A230EE" w:rsidDel="007377B0">
          <w:rPr>
            <w:rFonts w:asciiTheme="majorBidi" w:hAnsiTheme="majorBidi" w:cstheme="majorBidi"/>
            <w:color w:val="000000" w:themeColor="text1"/>
            <w:sz w:val="22"/>
            <w:szCs w:val="22"/>
            <w:highlight w:val="red"/>
            <w:rPrChange w:id="182" w:author="Mohanad Alemam" w:date="2026-07-06T11:25:00Z" w16du:dateUtc="2026-07-06T10:25:00Z">
              <w:rPr>
                <w:rFonts w:asciiTheme="majorBidi" w:hAnsiTheme="majorBidi" w:cstheme="majorBidi"/>
                <w:color w:val="000000" w:themeColor="text1"/>
                <w:sz w:val="22"/>
                <w:szCs w:val="22"/>
              </w:rPr>
            </w:rPrChange>
          </w:rPr>
          <w:delText xml:space="preserve">frames </w:delText>
        </w:r>
        <w:r w:rsidR="009A05D6" w:rsidRPr="00A230EE" w:rsidDel="007377B0">
          <w:rPr>
            <w:rFonts w:asciiTheme="majorBidi" w:hAnsiTheme="majorBidi" w:cstheme="majorBidi"/>
            <w:color w:val="000000" w:themeColor="text1"/>
            <w:sz w:val="22"/>
            <w:szCs w:val="22"/>
            <w:highlight w:val="red"/>
            <w:rPrChange w:id="183" w:author="Mohanad Alemam" w:date="2026-07-06T11:25:00Z" w16du:dateUtc="2026-07-06T10:25:00Z">
              <w:rPr>
                <w:rFonts w:asciiTheme="majorBidi" w:hAnsiTheme="majorBidi" w:cstheme="majorBidi"/>
                <w:color w:val="000000" w:themeColor="text1"/>
                <w:sz w:val="22"/>
                <w:szCs w:val="22"/>
              </w:rPr>
            </w:rPrChange>
          </w:rPr>
          <w:delText>(resize and greyscale conversion), and filters them using a heuristic change/motion</w:delText>
        </w:r>
        <w:r w:rsidR="00243B63" w:rsidRPr="00A230EE" w:rsidDel="007377B0">
          <w:rPr>
            <w:rFonts w:asciiTheme="majorBidi" w:hAnsiTheme="majorBidi" w:cstheme="majorBidi"/>
            <w:color w:val="000000" w:themeColor="text1"/>
            <w:sz w:val="22"/>
            <w:szCs w:val="22"/>
            <w:highlight w:val="red"/>
            <w:rPrChange w:id="184" w:author="Mohanad Alemam" w:date="2026-07-06T11:25:00Z" w16du:dateUtc="2026-07-06T10:25:00Z">
              <w:rPr>
                <w:rFonts w:asciiTheme="majorBidi" w:hAnsiTheme="majorBidi" w:cstheme="majorBidi"/>
                <w:color w:val="000000" w:themeColor="text1"/>
                <w:sz w:val="22"/>
                <w:szCs w:val="22"/>
              </w:rPr>
            </w:rPrChange>
          </w:rPr>
          <w:delText xml:space="preserve"> detector.</w:delText>
        </w:r>
        <w:r w:rsidR="00CD00E8" w:rsidRPr="00A230EE" w:rsidDel="007377B0">
          <w:rPr>
            <w:rFonts w:asciiTheme="majorBidi" w:hAnsiTheme="majorBidi" w:cstheme="majorBidi"/>
            <w:color w:val="000000" w:themeColor="text1"/>
            <w:sz w:val="22"/>
            <w:szCs w:val="22"/>
            <w:highlight w:val="red"/>
            <w:rPrChange w:id="185" w:author="Mohanad Alemam" w:date="2026-07-06T11:25:00Z" w16du:dateUtc="2026-07-06T10:25:00Z">
              <w:rPr>
                <w:rFonts w:asciiTheme="majorBidi" w:hAnsiTheme="majorBidi" w:cstheme="majorBidi"/>
                <w:color w:val="000000" w:themeColor="text1"/>
                <w:sz w:val="22"/>
                <w:szCs w:val="22"/>
              </w:rPr>
            </w:rPrChange>
          </w:rPr>
          <w:delText xml:space="preserve"> A</w:delText>
        </w:r>
        <w:r w:rsidR="00243B63" w:rsidRPr="00A230EE" w:rsidDel="007377B0">
          <w:rPr>
            <w:rFonts w:asciiTheme="majorBidi" w:hAnsiTheme="majorBidi" w:cstheme="majorBidi"/>
            <w:color w:val="000000" w:themeColor="text1"/>
            <w:sz w:val="22"/>
            <w:szCs w:val="22"/>
            <w:highlight w:val="red"/>
            <w:rPrChange w:id="186" w:author="Mohanad Alemam" w:date="2026-07-06T11:25:00Z" w16du:dateUtc="2026-07-06T10:25:00Z">
              <w:rPr>
                <w:rFonts w:asciiTheme="majorBidi" w:hAnsiTheme="majorBidi" w:cstheme="majorBidi"/>
                <w:color w:val="000000" w:themeColor="text1"/>
                <w:sz w:val="22"/>
                <w:szCs w:val="22"/>
              </w:rPr>
            </w:rPrChange>
          </w:rPr>
          <w:delText xml:space="preserve"> lightweight </w:delText>
        </w:r>
        <w:r w:rsidR="00CD00E8" w:rsidRPr="00A230EE" w:rsidDel="007377B0">
          <w:rPr>
            <w:rFonts w:asciiTheme="majorBidi" w:hAnsiTheme="majorBidi" w:cstheme="majorBidi"/>
            <w:color w:val="000000" w:themeColor="text1"/>
            <w:sz w:val="22"/>
            <w:szCs w:val="22"/>
            <w:highlight w:val="red"/>
            <w:rPrChange w:id="187" w:author="Mohanad Alemam" w:date="2026-07-06T11:25:00Z" w16du:dateUtc="2026-07-06T10:25:00Z">
              <w:rPr>
                <w:rFonts w:asciiTheme="majorBidi" w:hAnsiTheme="majorBidi" w:cstheme="majorBidi"/>
                <w:color w:val="000000" w:themeColor="text1"/>
                <w:sz w:val="22"/>
                <w:szCs w:val="22"/>
              </w:rPr>
            </w:rPrChange>
          </w:rPr>
          <w:delText xml:space="preserve">on-edge </w:delText>
        </w:r>
        <w:r w:rsidR="00243B63" w:rsidRPr="00A230EE" w:rsidDel="007377B0">
          <w:rPr>
            <w:rFonts w:asciiTheme="majorBidi" w:hAnsiTheme="majorBidi" w:cstheme="majorBidi"/>
            <w:color w:val="000000" w:themeColor="text1"/>
            <w:sz w:val="22"/>
            <w:szCs w:val="22"/>
            <w:highlight w:val="red"/>
            <w:rPrChange w:id="188" w:author="Mohanad Alemam" w:date="2026-07-06T11:25:00Z" w16du:dateUtc="2026-07-06T10:25:00Z">
              <w:rPr>
                <w:rFonts w:asciiTheme="majorBidi" w:hAnsiTheme="majorBidi" w:cstheme="majorBidi"/>
                <w:color w:val="000000" w:themeColor="text1"/>
                <w:sz w:val="22"/>
                <w:szCs w:val="22"/>
              </w:rPr>
            </w:rPrChange>
          </w:rPr>
          <w:delText>object detector</w:delText>
        </w:r>
        <w:r w:rsidR="008F268F" w:rsidRPr="00A230EE" w:rsidDel="007377B0">
          <w:rPr>
            <w:rFonts w:asciiTheme="majorBidi" w:hAnsiTheme="majorBidi" w:cstheme="majorBidi"/>
            <w:color w:val="000000" w:themeColor="text1"/>
            <w:sz w:val="22"/>
            <w:szCs w:val="22"/>
            <w:highlight w:val="red"/>
            <w:rPrChange w:id="189" w:author="Mohanad Alemam" w:date="2026-07-06T11:25:00Z" w16du:dateUtc="2026-07-06T10:25:00Z">
              <w:rPr>
                <w:rFonts w:asciiTheme="majorBidi" w:hAnsiTheme="majorBidi" w:cstheme="majorBidi"/>
                <w:color w:val="000000" w:themeColor="text1"/>
                <w:sz w:val="22"/>
                <w:szCs w:val="22"/>
              </w:rPr>
            </w:rPrChange>
          </w:rPr>
          <w:delText xml:space="preserve"> conducts inference </w:delText>
        </w:r>
        <w:r w:rsidR="00243B63" w:rsidRPr="00A230EE" w:rsidDel="007377B0">
          <w:rPr>
            <w:rFonts w:asciiTheme="majorBidi" w:hAnsiTheme="majorBidi" w:cstheme="majorBidi"/>
            <w:color w:val="000000" w:themeColor="text1"/>
            <w:sz w:val="22"/>
            <w:szCs w:val="22"/>
            <w:highlight w:val="red"/>
            <w:rPrChange w:id="190" w:author="Mohanad Alemam" w:date="2026-07-06T11:25:00Z" w16du:dateUtc="2026-07-06T10:25:00Z">
              <w:rPr>
                <w:rFonts w:asciiTheme="majorBidi" w:hAnsiTheme="majorBidi" w:cstheme="majorBidi"/>
                <w:color w:val="000000" w:themeColor="text1"/>
                <w:sz w:val="22"/>
                <w:szCs w:val="22"/>
              </w:rPr>
            </w:rPrChange>
          </w:rPr>
          <w:delText xml:space="preserve">and selectively/conditionally offloads frames to the cloud. The cloud runs </w:delText>
        </w:r>
        <w:r w:rsidR="009044AA" w:rsidRPr="00A230EE" w:rsidDel="007377B0">
          <w:rPr>
            <w:rFonts w:asciiTheme="majorBidi" w:hAnsiTheme="majorBidi" w:cstheme="majorBidi"/>
            <w:color w:val="000000" w:themeColor="text1"/>
            <w:sz w:val="22"/>
            <w:szCs w:val="22"/>
            <w:highlight w:val="red"/>
            <w:rPrChange w:id="191" w:author="Mohanad Alemam" w:date="2026-07-06T11:25:00Z" w16du:dateUtc="2026-07-06T10:25:00Z">
              <w:rPr>
                <w:rFonts w:asciiTheme="majorBidi" w:hAnsiTheme="majorBidi" w:cstheme="majorBidi"/>
                <w:color w:val="000000" w:themeColor="text1"/>
                <w:sz w:val="22"/>
                <w:szCs w:val="22"/>
              </w:rPr>
            </w:rPrChange>
          </w:rPr>
          <w:delText xml:space="preserve">inference using </w:delText>
        </w:r>
        <w:r w:rsidR="00243B63" w:rsidRPr="00A230EE" w:rsidDel="007377B0">
          <w:rPr>
            <w:rFonts w:asciiTheme="majorBidi" w:hAnsiTheme="majorBidi" w:cstheme="majorBidi"/>
            <w:color w:val="000000" w:themeColor="text1"/>
            <w:sz w:val="22"/>
            <w:szCs w:val="22"/>
            <w:highlight w:val="red"/>
            <w:rPrChange w:id="192" w:author="Mohanad Alemam" w:date="2026-07-06T11:25:00Z" w16du:dateUtc="2026-07-06T10:25:00Z">
              <w:rPr>
                <w:rFonts w:asciiTheme="majorBidi" w:hAnsiTheme="majorBidi" w:cstheme="majorBidi"/>
                <w:color w:val="000000" w:themeColor="text1"/>
                <w:sz w:val="22"/>
                <w:szCs w:val="22"/>
              </w:rPr>
            </w:rPrChange>
          </w:rPr>
          <w:delText xml:space="preserve">a more capable/accurate model through a Flask API; and returns results. Concurrently a small metrics aggregator collects and writes </w:delText>
        </w:r>
        <w:r w:rsidR="00404A28" w:rsidRPr="00A230EE" w:rsidDel="007377B0">
          <w:rPr>
            <w:rFonts w:asciiTheme="majorBidi" w:hAnsiTheme="majorBidi" w:cstheme="majorBidi"/>
            <w:color w:val="000000" w:themeColor="text1"/>
            <w:sz w:val="22"/>
            <w:szCs w:val="22"/>
            <w:highlight w:val="red"/>
            <w:rPrChange w:id="193" w:author="Mohanad Alemam" w:date="2026-07-06T11:25:00Z" w16du:dateUtc="2026-07-06T10:25:00Z">
              <w:rPr>
                <w:rFonts w:asciiTheme="majorBidi" w:hAnsiTheme="majorBidi" w:cstheme="majorBidi"/>
                <w:color w:val="000000" w:themeColor="text1"/>
                <w:sz w:val="22"/>
                <w:szCs w:val="22"/>
              </w:rPr>
            </w:rPrChange>
          </w:rPr>
          <w:delText xml:space="preserve">metrics </w:delText>
        </w:r>
        <w:r w:rsidR="00243B63" w:rsidRPr="00A230EE" w:rsidDel="007377B0">
          <w:rPr>
            <w:rFonts w:asciiTheme="majorBidi" w:hAnsiTheme="majorBidi" w:cstheme="majorBidi"/>
            <w:color w:val="000000" w:themeColor="text1"/>
            <w:sz w:val="22"/>
            <w:szCs w:val="22"/>
            <w:highlight w:val="red"/>
            <w:rPrChange w:id="194" w:author="Mohanad Alemam" w:date="2026-07-06T11:25:00Z" w16du:dateUtc="2026-07-06T10:25:00Z">
              <w:rPr>
                <w:rFonts w:asciiTheme="majorBidi" w:hAnsiTheme="majorBidi" w:cstheme="majorBidi"/>
                <w:color w:val="000000" w:themeColor="text1"/>
                <w:sz w:val="22"/>
                <w:szCs w:val="22"/>
              </w:rPr>
            </w:rPrChange>
          </w:rPr>
          <w:delText>as JSON snapshots.</w:delText>
        </w:r>
      </w:del>
      <w:r w:rsidR="00243B63" w:rsidRPr="00A230EE">
        <w:rPr>
          <w:rFonts w:asciiTheme="majorBidi" w:hAnsiTheme="majorBidi" w:cstheme="majorBidi"/>
          <w:color w:val="000000" w:themeColor="text1"/>
          <w:sz w:val="22"/>
          <w:szCs w:val="22"/>
        </w:rPr>
        <w:t xml:space="preserve"> </w:t>
      </w:r>
      <w:moveFromRangeStart w:id="195" w:author="Mohanad Alemam" w:date="2026-07-06T11:16:00Z" w:name="move234229008"/>
      <w:moveFrom w:id="196" w:author="Mohanad Alemam" w:date="2026-07-06T11:16:00Z" w16du:dateUtc="2026-07-06T10:16:00Z">
        <w:r w:rsidR="0045644A" w:rsidRPr="00A230EE" w:rsidDel="007377B0">
          <w:rPr>
            <w:rFonts w:asciiTheme="majorBidi" w:hAnsiTheme="majorBidi" w:cstheme="majorBidi"/>
            <w:noProof/>
            <w:sz w:val="22"/>
            <w:szCs w:val="22"/>
          </w:rPr>
          <mc:AlternateContent>
            <mc:Choice Requires="wps">
              <w:drawing>
                <wp:inline distT="0" distB="0" distL="0" distR="0" wp14:anchorId="30FED055" wp14:editId="2E892D2A">
                  <wp:extent cx="6671463" cy="266065"/>
                  <wp:effectExtent l="0" t="0" r="0" b="635"/>
                  <wp:docPr id="980856112" name="Text Box 1"/>
                  <wp:cNvGraphicFramePr/>
                  <a:graphic xmlns:a="http://schemas.openxmlformats.org/drawingml/2006/main">
                    <a:graphicData uri="http://schemas.microsoft.com/office/word/2010/wordprocessingShape">
                      <wps:wsp>
                        <wps:cNvSpPr txBox="1"/>
                        <wps:spPr>
                          <a:xfrm>
                            <a:off x="0" y="0"/>
                            <a:ext cx="6671463" cy="266065"/>
                          </a:xfrm>
                          <a:prstGeom prst="rect">
                            <a:avLst/>
                          </a:prstGeom>
                          <a:solidFill>
                            <a:prstClr val="white"/>
                          </a:solidFill>
                          <a:ln>
                            <a:noFill/>
                          </a:ln>
                        </wps:spPr>
                        <wps:txbx>
                          <w:txbxContent>
                            <w:p w14:paraId="2D0FD9ED" w14:textId="43A73A7A" w:rsidR="004A4C03" w:rsidRPr="002D3247" w:rsidRDefault="004A4C03" w:rsidP="00F766F1">
                              <w:pPr>
                                <w:pStyle w:val="Caption"/>
                                <w:jc w:val="both"/>
                                <w:rPr>
                                  <w:rFonts w:asciiTheme="majorBidi" w:hAnsiTheme="majorBidi" w:cstheme="majorBidi"/>
                                  <w:i w:val="0"/>
                                  <w:iCs w:val="0"/>
                                  <w:noProof/>
                                  <w:color w:val="9F4110" w:themeColor="accent2" w:themeShade="BF"/>
                                  <w:sz w:val="20"/>
                                  <w:szCs w:val="20"/>
                                </w:rPr>
                              </w:pPr>
                              <w:r w:rsidRPr="002D3247">
                                <w:rPr>
                                  <w:rFonts w:asciiTheme="majorBidi" w:hAnsiTheme="majorBidi" w:cstheme="majorBidi"/>
                                  <w:i w:val="0"/>
                                  <w:iCs w:val="0"/>
                                  <w:sz w:val="16"/>
                                  <w:szCs w:val="16"/>
                                </w:rPr>
                                <w:t xml:space="preserve">Figure </w:t>
                              </w:r>
                              <w:r w:rsidR="002D3247" w:rsidRPr="002D3247">
                                <w:rPr>
                                  <w:rFonts w:asciiTheme="majorBidi" w:hAnsiTheme="majorBidi" w:cstheme="majorBidi"/>
                                  <w:i w:val="0"/>
                                  <w:iCs w:val="0"/>
                                  <w:sz w:val="16"/>
                                  <w:szCs w:val="16"/>
                                </w:rPr>
                                <w:t>1</w:t>
                              </w:r>
                              <w:r w:rsidRPr="002D3247">
                                <w:rPr>
                                  <w:rFonts w:asciiTheme="majorBidi" w:hAnsiTheme="majorBidi" w:cstheme="majorBidi"/>
                                  <w:i w:val="0"/>
                                  <w:iCs w:val="0"/>
                                  <w:sz w:val="16"/>
                                  <w:szCs w:val="16"/>
                                  <w:lang w:val="en-US"/>
                                </w:rPr>
                                <w:t>:</w:t>
                              </w:r>
                              <w:r w:rsidR="002D3247" w:rsidRPr="002D3247">
                                <w:rPr>
                                  <w:rFonts w:asciiTheme="majorBidi" w:hAnsiTheme="majorBidi" w:cstheme="majorBidi"/>
                                  <w:i w:val="0"/>
                                  <w:iCs w:val="0"/>
                                  <w:sz w:val="16"/>
                                  <w:szCs w:val="16"/>
                                  <w:lang w:val="en-US"/>
                                </w:rPr>
                                <w:t xml:space="preserve"> Real-time video analytics </w:t>
                              </w:r>
                              <w:r w:rsidR="000A2740">
                                <w:rPr>
                                  <w:rFonts w:asciiTheme="majorBidi" w:hAnsiTheme="majorBidi" w:cstheme="majorBidi"/>
                                  <w:i w:val="0"/>
                                  <w:iCs w:val="0"/>
                                  <w:sz w:val="16"/>
                                  <w:szCs w:val="16"/>
                                  <w:lang w:val="en-US"/>
                                </w:rPr>
                                <w:t>a</w:t>
                              </w:r>
                              <w:r w:rsidR="002D3247" w:rsidRPr="002D3247">
                                <w:rPr>
                                  <w:rFonts w:asciiTheme="majorBidi" w:hAnsiTheme="majorBidi" w:cstheme="majorBidi"/>
                                  <w:i w:val="0"/>
                                  <w:iCs w:val="0"/>
                                  <w:sz w:val="16"/>
                                  <w:szCs w:val="16"/>
                                  <w:lang w:val="en-US"/>
                                </w:rPr>
                                <w:t>rchitecture incorporating and orchestrator that decodes videos into individual frame, performs preprocessing and conducts on-edge object detection and decides whether to offload frames to the cloud server. An auxiliary live dashboard module that displays KPIs in real-time.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0FED055" id="Text Box 1" o:spid="_x0000_s1027" type="#_x0000_t202" style="width:525.3pt;height:2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" stroked="f">
                  <v:textbox inset="0,0,0,0">
                    <w:txbxContent>
                      <w:p w14:paraId="2D0FD9ED" w14:textId="43A73A7A" w:rsidR="004A4C03" w:rsidRPr="002D3247" w:rsidRDefault="004A4C03" w:rsidP="00F766F1">
                        <w:pPr>
                          <w:pStyle w:val="Caption"/>
                          <w:jc w:val="both"/>
                          <w:rPr>
                            <w:rFonts w:asciiTheme="majorBidi" w:hAnsiTheme="majorBidi" w:cstheme="majorBidi"/>
                            <w:i w:val="0"/>
                            <w:iCs w:val="0"/>
                            <w:noProof/>
                            <w:color w:val="9F4110" w:themeColor="accent2" w:themeShade="BF"/>
                            <w:sz w:val="20"/>
                            <w:szCs w:val="20"/>
                          </w:rPr>
                        </w:pPr>
                        <w:r w:rsidRPr="002D3247">
                          <w:rPr>
                            <w:rFonts w:asciiTheme="majorBidi" w:hAnsiTheme="majorBidi" w:cstheme="majorBidi"/>
                            <w:i w:val="0"/>
                            <w:iCs w:val="0"/>
                            <w:sz w:val="16"/>
                            <w:szCs w:val="16"/>
                          </w:rPr>
                          <w:t xml:space="preserve">Figure </w:t>
                        </w:r>
                        <w:r w:rsidR="002D3247" w:rsidRPr="002D3247">
                          <w:rPr>
                            <w:rFonts w:asciiTheme="majorBidi" w:hAnsiTheme="majorBidi" w:cstheme="majorBidi"/>
                            <w:i w:val="0"/>
                            <w:iCs w:val="0"/>
                            <w:sz w:val="16"/>
                            <w:szCs w:val="16"/>
                          </w:rPr>
                          <w:t>1</w:t>
                        </w:r>
                        <w:r w:rsidRPr="002D3247">
                          <w:rPr>
                            <w:rFonts w:asciiTheme="majorBidi" w:hAnsiTheme="majorBidi" w:cstheme="majorBidi"/>
                            <w:i w:val="0"/>
                            <w:iCs w:val="0"/>
                            <w:sz w:val="16"/>
                            <w:szCs w:val="16"/>
                            <w:lang w:val="en-US"/>
                          </w:rPr>
                          <w:t>:</w:t>
                        </w:r>
                        <w:r w:rsidR="002D3247" w:rsidRPr="002D3247">
                          <w:rPr>
                            <w:rFonts w:asciiTheme="majorBidi" w:hAnsiTheme="majorBidi" w:cstheme="majorBidi"/>
                            <w:i w:val="0"/>
                            <w:iCs w:val="0"/>
                            <w:sz w:val="16"/>
                            <w:szCs w:val="16"/>
                            <w:lang w:val="en-US"/>
                          </w:rPr>
                          <w:t xml:space="preserve"> Real-time video analytics </w:t>
                        </w:r>
                        <w:r w:rsidR="000A2740">
                          <w:rPr>
                            <w:rFonts w:asciiTheme="majorBidi" w:hAnsiTheme="majorBidi" w:cstheme="majorBidi"/>
                            <w:i w:val="0"/>
                            <w:iCs w:val="0"/>
                            <w:sz w:val="16"/>
                            <w:szCs w:val="16"/>
                            <w:lang w:val="en-US"/>
                          </w:rPr>
                          <w:t>a</w:t>
                        </w:r>
                        <w:r w:rsidR="002D3247" w:rsidRPr="002D3247">
                          <w:rPr>
                            <w:rFonts w:asciiTheme="majorBidi" w:hAnsiTheme="majorBidi" w:cstheme="majorBidi"/>
                            <w:i w:val="0"/>
                            <w:iCs w:val="0"/>
                            <w:sz w:val="16"/>
                            <w:szCs w:val="16"/>
                            <w:lang w:val="en-US"/>
                          </w:rPr>
                          <w:t>rchitecture incorporating and orchestrator that decodes videos into individual frame, performs preprocessing and conducts on-edge object detection and decides whether to offload frames to the cloud server. An auxiliary live dashboard module that displays KPIs in real-time.</w:t>
                        </w:r>
                      </w:p>
                    </w:txbxContent>
                  </v:textbox>
                  <w10:anchorlock/>
                </v:shape>
              </w:pict>
            </mc:Fallback>
          </mc:AlternateContent>
        </w:r>
      </w:moveFrom>
      <w:moveFromRangeEnd w:id="195"/>
    </w:p>
    <w:p w14:paraId="3EBAC54D" w14:textId="25BCF88D" w:rsidR="001A669F" w:rsidDel="002C7959" w:rsidRDefault="00243B63" w:rsidP="00A230EE">
      <w:pPr>
        <w:spacing w:beforeLines="40" w:before="96" w:afterLines="40" w:after="96" w:line="360" w:lineRule="auto"/>
        <w:jc w:val="lowKashida"/>
        <w:rPr>
          <w:del w:id="197" w:author="Mohanad Alemam" w:date="2026-07-06T11:16:00Z" w16du:dateUtc="2026-07-06T10:16:00Z"/>
          <w:rFonts w:asciiTheme="majorBidi" w:hAnsiTheme="majorBidi" w:cstheme="majorBidi"/>
          <w:color w:val="000000" w:themeColor="text1"/>
          <w:sz w:val="22"/>
          <w:szCs w:val="22"/>
        </w:rPr>
      </w:pPr>
      <w:del w:id="198" w:author="Mohanad Alemam" w:date="2026-07-06T11:16:00Z" w16du:dateUtc="2026-07-06T10:16:00Z">
        <w:r w:rsidRPr="00A230EE" w:rsidDel="007377B0">
          <w:rPr>
            <w:rFonts w:asciiTheme="majorBidi" w:hAnsiTheme="majorBidi" w:cstheme="majorBidi"/>
            <w:color w:val="000000" w:themeColor="text1"/>
            <w:sz w:val="22"/>
            <w:szCs w:val="22"/>
          </w:rPr>
          <w:delText>This JSON file is used by a Streamlit dashboard to display live KPIs</w:delText>
        </w:r>
        <w:r w:rsidR="00404A28" w:rsidRPr="00A230EE" w:rsidDel="007377B0">
          <w:rPr>
            <w:rFonts w:asciiTheme="majorBidi" w:hAnsiTheme="majorBidi" w:cstheme="majorBidi"/>
            <w:color w:val="000000" w:themeColor="text1"/>
            <w:sz w:val="22"/>
            <w:szCs w:val="22"/>
          </w:rPr>
          <w:delText>.</w:delText>
        </w:r>
        <w:r w:rsidR="0029624E" w:rsidRPr="00A230EE" w:rsidDel="007377B0">
          <w:rPr>
            <w:rFonts w:asciiTheme="majorBidi" w:hAnsiTheme="majorBidi" w:cstheme="majorBidi"/>
            <w:color w:val="000000" w:themeColor="text1"/>
            <w:sz w:val="22"/>
            <w:szCs w:val="22"/>
          </w:rPr>
          <w:delText xml:space="preserve"> </w:delText>
        </w:r>
        <w:r w:rsidR="004A4C03" w:rsidRPr="00A230EE" w:rsidDel="007377B0">
          <w:rPr>
            <w:rFonts w:asciiTheme="majorBidi" w:hAnsiTheme="majorBidi" w:cstheme="majorBidi"/>
            <w:color w:val="000000" w:themeColor="text1"/>
            <w:sz w:val="22"/>
            <w:szCs w:val="22"/>
            <w:highlight w:val="yellow"/>
          </w:rPr>
          <w:delText>Figure 1</w:delText>
        </w:r>
        <w:r w:rsidR="00373DB0" w:rsidRPr="00A230EE" w:rsidDel="007377B0">
          <w:rPr>
            <w:rFonts w:asciiTheme="majorBidi" w:hAnsiTheme="majorBidi" w:cstheme="majorBidi"/>
            <w:color w:val="000000" w:themeColor="text1"/>
            <w:sz w:val="22"/>
            <w:szCs w:val="22"/>
          </w:rPr>
          <w:delText xml:space="preserve"> are</w:delText>
        </w:r>
        <w:r w:rsidR="001A669F" w:rsidRPr="00A230EE" w:rsidDel="007377B0">
          <w:rPr>
            <w:rFonts w:asciiTheme="majorBidi" w:hAnsiTheme="majorBidi" w:cstheme="majorBidi"/>
            <w:color w:val="000000" w:themeColor="text1"/>
            <w:sz w:val="22"/>
            <w:szCs w:val="22"/>
          </w:rPr>
          <w:delText>:</w:delText>
        </w:r>
      </w:del>
    </w:p>
    <w:p w14:paraId="11F65533" w14:textId="77777777" w:rsidR="002C7959" w:rsidRPr="00A230EE" w:rsidRDefault="002C7959" w:rsidP="00A230EE">
      <w:pPr>
        <w:spacing w:beforeLines="40" w:before="96" w:afterLines="40" w:after="96" w:line="360" w:lineRule="auto"/>
        <w:jc w:val="both"/>
        <w:rPr>
          <w:ins w:id="199" w:author="Mohanad Alemam" w:date="2026-07-06T18:08:00Z" w16du:dateUtc="2026-07-06T17:08:00Z"/>
          <w:rFonts w:asciiTheme="majorBidi" w:hAnsiTheme="majorBidi" w:cstheme="majorBidi"/>
          <w:b/>
          <w:bCs/>
          <w:i/>
          <w:iCs/>
          <w:color w:val="000000" w:themeColor="text1"/>
          <w:sz w:val="22"/>
          <w:szCs w:val="22"/>
        </w:rPr>
        <w:pPrChange w:id="200" w:author="Mohanad Alemam" w:date="2026-07-06T11:25:00Z" w16du:dateUtc="2026-07-06T10:25:00Z">
          <w:pPr>
            <w:spacing w:beforeLines="40" w:before="96" w:afterLines="40" w:after="96" w:line="276" w:lineRule="auto"/>
            <w:jc w:val="both"/>
          </w:pPr>
        </w:pPrChange>
      </w:pPr>
    </w:p>
    <w:p w14:paraId="0990AF75" w14:textId="765E47E6" w:rsidR="001517A9" w:rsidRPr="00A230EE" w:rsidDel="007377B0" w:rsidRDefault="009A717D" w:rsidP="00A230EE">
      <w:pPr>
        <w:pStyle w:val="ListParagraph"/>
        <w:numPr>
          <w:ilvl w:val="0"/>
          <w:numId w:val="24"/>
        </w:numPr>
        <w:spacing w:beforeLines="40" w:before="96" w:afterLines="40" w:after="96" w:line="360" w:lineRule="auto"/>
        <w:jc w:val="both"/>
        <w:rPr>
          <w:del w:id="201" w:author="Mohanad Alemam" w:date="2026-07-06T11:16:00Z" w16du:dateUtc="2026-07-06T10:16:00Z"/>
          <w:rFonts w:asciiTheme="majorBidi" w:hAnsiTheme="majorBidi" w:cstheme="majorBidi"/>
          <w:sz w:val="22"/>
          <w:szCs w:val="22"/>
          <w:rPrChange w:id="202" w:author="Mohanad Alemam" w:date="2026-07-06T11:25:00Z" w16du:dateUtc="2026-07-06T10:25:00Z">
            <w:rPr>
              <w:del w:id="203" w:author="Mohanad Alemam" w:date="2026-07-06T11:16:00Z" w16du:dateUtc="2026-07-06T10:16:00Z"/>
            </w:rPr>
          </w:rPrChange>
        </w:rPr>
        <w:pPrChange w:id="204" w:author="Mohanad Alemam" w:date="2026-07-06T11:25:00Z" w16du:dateUtc="2026-07-06T10:25:00Z">
          <w:pPr>
            <w:pStyle w:val="ListParagraph"/>
            <w:numPr>
              <w:numId w:val="24"/>
            </w:numPr>
            <w:spacing w:beforeLines="40" w:before="96" w:afterLines="40" w:after="96" w:line="276" w:lineRule="auto"/>
            <w:ind w:hanging="360"/>
            <w:jc w:val="both"/>
          </w:pPr>
        </w:pPrChange>
      </w:pPr>
      <w:del w:id="205" w:author="Mohanad Alemam" w:date="2026-07-06T11:16:00Z" w16du:dateUtc="2026-07-06T10:16:00Z">
        <w:r w:rsidRPr="00A230EE" w:rsidDel="007377B0">
          <w:rPr>
            <w:rFonts w:asciiTheme="majorBidi" w:hAnsiTheme="majorBidi" w:cstheme="majorBidi"/>
            <w:sz w:val="22"/>
            <w:szCs w:val="22"/>
            <w:rPrChange w:id="206" w:author="Mohanad Alemam" w:date="2026-07-06T11:25:00Z" w16du:dateUtc="2026-07-06T10:25:00Z">
              <w:rPr/>
            </w:rPrChange>
          </w:rPr>
          <w:delText>Video decod</w:delText>
        </w:r>
        <w:r w:rsidR="00121313" w:rsidRPr="00A230EE" w:rsidDel="007377B0">
          <w:rPr>
            <w:rFonts w:asciiTheme="majorBidi" w:hAnsiTheme="majorBidi" w:cstheme="majorBidi"/>
            <w:sz w:val="22"/>
            <w:szCs w:val="22"/>
            <w:rPrChange w:id="207" w:author="Mohanad Alemam" w:date="2026-07-06T11:25:00Z" w16du:dateUtc="2026-07-06T10:25:00Z">
              <w:rPr/>
            </w:rPrChange>
          </w:rPr>
          <w:delText>er</w:delText>
        </w:r>
        <w:r w:rsidR="00A82E08" w:rsidRPr="00A230EE" w:rsidDel="007377B0">
          <w:rPr>
            <w:rFonts w:asciiTheme="majorBidi" w:hAnsiTheme="majorBidi" w:cstheme="majorBidi"/>
            <w:sz w:val="22"/>
            <w:szCs w:val="22"/>
            <w:rPrChange w:id="208" w:author="Mohanad Alemam" w:date="2026-07-06T11:25:00Z" w16du:dateUtc="2026-07-06T10:25:00Z">
              <w:rPr/>
            </w:rPrChange>
          </w:rPr>
          <w:delText xml:space="preserve">: </w:delText>
        </w:r>
        <w:r w:rsidR="001E1114" w:rsidRPr="00A230EE" w:rsidDel="007377B0">
          <w:rPr>
            <w:rFonts w:asciiTheme="majorBidi" w:hAnsiTheme="majorBidi" w:cstheme="majorBidi"/>
            <w:sz w:val="22"/>
            <w:szCs w:val="22"/>
            <w:rPrChange w:id="209" w:author="Mohanad Alemam" w:date="2026-07-06T11:25:00Z" w16du:dateUtc="2026-07-06T10:25:00Z">
              <w:rPr/>
            </w:rPrChange>
          </w:rPr>
          <w:delText>B</w:delText>
        </w:r>
        <w:r w:rsidR="00D84373" w:rsidRPr="00A230EE" w:rsidDel="007377B0">
          <w:rPr>
            <w:rFonts w:asciiTheme="majorBidi" w:hAnsiTheme="majorBidi" w:cstheme="majorBidi"/>
            <w:sz w:val="22"/>
            <w:szCs w:val="22"/>
            <w:rPrChange w:id="210" w:author="Mohanad Alemam" w:date="2026-07-06T11:25:00Z" w16du:dateUtc="2026-07-06T10:25:00Z">
              <w:rPr/>
            </w:rPrChange>
          </w:rPr>
          <w:delText xml:space="preserve">reaks down </w:delText>
        </w:r>
        <w:r w:rsidR="00A82E08" w:rsidRPr="00A230EE" w:rsidDel="007377B0">
          <w:rPr>
            <w:rFonts w:asciiTheme="majorBidi" w:hAnsiTheme="majorBidi" w:cstheme="majorBidi"/>
            <w:sz w:val="22"/>
            <w:szCs w:val="22"/>
            <w:rPrChange w:id="211" w:author="Mohanad Alemam" w:date="2026-07-06T11:25:00Z" w16du:dateUtc="2026-07-06T10:25:00Z">
              <w:rPr/>
            </w:rPrChange>
          </w:rPr>
          <w:delText>raw video</w:delText>
        </w:r>
        <w:r w:rsidR="001E1114" w:rsidRPr="00A230EE" w:rsidDel="007377B0">
          <w:rPr>
            <w:rFonts w:asciiTheme="majorBidi" w:hAnsiTheme="majorBidi" w:cstheme="majorBidi"/>
            <w:sz w:val="22"/>
            <w:szCs w:val="22"/>
            <w:rPrChange w:id="212" w:author="Mohanad Alemam" w:date="2026-07-06T11:25:00Z" w16du:dateUtc="2026-07-06T10:25:00Z">
              <w:rPr/>
            </w:rPrChange>
          </w:rPr>
          <w:delText xml:space="preserve"> </w:delText>
        </w:r>
        <w:r w:rsidR="00A82E08" w:rsidRPr="00A230EE" w:rsidDel="007377B0">
          <w:rPr>
            <w:rFonts w:asciiTheme="majorBidi" w:hAnsiTheme="majorBidi" w:cstheme="majorBidi"/>
            <w:sz w:val="22"/>
            <w:szCs w:val="22"/>
            <w:rPrChange w:id="213" w:author="Mohanad Alemam" w:date="2026-07-06T11:25:00Z" w16du:dateUtc="2026-07-06T10:25:00Z">
              <w:rPr/>
            </w:rPrChange>
          </w:rPr>
          <w:delText>stream into individual frames</w:delText>
        </w:r>
        <w:r w:rsidR="00036144" w:rsidRPr="00A230EE" w:rsidDel="007377B0">
          <w:rPr>
            <w:rFonts w:asciiTheme="majorBidi" w:hAnsiTheme="majorBidi" w:cstheme="majorBidi"/>
            <w:sz w:val="22"/>
            <w:szCs w:val="22"/>
            <w:rPrChange w:id="214" w:author="Mohanad Alemam" w:date="2026-07-06T11:25:00Z" w16du:dateUtc="2026-07-06T10:25:00Z">
              <w:rPr/>
            </w:rPrChange>
          </w:rPr>
          <w:delText>.</w:delText>
        </w:r>
      </w:del>
    </w:p>
    <w:p w14:paraId="509E52AA" w14:textId="0E34F583" w:rsidR="009A717D" w:rsidRPr="00A230EE" w:rsidDel="007377B0" w:rsidRDefault="00121313" w:rsidP="00A230EE">
      <w:pPr>
        <w:pStyle w:val="ListParagraph"/>
        <w:numPr>
          <w:ilvl w:val="0"/>
          <w:numId w:val="24"/>
        </w:numPr>
        <w:spacing w:beforeLines="40" w:before="96" w:afterLines="40" w:after="96" w:line="360" w:lineRule="auto"/>
        <w:jc w:val="both"/>
        <w:rPr>
          <w:del w:id="215" w:author="Mohanad Alemam" w:date="2026-07-06T11:16:00Z" w16du:dateUtc="2026-07-06T10:16:00Z"/>
          <w:rFonts w:asciiTheme="majorBidi" w:hAnsiTheme="majorBidi" w:cstheme="majorBidi"/>
          <w:sz w:val="22"/>
          <w:szCs w:val="22"/>
          <w:rPrChange w:id="216" w:author="Mohanad Alemam" w:date="2026-07-06T11:25:00Z" w16du:dateUtc="2026-07-06T10:25:00Z">
            <w:rPr>
              <w:del w:id="217" w:author="Mohanad Alemam" w:date="2026-07-06T11:16:00Z" w16du:dateUtc="2026-07-06T10:16:00Z"/>
            </w:rPr>
          </w:rPrChange>
        </w:rPr>
        <w:pPrChange w:id="218" w:author="Mohanad Alemam" w:date="2026-07-06T11:25:00Z" w16du:dateUtc="2026-07-06T10:25:00Z">
          <w:pPr>
            <w:pStyle w:val="ListParagraph"/>
            <w:numPr>
              <w:numId w:val="24"/>
            </w:numPr>
            <w:spacing w:beforeLines="40" w:before="96" w:afterLines="40" w:after="96" w:line="276" w:lineRule="auto"/>
            <w:ind w:hanging="360"/>
            <w:jc w:val="both"/>
          </w:pPr>
        </w:pPrChange>
      </w:pPr>
      <w:del w:id="219" w:author="Mohanad Alemam" w:date="2026-07-06T11:16:00Z" w16du:dateUtc="2026-07-06T10:16:00Z">
        <w:r w:rsidRPr="00A230EE" w:rsidDel="007377B0">
          <w:rPr>
            <w:rFonts w:asciiTheme="majorBidi" w:hAnsiTheme="majorBidi" w:cstheme="majorBidi"/>
            <w:sz w:val="22"/>
            <w:szCs w:val="22"/>
            <w:rPrChange w:id="220" w:author="Mohanad Alemam" w:date="2026-07-06T11:25:00Z" w16du:dateUtc="2026-07-06T10:25:00Z">
              <w:rPr/>
            </w:rPrChange>
          </w:rPr>
          <w:delText>P</w:delText>
        </w:r>
        <w:r w:rsidR="009A717D" w:rsidRPr="00A230EE" w:rsidDel="007377B0">
          <w:rPr>
            <w:rFonts w:asciiTheme="majorBidi" w:hAnsiTheme="majorBidi" w:cstheme="majorBidi"/>
            <w:sz w:val="22"/>
            <w:szCs w:val="22"/>
            <w:rPrChange w:id="221" w:author="Mohanad Alemam" w:date="2026-07-06T11:25:00Z" w16du:dateUtc="2026-07-06T10:25:00Z">
              <w:rPr/>
            </w:rPrChange>
          </w:rPr>
          <w:delText>reprocess</w:delText>
        </w:r>
        <w:r w:rsidRPr="00A230EE" w:rsidDel="007377B0">
          <w:rPr>
            <w:rFonts w:asciiTheme="majorBidi" w:hAnsiTheme="majorBidi" w:cstheme="majorBidi"/>
            <w:sz w:val="22"/>
            <w:szCs w:val="22"/>
            <w:rPrChange w:id="222" w:author="Mohanad Alemam" w:date="2026-07-06T11:25:00Z" w16du:dateUtc="2026-07-06T10:25:00Z">
              <w:rPr/>
            </w:rPrChange>
          </w:rPr>
          <w:delText>or</w:delText>
        </w:r>
        <w:r w:rsidR="00A82E08" w:rsidRPr="00A230EE" w:rsidDel="007377B0">
          <w:rPr>
            <w:rFonts w:asciiTheme="majorBidi" w:hAnsiTheme="majorBidi" w:cstheme="majorBidi"/>
            <w:sz w:val="22"/>
            <w:szCs w:val="22"/>
            <w:rPrChange w:id="223" w:author="Mohanad Alemam" w:date="2026-07-06T11:25:00Z" w16du:dateUtc="2026-07-06T10:25:00Z">
              <w:rPr/>
            </w:rPrChange>
          </w:rPr>
          <w:delText xml:space="preserve">: </w:delText>
        </w:r>
        <w:r w:rsidR="007F598C" w:rsidRPr="00A230EE" w:rsidDel="007377B0">
          <w:rPr>
            <w:rFonts w:asciiTheme="majorBidi" w:hAnsiTheme="majorBidi" w:cstheme="majorBidi"/>
            <w:sz w:val="22"/>
            <w:szCs w:val="22"/>
            <w:rPrChange w:id="224" w:author="Mohanad Alemam" w:date="2026-07-06T11:25:00Z" w16du:dateUtc="2026-07-06T10:25:00Z">
              <w:rPr/>
            </w:rPrChange>
          </w:rPr>
          <w:delText>R</w:delText>
        </w:r>
        <w:r w:rsidR="006F45CD" w:rsidRPr="00A230EE" w:rsidDel="007377B0">
          <w:rPr>
            <w:rFonts w:asciiTheme="majorBidi" w:hAnsiTheme="majorBidi" w:cstheme="majorBidi"/>
            <w:sz w:val="22"/>
            <w:szCs w:val="22"/>
            <w:rPrChange w:id="225" w:author="Mohanad Alemam" w:date="2026-07-06T11:25:00Z" w16du:dateUtc="2026-07-06T10:25:00Z">
              <w:rPr/>
            </w:rPrChange>
          </w:rPr>
          <w:delText>esize</w:delText>
        </w:r>
        <w:r w:rsidR="007F598C" w:rsidRPr="00A230EE" w:rsidDel="007377B0">
          <w:rPr>
            <w:rFonts w:asciiTheme="majorBidi" w:hAnsiTheme="majorBidi" w:cstheme="majorBidi"/>
            <w:sz w:val="22"/>
            <w:szCs w:val="22"/>
            <w:rPrChange w:id="226" w:author="Mohanad Alemam" w:date="2026-07-06T11:25:00Z" w16du:dateUtc="2026-07-06T10:25:00Z">
              <w:rPr/>
            </w:rPrChange>
          </w:rPr>
          <w:delText xml:space="preserve"> </w:delText>
        </w:r>
        <w:r w:rsidR="00A46146" w:rsidRPr="00A230EE" w:rsidDel="007377B0">
          <w:rPr>
            <w:rFonts w:asciiTheme="majorBidi" w:hAnsiTheme="majorBidi" w:cstheme="majorBidi"/>
            <w:sz w:val="22"/>
            <w:szCs w:val="22"/>
            <w:rPrChange w:id="227" w:author="Mohanad Alemam" w:date="2026-07-06T11:25:00Z" w16du:dateUtc="2026-07-06T10:25:00Z">
              <w:rPr/>
            </w:rPrChange>
          </w:rPr>
          <w:delText xml:space="preserve">and </w:delText>
        </w:r>
        <w:r w:rsidR="000D5B82" w:rsidRPr="00A230EE" w:rsidDel="007377B0">
          <w:rPr>
            <w:rFonts w:asciiTheme="majorBidi" w:hAnsiTheme="majorBidi" w:cstheme="majorBidi"/>
            <w:sz w:val="22"/>
            <w:szCs w:val="22"/>
            <w:rPrChange w:id="228" w:author="Mohanad Alemam" w:date="2026-07-06T11:25:00Z" w16du:dateUtc="2026-07-06T10:25:00Z">
              <w:rPr/>
            </w:rPrChange>
          </w:rPr>
          <w:delText xml:space="preserve">converts </w:delText>
        </w:r>
        <w:r w:rsidR="007F598C" w:rsidRPr="00A230EE" w:rsidDel="007377B0">
          <w:rPr>
            <w:rFonts w:asciiTheme="majorBidi" w:hAnsiTheme="majorBidi" w:cstheme="majorBidi"/>
            <w:sz w:val="22"/>
            <w:szCs w:val="22"/>
            <w:rPrChange w:id="229" w:author="Mohanad Alemam" w:date="2026-07-06T11:25:00Z" w16du:dateUtc="2026-07-06T10:25:00Z">
              <w:rPr/>
            </w:rPrChange>
          </w:rPr>
          <w:delText xml:space="preserve">frame </w:delText>
        </w:r>
        <w:r w:rsidR="001D6AAC" w:rsidRPr="00A230EE" w:rsidDel="007377B0">
          <w:rPr>
            <w:rFonts w:asciiTheme="majorBidi" w:hAnsiTheme="majorBidi" w:cstheme="majorBidi"/>
            <w:sz w:val="22"/>
            <w:szCs w:val="22"/>
            <w:rPrChange w:id="230" w:author="Mohanad Alemam" w:date="2026-07-06T11:25:00Z" w16du:dateUtc="2026-07-06T10:25:00Z">
              <w:rPr/>
            </w:rPrChange>
          </w:rPr>
          <w:delText>to greyscale</w:delText>
        </w:r>
        <w:r w:rsidR="00A46146" w:rsidRPr="00A230EE" w:rsidDel="007377B0">
          <w:rPr>
            <w:rFonts w:asciiTheme="majorBidi" w:hAnsiTheme="majorBidi" w:cstheme="majorBidi"/>
            <w:sz w:val="22"/>
            <w:szCs w:val="22"/>
            <w:rPrChange w:id="231" w:author="Mohanad Alemam" w:date="2026-07-06T11:25:00Z" w16du:dateUtc="2026-07-06T10:25:00Z">
              <w:rPr/>
            </w:rPrChange>
          </w:rPr>
          <w:delText>.</w:delText>
        </w:r>
      </w:del>
    </w:p>
    <w:p w14:paraId="36FF06E9" w14:textId="273B37BE" w:rsidR="009A717D" w:rsidRPr="00A230EE" w:rsidDel="007377B0" w:rsidRDefault="00B6134A" w:rsidP="00A230EE">
      <w:pPr>
        <w:pStyle w:val="ListParagraph"/>
        <w:numPr>
          <w:ilvl w:val="0"/>
          <w:numId w:val="24"/>
        </w:numPr>
        <w:spacing w:beforeLines="40" w:before="96" w:afterLines="40" w:after="96" w:line="360" w:lineRule="auto"/>
        <w:jc w:val="both"/>
        <w:rPr>
          <w:del w:id="232" w:author="Mohanad Alemam" w:date="2026-07-06T11:16:00Z" w16du:dateUtc="2026-07-06T10:16:00Z"/>
          <w:rFonts w:asciiTheme="majorBidi" w:hAnsiTheme="majorBidi" w:cstheme="majorBidi"/>
          <w:sz w:val="22"/>
          <w:szCs w:val="22"/>
          <w:rPrChange w:id="233" w:author="Mohanad Alemam" w:date="2026-07-06T11:25:00Z" w16du:dateUtc="2026-07-06T10:25:00Z">
            <w:rPr>
              <w:del w:id="234" w:author="Mohanad Alemam" w:date="2026-07-06T11:16:00Z" w16du:dateUtc="2026-07-06T10:16:00Z"/>
            </w:rPr>
          </w:rPrChange>
        </w:rPr>
        <w:pPrChange w:id="235" w:author="Mohanad Alemam" w:date="2026-07-06T11:25:00Z" w16du:dateUtc="2026-07-06T10:25:00Z">
          <w:pPr>
            <w:pStyle w:val="ListParagraph"/>
            <w:numPr>
              <w:numId w:val="24"/>
            </w:numPr>
            <w:spacing w:beforeLines="40" w:before="96" w:afterLines="40" w:after="96" w:line="276" w:lineRule="auto"/>
            <w:ind w:hanging="360"/>
            <w:jc w:val="both"/>
          </w:pPr>
        </w:pPrChange>
      </w:pPr>
      <w:del w:id="236" w:author="Mohanad Alemam" w:date="2026-07-06T11:16:00Z" w16du:dateUtc="2026-07-06T10:16:00Z">
        <w:r w:rsidRPr="00A230EE" w:rsidDel="007377B0">
          <w:rPr>
            <w:rFonts w:asciiTheme="majorBidi" w:hAnsiTheme="majorBidi" w:cstheme="majorBidi"/>
            <w:sz w:val="22"/>
            <w:szCs w:val="22"/>
            <w:rPrChange w:id="237" w:author="Mohanad Alemam" w:date="2026-07-06T11:25:00Z" w16du:dateUtc="2026-07-06T10:25:00Z">
              <w:rPr/>
            </w:rPrChange>
          </w:rPr>
          <w:delText>H</w:delText>
        </w:r>
        <w:r w:rsidR="009A717D" w:rsidRPr="00A230EE" w:rsidDel="007377B0">
          <w:rPr>
            <w:rFonts w:asciiTheme="majorBidi" w:hAnsiTheme="majorBidi" w:cstheme="majorBidi"/>
            <w:sz w:val="22"/>
            <w:szCs w:val="22"/>
            <w:rPrChange w:id="238" w:author="Mohanad Alemam" w:date="2026-07-06T11:25:00Z" w16du:dateUtc="2026-07-06T10:25:00Z">
              <w:rPr/>
            </w:rPrChange>
          </w:rPr>
          <w:delText>euristic</w:delText>
        </w:r>
        <w:r w:rsidR="009C64C7" w:rsidRPr="00A230EE" w:rsidDel="007377B0">
          <w:rPr>
            <w:rFonts w:asciiTheme="majorBidi" w:hAnsiTheme="majorBidi" w:cstheme="majorBidi"/>
            <w:sz w:val="22"/>
            <w:szCs w:val="22"/>
            <w:rPrChange w:id="239" w:author="Mohanad Alemam" w:date="2026-07-06T11:25:00Z" w16du:dateUtc="2026-07-06T10:25:00Z">
              <w:rPr/>
            </w:rPrChange>
          </w:rPr>
          <w:delText xml:space="preserve"> </w:delText>
        </w:r>
        <w:r w:rsidR="009A717D" w:rsidRPr="00A230EE" w:rsidDel="007377B0">
          <w:rPr>
            <w:rFonts w:asciiTheme="majorBidi" w:hAnsiTheme="majorBidi" w:cstheme="majorBidi"/>
            <w:sz w:val="22"/>
            <w:szCs w:val="22"/>
            <w:rPrChange w:id="240" w:author="Mohanad Alemam" w:date="2026-07-06T11:25:00Z" w16du:dateUtc="2026-07-06T10:25:00Z">
              <w:rPr/>
            </w:rPrChange>
          </w:rPr>
          <w:delText xml:space="preserve">frame </w:delText>
        </w:r>
        <w:r w:rsidR="00121313" w:rsidRPr="00A230EE" w:rsidDel="007377B0">
          <w:rPr>
            <w:rFonts w:asciiTheme="majorBidi" w:hAnsiTheme="majorBidi" w:cstheme="majorBidi"/>
            <w:sz w:val="22"/>
            <w:szCs w:val="22"/>
            <w:rPrChange w:id="241" w:author="Mohanad Alemam" w:date="2026-07-06T11:25:00Z" w16du:dateUtc="2026-07-06T10:25:00Z">
              <w:rPr/>
            </w:rPrChange>
          </w:rPr>
          <w:delText>filter</w:delText>
        </w:r>
        <w:r w:rsidR="009357CE" w:rsidRPr="00A230EE" w:rsidDel="007377B0">
          <w:rPr>
            <w:rFonts w:asciiTheme="majorBidi" w:hAnsiTheme="majorBidi" w:cstheme="majorBidi"/>
            <w:sz w:val="22"/>
            <w:szCs w:val="22"/>
            <w:rPrChange w:id="242" w:author="Mohanad Alemam" w:date="2026-07-06T11:25:00Z" w16du:dateUtc="2026-07-06T10:25:00Z">
              <w:rPr/>
            </w:rPrChange>
          </w:rPr>
          <w:delText>:</w:delText>
        </w:r>
        <w:r w:rsidR="009C64C7" w:rsidRPr="00A230EE" w:rsidDel="007377B0">
          <w:rPr>
            <w:rFonts w:asciiTheme="majorBidi" w:hAnsiTheme="majorBidi" w:cstheme="majorBidi"/>
            <w:sz w:val="22"/>
            <w:szCs w:val="22"/>
            <w:rPrChange w:id="243" w:author="Mohanad Alemam" w:date="2026-07-06T11:25:00Z" w16du:dateUtc="2026-07-06T10:25:00Z">
              <w:rPr/>
            </w:rPrChange>
          </w:rPr>
          <w:delText xml:space="preserve"> C</w:delText>
        </w:r>
        <w:r w:rsidR="00527AD1" w:rsidRPr="00A230EE" w:rsidDel="007377B0">
          <w:rPr>
            <w:rFonts w:asciiTheme="majorBidi" w:hAnsiTheme="majorBidi" w:cstheme="majorBidi"/>
            <w:sz w:val="22"/>
            <w:szCs w:val="22"/>
            <w:rPrChange w:id="244" w:author="Mohanad Alemam" w:date="2026-07-06T11:25:00Z" w16du:dateUtc="2026-07-06T10:25:00Z">
              <w:rPr/>
            </w:rPrChange>
          </w:rPr>
          <w:delText>heap</w:delText>
        </w:r>
        <w:r w:rsidR="009C64C7" w:rsidRPr="00A230EE" w:rsidDel="007377B0">
          <w:rPr>
            <w:rFonts w:asciiTheme="majorBidi" w:hAnsiTheme="majorBidi" w:cstheme="majorBidi"/>
            <w:sz w:val="22"/>
            <w:szCs w:val="22"/>
            <w:rPrChange w:id="245" w:author="Mohanad Alemam" w:date="2026-07-06T11:25:00Z" w16du:dateUtc="2026-07-06T10:25:00Z">
              <w:rPr/>
            </w:rPrChange>
          </w:rPr>
          <w:delText xml:space="preserve"> pixel-</w:delText>
        </w:r>
        <w:r w:rsidR="00527AD1" w:rsidRPr="00A230EE" w:rsidDel="007377B0">
          <w:rPr>
            <w:rFonts w:asciiTheme="majorBidi" w:hAnsiTheme="majorBidi" w:cstheme="majorBidi"/>
            <w:sz w:val="22"/>
            <w:szCs w:val="22"/>
            <w:rPrChange w:id="246" w:author="Mohanad Alemam" w:date="2026-07-06T11:25:00Z" w16du:dateUtc="2026-07-06T10:25:00Z">
              <w:rPr/>
            </w:rPrChange>
          </w:rPr>
          <w:delText xml:space="preserve">intensity </w:delText>
        </w:r>
        <w:r w:rsidR="00556B53" w:rsidRPr="00A230EE" w:rsidDel="007377B0">
          <w:rPr>
            <w:rFonts w:asciiTheme="majorBidi" w:hAnsiTheme="majorBidi" w:cstheme="majorBidi"/>
            <w:sz w:val="22"/>
            <w:szCs w:val="22"/>
            <w:rPrChange w:id="247" w:author="Mohanad Alemam" w:date="2026-07-06T11:25:00Z" w16du:dateUtc="2026-07-06T10:25:00Z">
              <w:rPr/>
            </w:rPrChange>
          </w:rPr>
          <w:delText xml:space="preserve">difference </w:delText>
        </w:r>
        <w:r w:rsidR="009C64C7" w:rsidRPr="00A230EE" w:rsidDel="007377B0">
          <w:rPr>
            <w:rFonts w:asciiTheme="majorBidi" w:hAnsiTheme="majorBidi" w:cstheme="majorBidi"/>
            <w:sz w:val="22"/>
            <w:szCs w:val="22"/>
            <w:rPrChange w:id="248" w:author="Mohanad Alemam" w:date="2026-07-06T11:25:00Z" w16du:dateUtc="2026-07-06T10:25:00Z">
              <w:rPr/>
            </w:rPrChange>
          </w:rPr>
          <w:delText>between two greyscale frames to detect change/motion and drop redundant frames</w:delText>
        </w:r>
        <w:r w:rsidRPr="00A230EE" w:rsidDel="007377B0">
          <w:rPr>
            <w:rFonts w:asciiTheme="majorBidi" w:hAnsiTheme="majorBidi" w:cstheme="majorBidi"/>
            <w:sz w:val="22"/>
            <w:szCs w:val="22"/>
            <w:rPrChange w:id="249" w:author="Mohanad Alemam" w:date="2026-07-06T11:25:00Z" w16du:dateUtc="2026-07-06T10:25:00Z">
              <w:rPr/>
            </w:rPrChange>
          </w:rPr>
          <w:delText>.</w:delText>
        </w:r>
      </w:del>
    </w:p>
    <w:p w14:paraId="00F39F77" w14:textId="3EE0B007" w:rsidR="009A717D" w:rsidRPr="00A230EE" w:rsidDel="007377B0" w:rsidRDefault="005F4431" w:rsidP="00A230EE">
      <w:pPr>
        <w:pStyle w:val="ListParagraph"/>
        <w:numPr>
          <w:ilvl w:val="0"/>
          <w:numId w:val="24"/>
        </w:numPr>
        <w:spacing w:beforeLines="40" w:before="96" w:afterLines="40" w:after="96" w:line="360" w:lineRule="auto"/>
        <w:jc w:val="both"/>
        <w:rPr>
          <w:del w:id="250" w:author="Mohanad Alemam" w:date="2026-07-06T11:16:00Z" w16du:dateUtc="2026-07-06T10:16:00Z"/>
          <w:rFonts w:asciiTheme="majorBidi" w:hAnsiTheme="majorBidi" w:cstheme="majorBidi"/>
          <w:sz w:val="22"/>
          <w:szCs w:val="22"/>
          <w:rPrChange w:id="251" w:author="Mohanad Alemam" w:date="2026-07-06T11:25:00Z" w16du:dateUtc="2026-07-06T10:25:00Z">
            <w:rPr>
              <w:del w:id="252" w:author="Mohanad Alemam" w:date="2026-07-06T11:16:00Z" w16du:dateUtc="2026-07-06T10:16:00Z"/>
            </w:rPr>
          </w:rPrChange>
        </w:rPr>
        <w:pPrChange w:id="253" w:author="Mohanad Alemam" w:date="2026-07-06T11:25:00Z" w16du:dateUtc="2026-07-06T10:25:00Z">
          <w:pPr>
            <w:pStyle w:val="ListParagraph"/>
            <w:numPr>
              <w:numId w:val="24"/>
            </w:numPr>
            <w:spacing w:beforeLines="40" w:before="96" w:afterLines="40" w:after="96" w:line="276" w:lineRule="auto"/>
            <w:ind w:hanging="360"/>
            <w:jc w:val="both"/>
          </w:pPr>
        </w:pPrChange>
      </w:pPr>
      <w:del w:id="254" w:author="Mohanad Alemam" w:date="2026-07-06T11:16:00Z" w16du:dateUtc="2026-07-06T10:16:00Z">
        <w:r w:rsidRPr="00A230EE" w:rsidDel="007377B0">
          <w:rPr>
            <w:rFonts w:asciiTheme="majorBidi" w:hAnsiTheme="majorBidi" w:cstheme="majorBidi"/>
            <w:sz w:val="22"/>
            <w:szCs w:val="22"/>
            <w:rPrChange w:id="255" w:author="Mohanad Alemam" w:date="2026-07-06T11:25:00Z" w16du:dateUtc="2026-07-06T10:25:00Z">
              <w:rPr/>
            </w:rPrChange>
          </w:rPr>
          <w:delText>Edge</w:delText>
        </w:r>
        <w:r w:rsidR="00337FE6" w:rsidRPr="00A230EE" w:rsidDel="007377B0">
          <w:rPr>
            <w:rFonts w:asciiTheme="majorBidi" w:hAnsiTheme="majorBidi" w:cstheme="majorBidi"/>
            <w:sz w:val="22"/>
            <w:szCs w:val="22"/>
            <w:rPrChange w:id="256" w:author="Mohanad Alemam" w:date="2026-07-06T11:25:00Z" w16du:dateUtc="2026-07-06T10:25:00Z">
              <w:rPr/>
            </w:rPrChange>
          </w:rPr>
          <w:delText xml:space="preserve"> </w:delText>
        </w:r>
        <w:r w:rsidR="009A717D" w:rsidRPr="00A230EE" w:rsidDel="007377B0">
          <w:rPr>
            <w:rFonts w:asciiTheme="majorBidi" w:hAnsiTheme="majorBidi" w:cstheme="majorBidi"/>
            <w:sz w:val="22"/>
            <w:szCs w:val="22"/>
            <w:rPrChange w:id="257" w:author="Mohanad Alemam" w:date="2026-07-06T11:25:00Z" w16du:dateUtc="2026-07-06T10:25:00Z">
              <w:rPr/>
            </w:rPrChange>
          </w:rPr>
          <w:delText>model</w:delText>
        </w:r>
        <w:r w:rsidR="00F820FF" w:rsidRPr="00A230EE" w:rsidDel="007377B0">
          <w:rPr>
            <w:rFonts w:asciiTheme="majorBidi" w:hAnsiTheme="majorBidi" w:cstheme="majorBidi"/>
            <w:sz w:val="22"/>
            <w:szCs w:val="22"/>
            <w:rPrChange w:id="258" w:author="Mohanad Alemam" w:date="2026-07-06T11:25:00Z" w16du:dateUtc="2026-07-06T10:25:00Z">
              <w:rPr/>
            </w:rPrChange>
          </w:rPr>
          <w:delText>:</w:delText>
        </w:r>
        <w:r w:rsidR="004E7FDA" w:rsidRPr="00A230EE" w:rsidDel="007377B0">
          <w:rPr>
            <w:rFonts w:asciiTheme="majorBidi" w:hAnsiTheme="majorBidi" w:cstheme="majorBidi"/>
            <w:sz w:val="22"/>
            <w:szCs w:val="22"/>
            <w:rPrChange w:id="259" w:author="Mohanad Alemam" w:date="2026-07-06T11:25:00Z" w16du:dateUtc="2026-07-06T10:25:00Z">
              <w:rPr/>
            </w:rPrChange>
          </w:rPr>
          <w:delText xml:space="preserve"> A </w:delText>
        </w:r>
        <w:r w:rsidR="00F77B84" w:rsidRPr="00A230EE" w:rsidDel="007377B0">
          <w:rPr>
            <w:rFonts w:asciiTheme="majorBidi" w:hAnsiTheme="majorBidi" w:cstheme="majorBidi"/>
            <w:sz w:val="22"/>
            <w:szCs w:val="22"/>
            <w:rPrChange w:id="260" w:author="Mohanad Alemam" w:date="2026-07-06T11:25:00Z" w16du:dateUtc="2026-07-06T10:25:00Z">
              <w:rPr/>
            </w:rPrChange>
          </w:rPr>
          <w:delText xml:space="preserve">lightweight </w:delText>
        </w:r>
        <w:r w:rsidR="004E7FDA" w:rsidRPr="00A230EE" w:rsidDel="007377B0">
          <w:rPr>
            <w:rFonts w:asciiTheme="majorBidi" w:hAnsiTheme="majorBidi" w:cstheme="majorBidi"/>
            <w:sz w:val="22"/>
            <w:szCs w:val="22"/>
            <w:rPrChange w:id="261" w:author="Mohanad Alemam" w:date="2026-07-06T11:25:00Z" w16du:dateUtc="2026-07-06T10:25:00Z">
              <w:rPr/>
            </w:rPrChange>
          </w:rPr>
          <w:delText xml:space="preserve">object </w:delText>
        </w:r>
        <w:r w:rsidR="00F77B84" w:rsidRPr="00A230EE" w:rsidDel="007377B0">
          <w:rPr>
            <w:rFonts w:asciiTheme="majorBidi" w:hAnsiTheme="majorBidi" w:cstheme="majorBidi"/>
            <w:sz w:val="22"/>
            <w:szCs w:val="22"/>
            <w:rPrChange w:id="262" w:author="Mohanad Alemam" w:date="2026-07-06T11:25:00Z" w16du:dateUtc="2026-07-06T10:25:00Z">
              <w:rPr/>
            </w:rPrChange>
          </w:rPr>
          <w:delText>detect</w:delText>
        </w:r>
        <w:r w:rsidR="004E7FDA" w:rsidRPr="00A230EE" w:rsidDel="007377B0">
          <w:rPr>
            <w:rFonts w:asciiTheme="majorBidi" w:hAnsiTheme="majorBidi" w:cstheme="majorBidi"/>
            <w:sz w:val="22"/>
            <w:szCs w:val="22"/>
            <w:rPrChange w:id="263" w:author="Mohanad Alemam" w:date="2026-07-06T11:25:00Z" w16du:dateUtc="2026-07-06T10:25:00Z">
              <w:rPr/>
            </w:rPrChange>
          </w:rPr>
          <w:delText xml:space="preserve">or (YOLO), that </w:delText>
        </w:r>
        <w:r w:rsidR="00F77B84" w:rsidRPr="00A230EE" w:rsidDel="007377B0">
          <w:rPr>
            <w:rFonts w:asciiTheme="majorBidi" w:hAnsiTheme="majorBidi" w:cstheme="majorBidi"/>
            <w:sz w:val="22"/>
            <w:szCs w:val="22"/>
            <w:rPrChange w:id="264" w:author="Mohanad Alemam" w:date="2026-07-06T11:25:00Z" w16du:dateUtc="2026-07-06T10:25:00Z">
              <w:rPr/>
            </w:rPrChange>
          </w:rPr>
          <w:delText>decide</w:delText>
        </w:r>
        <w:r w:rsidR="004E7FDA" w:rsidRPr="00A230EE" w:rsidDel="007377B0">
          <w:rPr>
            <w:rFonts w:asciiTheme="majorBidi" w:hAnsiTheme="majorBidi" w:cstheme="majorBidi"/>
            <w:sz w:val="22"/>
            <w:szCs w:val="22"/>
            <w:rPrChange w:id="265" w:author="Mohanad Alemam" w:date="2026-07-06T11:25:00Z" w16du:dateUtc="2026-07-06T10:25:00Z">
              <w:rPr/>
            </w:rPrChange>
          </w:rPr>
          <w:delText>s</w:delText>
        </w:r>
        <w:r w:rsidR="00F77B84" w:rsidRPr="00A230EE" w:rsidDel="007377B0">
          <w:rPr>
            <w:rFonts w:asciiTheme="majorBidi" w:hAnsiTheme="majorBidi" w:cstheme="majorBidi"/>
            <w:sz w:val="22"/>
            <w:szCs w:val="22"/>
            <w:rPrChange w:id="266" w:author="Mohanad Alemam" w:date="2026-07-06T11:25:00Z" w16du:dateUtc="2026-07-06T10:25:00Z">
              <w:rPr/>
            </w:rPrChange>
          </w:rPr>
          <w:delText xml:space="preserve"> whether to offload the frame to the cloud.</w:delText>
        </w:r>
      </w:del>
    </w:p>
    <w:p w14:paraId="24BF2084" w14:textId="2603EF9C" w:rsidR="009A717D" w:rsidRPr="00A230EE" w:rsidDel="007377B0" w:rsidRDefault="009A717D" w:rsidP="00A230EE">
      <w:pPr>
        <w:pStyle w:val="ListParagraph"/>
        <w:numPr>
          <w:ilvl w:val="0"/>
          <w:numId w:val="24"/>
        </w:numPr>
        <w:spacing w:beforeLines="40" w:before="96" w:afterLines="40" w:after="96" w:line="360" w:lineRule="auto"/>
        <w:jc w:val="both"/>
        <w:rPr>
          <w:del w:id="267" w:author="Mohanad Alemam" w:date="2026-07-06T11:16:00Z" w16du:dateUtc="2026-07-06T10:16:00Z"/>
          <w:rFonts w:asciiTheme="majorBidi" w:hAnsiTheme="majorBidi" w:cstheme="majorBidi"/>
          <w:sz w:val="22"/>
          <w:szCs w:val="22"/>
          <w:rPrChange w:id="268" w:author="Mohanad Alemam" w:date="2026-07-06T11:25:00Z" w16du:dateUtc="2026-07-06T10:25:00Z">
            <w:rPr>
              <w:del w:id="269" w:author="Mohanad Alemam" w:date="2026-07-06T11:16:00Z" w16du:dateUtc="2026-07-06T10:16:00Z"/>
            </w:rPr>
          </w:rPrChange>
        </w:rPr>
        <w:pPrChange w:id="270" w:author="Mohanad Alemam" w:date="2026-07-06T11:25:00Z" w16du:dateUtc="2026-07-06T10:25:00Z">
          <w:pPr>
            <w:pStyle w:val="ListParagraph"/>
            <w:numPr>
              <w:numId w:val="24"/>
            </w:numPr>
            <w:spacing w:beforeLines="40" w:before="96" w:afterLines="40" w:after="96" w:line="276" w:lineRule="auto"/>
            <w:ind w:hanging="360"/>
            <w:jc w:val="both"/>
          </w:pPr>
        </w:pPrChange>
      </w:pPr>
      <w:del w:id="271" w:author="Mohanad Alemam" w:date="2026-07-06T11:16:00Z" w16du:dateUtc="2026-07-06T10:16:00Z">
        <w:r w:rsidRPr="00A230EE" w:rsidDel="007377B0">
          <w:rPr>
            <w:rFonts w:asciiTheme="majorBidi" w:hAnsiTheme="majorBidi" w:cstheme="majorBidi"/>
            <w:sz w:val="22"/>
            <w:szCs w:val="22"/>
            <w:rPrChange w:id="272" w:author="Mohanad Alemam" w:date="2026-07-06T11:25:00Z" w16du:dateUtc="2026-07-06T10:25:00Z">
              <w:rPr/>
            </w:rPrChange>
          </w:rPr>
          <w:delText xml:space="preserve">Edge–cloud </w:delText>
        </w:r>
        <w:r w:rsidR="00442A21" w:rsidRPr="00A230EE" w:rsidDel="007377B0">
          <w:rPr>
            <w:rFonts w:asciiTheme="majorBidi" w:hAnsiTheme="majorBidi" w:cstheme="majorBidi"/>
            <w:sz w:val="22"/>
            <w:szCs w:val="22"/>
            <w:rPrChange w:id="273" w:author="Mohanad Alemam" w:date="2026-07-06T11:25:00Z" w16du:dateUtc="2026-07-06T10:25:00Z">
              <w:rPr/>
            </w:rPrChange>
          </w:rPr>
          <w:delText>off</w:delText>
        </w:r>
        <w:r w:rsidR="00963751" w:rsidRPr="00A230EE" w:rsidDel="007377B0">
          <w:rPr>
            <w:rFonts w:asciiTheme="majorBidi" w:hAnsiTheme="majorBidi" w:cstheme="majorBidi"/>
            <w:sz w:val="22"/>
            <w:szCs w:val="22"/>
            <w:rPrChange w:id="274" w:author="Mohanad Alemam" w:date="2026-07-06T11:25:00Z" w16du:dateUtc="2026-07-06T10:25:00Z">
              <w:rPr/>
            </w:rPrChange>
          </w:rPr>
          <w:delText>l</w:delText>
        </w:r>
        <w:r w:rsidR="00442A21" w:rsidRPr="00A230EE" w:rsidDel="007377B0">
          <w:rPr>
            <w:rFonts w:asciiTheme="majorBidi" w:hAnsiTheme="majorBidi" w:cstheme="majorBidi"/>
            <w:sz w:val="22"/>
            <w:szCs w:val="22"/>
            <w:rPrChange w:id="275" w:author="Mohanad Alemam" w:date="2026-07-06T11:25:00Z" w16du:dateUtc="2026-07-06T10:25:00Z">
              <w:rPr/>
            </w:rPrChange>
          </w:rPr>
          <w:delText>oader</w:delText>
        </w:r>
        <w:r w:rsidR="00F77B84" w:rsidRPr="00A230EE" w:rsidDel="007377B0">
          <w:rPr>
            <w:rFonts w:asciiTheme="majorBidi" w:hAnsiTheme="majorBidi" w:cstheme="majorBidi"/>
            <w:sz w:val="22"/>
            <w:szCs w:val="22"/>
            <w:rPrChange w:id="276" w:author="Mohanad Alemam" w:date="2026-07-06T11:25:00Z" w16du:dateUtc="2026-07-06T10:25:00Z">
              <w:rPr/>
            </w:rPrChange>
          </w:rPr>
          <w:delText>:</w:delText>
        </w:r>
        <w:r w:rsidR="00963751" w:rsidRPr="00A230EE" w:rsidDel="007377B0">
          <w:rPr>
            <w:rFonts w:asciiTheme="majorBidi" w:hAnsiTheme="majorBidi" w:cstheme="majorBidi"/>
            <w:sz w:val="22"/>
            <w:szCs w:val="22"/>
            <w:rPrChange w:id="277" w:author="Mohanad Alemam" w:date="2026-07-06T11:25:00Z" w16du:dateUtc="2026-07-06T10:25:00Z">
              <w:rPr/>
            </w:rPrChange>
          </w:rPr>
          <w:delText xml:space="preserve"> C</w:delText>
        </w:r>
        <w:r w:rsidR="003C7FE0" w:rsidRPr="00A230EE" w:rsidDel="007377B0">
          <w:rPr>
            <w:rFonts w:asciiTheme="majorBidi" w:hAnsiTheme="majorBidi" w:cstheme="majorBidi"/>
            <w:sz w:val="22"/>
            <w:szCs w:val="22"/>
            <w:rPrChange w:id="278" w:author="Mohanad Alemam" w:date="2026-07-06T11:25:00Z" w16du:dateUtc="2026-07-06T10:25:00Z">
              <w:rPr/>
            </w:rPrChange>
          </w:rPr>
          <w:delText>onvert</w:delText>
        </w:r>
        <w:r w:rsidR="00442A21" w:rsidRPr="00A230EE" w:rsidDel="007377B0">
          <w:rPr>
            <w:rFonts w:asciiTheme="majorBidi" w:hAnsiTheme="majorBidi" w:cstheme="majorBidi"/>
            <w:sz w:val="22"/>
            <w:szCs w:val="22"/>
            <w:rPrChange w:id="279" w:author="Mohanad Alemam" w:date="2026-07-06T11:25:00Z" w16du:dateUtc="2026-07-06T10:25:00Z">
              <w:rPr/>
            </w:rPrChange>
          </w:rPr>
          <w:delText>s</w:delText>
        </w:r>
        <w:r w:rsidR="007A518D" w:rsidRPr="00A230EE" w:rsidDel="007377B0">
          <w:rPr>
            <w:rFonts w:asciiTheme="majorBidi" w:hAnsiTheme="majorBidi" w:cstheme="majorBidi"/>
            <w:sz w:val="22"/>
            <w:szCs w:val="22"/>
            <w:rPrChange w:id="280" w:author="Mohanad Alemam" w:date="2026-07-06T11:25:00Z" w16du:dateUtc="2026-07-06T10:25:00Z">
              <w:rPr/>
            </w:rPrChange>
          </w:rPr>
          <w:delText>/encode</w:delText>
        </w:r>
        <w:r w:rsidR="00442A21" w:rsidRPr="00A230EE" w:rsidDel="007377B0">
          <w:rPr>
            <w:rFonts w:asciiTheme="majorBidi" w:hAnsiTheme="majorBidi" w:cstheme="majorBidi"/>
            <w:sz w:val="22"/>
            <w:szCs w:val="22"/>
            <w:rPrChange w:id="281" w:author="Mohanad Alemam" w:date="2026-07-06T11:25:00Z" w16du:dateUtc="2026-07-06T10:25:00Z">
              <w:rPr/>
            </w:rPrChange>
          </w:rPr>
          <w:delText>s</w:delText>
        </w:r>
        <w:r w:rsidR="00963751" w:rsidRPr="00A230EE" w:rsidDel="007377B0">
          <w:rPr>
            <w:rFonts w:asciiTheme="majorBidi" w:hAnsiTheme="majorBidi" w:cstheme="majorBidi"/>
            <w:sz w:val="22"/>
            <w:szCs w:val="22"/>
            <w:rPrChange w:id="282" w:author="Mohanad Alemam" w:date="2026-07-06T11:25:00Z" w16du:dateUtc="2026-07-06T10:25:00Z">
              <w:rPr/>
            </w:rPrChange>
          </w:rPr>
          <w:delText xml:space="preserve"> </w:delText>
        </w:r>
        <w:r w:rsidR="00074284" w:rsidRPr="00A230EE" w:rsidDel="007377B0">
          <w:rPr>
            <w:rFonts w:asciiTheme="majorBidi" w:hAnsiTheme="majorBidi" w:cstheme="majorBidi"/>
            <w:sz w:val="22"/>
            <w:szCs w:val="22"/>
            <w:rPrChange w:id="283" w:author="Mohanad Alemam" w:date="2026-07-06T11:25:00Z" w16du:dateUtc="2026-07-06T10:25:00Z">
              <w:rPr/>
            </w:rPrChange>
          </w:rPr>
          <w:delText xml:space="preserve">the frame into </w:delText>
        </w:r>
        <w:r w:rsidR="00107931" w:rsidRPr="00A230EE" w:rsidDel="007377B0">
          <w:rPr>
            <w:rFonts w:asciiTheme="majorBidi" w:hAnsiTheme="majorBidi" w:cstheme="majorBidi"/>
            <w:sz w:val="22"/>
            <w:szCs w:val="22"/>
            <w:rPrChange w:id="284" w:author="Mohanad Alemam" w:date="2026-07-06T11:25:00Z" w16du:dateUtc="2026-07-06T10:25:00Z">
              <w:rPr/>
            </w:rPrChange>
          </w:rPr>
          <w:delText xml:space="preserve">JPEG bytes </w:delText>
        </w:r>
        <w:r w:rsidR="00442A21" w:rsidRPr="00A230EE" w:rsidDel="007377B0">
          <w:rPr>
            <w:rFonts w:asciiTheme="majorBidi" w:hAnsiTheme="majorBidi" w:cstheme="majorBidi"/>
            <w:sz w:val="22"/>
            <w:szCs w:val="22"/>
            <w:rPrChange w:id="285" w:author="Mohanad Alemam" w:date="2026-07-06T11:25:00Z" w16du:dateUtc="2026-07-06T10:25:00Z">
              <w:rPr/>
            </w:rPrChange>
          </w:rPr>
          <w:delText>and transmit</w:delText>
        </w:r>
        <w:r w:rsidR="00963751" w:rsidRPr="00A230EE" w:rsidDel="007377B0">
          <w:rPr>
            <w:rFonts w:asciiTheme="majorBidi" w:hAnsiTheme="majorBidi" w:cstheme="majorBidi"/>
            <w:sz w:val="22"/>
            <w:szCs w:val="22"/>
            <w:rPrChange w:id="286" w:author="Mohanad Alemam" w:date="2026-07-06T11:25:00Z" w16du:dateUtc="2026-07-06T10:25:00Z">
              <w:rPr/>
            </w:rPrChange>
          </w:rPr>
          <w:delText>s</w:delText>
        </w:r>
        <w:r w:rsidR="00442A21" w:rsidRPr="00A230EE" w:rsidDel="007377B0">
          <w:rPr>
            <w:rFonts w:asciiTheme="majorBidi" w:hAnsiTheme="majorBidi" w:cstheme="majorBidi"/>
            <w:sz w:val="22"/>
            <w:szCs w:val="22"/>
            <w:rPrChange w:id="287" w:author="Mohanad Alemam" w:date="2026-07-06T11:25:00Z" w16du:dateUtc="2026-07-06T10:25:00Z">
              <w:rPr/>
            </w:rPrChange>
          </w:rPr>
          <w:delText xml:space="preserve"> the</w:delText>
        </w:r>
        <w:r w:rsidR="00963751" w:rsidRPr="00A230EE" w:rsidDel="007377B0">
          <w:rPr>
            <w:rFonts w:asciiTheme="majorBidi" w:hAnsiTheme="majorBidi" w:cstheme="majorBidi"/>
            <w:sz w:val="22"/>
            <w:szCs w:val="22"/>
            <w:rPrChange w:id="288" w:author="Mohanad Alemam" w:date="2026-07-06T11:25:00Z" w16du:dateUtc="2026-07-06T10:25:00Z">
              <w:rPr/>
            </w:rPrChange>
          </w:rPr>
          <w:delText>m to the cloud when required</w:delText>
        </w:r>
        <w:r w:rsidR="00074284" w:rsidRPr="00A230EE" w:rsidDel="007377B0">
          <w:rPr>
            <w:rFonts w:asciiTheme="majorBidi" w:hAnsiTheme="majorBidi" w:cstheme="majorBidi"/>
            <w:sz w:val="22"/>
            <w:szCs w:val="22"/>
            <w:rPrChange w:id="289" w:author="Mohanad Alemam" w:date="2026-07-06T11:25:00Z" w16du:dateUtc="2026-07-06T10:25:00Z">
              <w:rPr/>
            </w:rPrChange>
          </w:rPr>
          <w:delText>.</w:delText>
        </w:r>
      </w:del>
    </w:p>
    <w:p w14:paraId="250C95D2" w14:textId="43E0D3AC" w:rsidR="009A717D" w:rsidRPr="00A230EE" w:rsidDel="007377B0" w:rsidRDefault="009A717D" w:rsidP="00A230EE">
      <w:pPr>
        <w:pStyle w:val="ListParagraph"/>
        <w:numPr>
          <w:ilvl w:val="0"/>
          <w:numId w:val="24"/>
        </w:numPr>
        <w:spacing w:beforeLines="40" w:before="96" w:afterLines="40" w:after="96" w:line="360" w:lineRule="auto"/>
        <w:jc w:val="both"/>
        <w:rPr>
          <w:del w:id="290" w:author="Mohanad Alemam" w:date="2026-07-06T11:16:00Z" w16du:dateUtc="2026-07-06T10:16:00Z"/>
          <w:rFonts w:asciiTheme="majorBidi" w:hAnsiTheme="majorBidi" w:cstheme="majorBidi"/>
          <w:sz w:val="22"/>
          <w:szCs w:val="22"/>
          <w:rPrChange w:id="291" w:author="Mohanad Alemam" w:date="2026-07-06T11:25:00Z" w16du:dateUtc="2026-07-06T10:25:00Z">
            <w:rPr>
              <w:del w:id="292" w:author="Mohanad Alemam" w:date="2026-07-06T11:16:00Z" w16du:dateUtc="2026-07-06T10:16:00Z"/>
            </w:rPr>
          </w:rPrChange>
        </w:rPr>
        <w:pPrChange w:id="293" w:author="Mohanad Alemam" w:date="2026-07-06T11:25:00Z" w16du:dateUtc="2026-07-06T10:25:00Z">
          <w:pPr>
            <w:pStyle w:val="ListParagraph"/>
            <w:numPr>
              <w:numId w:val="24"/>
            </w:numPr>
            <w:spacing w:beforeLines="40" w:before="96" w:afterLines="40" w:after="96" w:line="276" w:lineRule="auto"/>
            <w:ind w:hanging="360"/>
            <w:jc w:val="both"/>
          </w:pPr>
        </w:pPrChange>
      </w:pPr>
      <w:del w:id="294" w:author="Mohanad Alemam" w:date="2026-07-06T11:16:00Z" w16du:dateUtc="2026-07-06T10:16:00Z">
        <w:r w:rsidRPr="00A230EE" w:rsidDel="007377B0">
          <w:rPr>
            <w:rFonts w:asciiTheme="majorBidi" w:hAnsiTheme="majorBidi" w:cstheme="majorBidi"/>
            <w:sz w:val="22"/>
            <w:szCs w:val="22"/>
            <w:rPrChange w:id="295" w:author="Mohanad Alemam" w:date="2026-07-06T11:25:00Z" w16du:dateUtc="2026-07-06T10:25:00Z">
              <w:rPr/>
            </w:rPrChange>
          </w:rPr>
          <w:delText>Cloud</w:delText>
        </w:r>
        <w:r w:rsidR="005F4431" w:rsidRPr="00A230EE" w:rsidDel="007377B0">
          <w:rPr>
            <w:rFonts w:asciiTheme="majorBidi" w:hAnsiTheme="majorBidi" w:cstheme="majorBidi"/>
            <w:sz w:val="22"/>
            <w:szCs w:val="22"/>
            <w:rPrChange w:id="296" w:author="Mohanad Alemam" w:date="2026-07-06T11:25:00Z" w16du:dateUtc="2026-07-06T10:25:00Z">
              <w:rPr/>
            </w:rPrChange>
          </w:rPr>
          <w:delText xml:space="preserve"> </w:delText>
        </w:r>
        <w:r w:rsidRPr="00A230EE" w:rsidDel="007377B0">
          <w:rPr>
            <w:rFonts w:asciiTheme="majorBidi" w:hAnsiTheme="majorBidi" w:cstheme="majorBidi"/>
            <w:sz w:val="22"/>
            <w:szCs w:val="22"/>
            <w:rPrChange w:id="297" w:author="Mohanad Alemam" w:date="2026-07-06T11:25:00Z" w16du:dateUtc="2026-07-06T10:25:00Z">
              <w:rPr/>
            </w:rPrChange>
          </w:rPr>
          <w:delText>heavyweight model</w:delText>
        </w:r>
        <w:r w:rsidR="005D350B" w:rsidRPr="00A230EE" w:rsidDel="007377B0">
          <w:rPr>
            <w:rFonts w:asciiTheme="majorBidi" w:hAnsiTheme="majorBidi" w:cstheme="majorBidi"/>
            <w:sz w:val="22"/>
            <w:szCs w:val="22"/>
            <w:rPrChange w:id="298" w:author="Mohanad Alemam" w:date="2026-07-06T11:25:00Z" w16du:dateUtc="2026-07-06T10:25:00Z">
              <w:rPr/>
            </w:rPrChange>
          </w:rPr>
          <w:delText>:</w:delText>
        </w:r>
        <w:r w:rsidR="006D1660" w:rsidRPr="00A230EE" w:rsidDel="007377B0">
          <w:rPr>
            <w:rFonts w:asciiTheme="majorBidi" w:hAnsiTheme="majorBidi" w:cstheme="majorBidi"/>
            <w:sz w:val="22"/>
            <w:szCs w:val="22"/>
            <w:rPrChange w:id="299" w:author="Mohanad Alemam" w:date="2026-07-06T11:25:00Z" w16du:dateUtc="2026-07-06T10:25:00Z">
              <w:rPr/>
            </w:rPrChange>
          </w:rPr>
          <w:delText xml:space="preserve"> </w:delText>
        </w:r>
        <w:r w:rsidR="00BA7BCA" w:rsidRPr="00A230EE" w:rsidDel="007377B0">
          <w:rPr>
            <w:rFonts w:asciiTheme="majorBidi" w:hAnsiTheme="majorBidi" w:cstheme="majorBidi"/>
            <w:sz w:val="22"/>
            <w:szCs w:val="22"/>
            <w:rPrChange w:id="300" w:author="Mohanad Alemam" w:date="2026-07-06T11:25:00Z" w16du:dateUtc="2026-07-06T10:25:00Z">
              <w:rPr/>
            </w:rPrChange>
          </w:rPr>
          <w:delText xml:space="preserve">A larger, </w:delText>
        </w:r>
        <w:r w:rsidR="006D1660" w:rsidRPr="00A230EE" w:rsidDel="007377B0">
          <w:rPr>
            <w:rFonts w:asciiTheme="majorBidi" w:hAnsiTheme="majorBidi" w:cstheme="majorBidi"/>
            <w:sz w:val="22"/>
            <w:szCs w:val="22"/>
            <w:rPrChange w:id="301" w:author="Mohanad Alemam" w:date="2026-07-06T11:25:00Z" w16du:dateUtc="2026-07-06T10:25:00Z">
              <w:rPr/>
            </w:rPrChange>
          </w:rPr>
          <w:delText xml:space="preserve">more accurate </w:delText>
        </w:r>
        <w:r w:rsidR="00BA7BCA" w:rsidRPr="00A230EE" w:rsidDel="007377B0">
          <w:rPr>
            <w:rFonts w:asciiTheme="majorBidi" w:hAnsiTheme="majorBidi" w:cstheme="majorBidi"/>
            <w:sz w:val="22"/>
            <w:szCs w:val="22"/>
            <w:rPrChange w:id="302" w:author="Mohanad Alemam" w:date="2026-07-06T11:25:00Z" w16du:dateUtc="2026-07-06T10:25:00Z">
              <w:rPr/>
            </w:rPrChange>
          </w:rPr>
          <w:delText xml:space="preserve">on cloud </w:delText>
        </w:r>
        <w:r w:rsidR="006D1660" w:rsidRPr="00A230EE" w:rsidDel="007377B0">
          <w:rPr>
            <w:rFonts w:asciiTheme="majorBidi" w:hAnsiTheme="majorBidi" w:cstheme="majorBidi"/>
            <w:sz w:val="22"/>
            <w:szCs w:val="22"/>
            <w:rPrChange w:id="303" w:author="Mohanad Alemam" w:date="2026-07-06T11:25:00Z" w16du:dateUtc="2026-07-06T10:25:00Z">
              <w:rPr/>
            </w:rPrChange>
          </w:rPr>
          <w:delText>model, makes</w:delText>
        </w:r>
        <w:r w:rsidR="00BA7BCA" w:rsidRPr="00A230EE" w:rsidDel="007377B0">
          <w:rPr>
            <w:rFonts w:asciiTheme="majorBidi" w:hAnsiTheme="majorBidi" w:cstheme="majorBidi"/>
            <w:sz w:val="22"/>
            <w:szCs w:val="22"/>
            <w:rPrChange w:id="304" w:author="Mohanad Alemam" w:date="2026-07-06T11:25:00Z" w16du:dateUtc="2026-07-06T10:25:00Z">
              <w:rPr/>
            </w:rPrChange>
          </w:rPr>
          <w:delText xml:space="preserve"> inference</w:delText>
        </w:r>
        <w:r w:rsidR="006D1660" w:rsidRPr="00A230EE" w:rsidDel="007377B0">
          <w:rPr>
            <w:rFonts w:asciiTheme="majorBidi" w:hAnsiTheme="majorBidi" w:cstheme="majorBidi"/>
            <w:sz w:val="22"/>
            <w:szCs w:val="22"/>
            <w:rPrChange w:id="305" w:author="Mohanad Alemam" w:date="2026-07-06T11:25:00Z" w16du:dateUtc="2026-07-06T10:25:00Z">
              <w:rPr/>
            </w:rPrChange>
          </w:rPr>
          <w:delText xml:space="preserve"> </w:delText>
        </w:r>
        <w:r w:rsidR="00BA7BCA" w:rsidRPr="00A230EE" w:rsidDel="007377B0">
          <w:rPr>
            <w:rFonts w:asciiTheme="majorBidi" w:hAnsiTheme="majorBidi" w:cstheme="majorBidi"/>
            <w:sz w:val="22"/>
            <w:szCs w:val="22"/>
            <w:rPrChange w:id="306" w:author="Mohanad Alemam" w:date="2026-07-06T11:25:00Z" w16du:dateUtc="2026-07-06T10:25:00Z">
              <w:rPr/>
            </w:rPrChange>
          </w:rPr>
          <w:delText xml:space="preserve">on </w:delText>
        </w:r>
        <w:r w:rsidR="006D1660" w:rsidRPr="00A230EE" w:rsidDel="007377B0">
          <w:rPr>
            <w:rFonts w:asciiTheme="majorBidi" w:hAnsiTheme="majorBidi" w:cstheme="majorBidi"/>
            <w:sz w:val="22"/>
            <w:szCs w:val="22"/>
            <w:rPrChange w:id="307" w:author="Mohanad Alemam" w:date="2026-07-06T11:25:00Z" w16du:dateUtc="2026-07-06T10:25:00Z">
              <w:rPr/>
            </w:rPrChange>
          </w:rPr>
          <w:delText>the received request</w:delText>
        </w:r>
        <w:r w:rsidR="00BA7BCA" w:rsidRPr="00A230EE" w:rsidDel="007377B0">
          <w:rPr>
            <w:rFonts w:asciiTheme="majorBidi" w:hAnsiTheme="majorBidi" w:cstheme="majorBidi"/>
            <w:sz w:val="22"/>
            <w:szCs w:val="22"/>
            <w:rPrChange w:id="308" w:author="Mohanad Alemam" w:date="2026-07-06T11:25:00Z" w16du:dateUtc="2026-07-06T10:25:00Z">
              <w:rPr/>
            </w:rPrChange>
          </w:rPr>
          <w:delText>, and returns detection results.</w:delText>
        </w:r>
      </w:del>
    </w:p>
    <w:p w14:paraId="5EA39A80" w14:textId="5071FF24" w:rsidR="00CD4B93" w:rsidRPr="00A230EE" w:rsidDel="007377B0" w:rsidRDefault="00677183" w:rsidP="00A230EE">
      <w:pPr>
        <w:pStyle w:val="ListParagraph"/>
        <w:numPr>
          <w:ilvl w:val="0"/>
          <w:numId w:val="24"/>
        </w:numPr>
        <w:spacing w:beforeLines="40" w:before="96" w:afterLines="40" w:after="96" w:line="360" w:lineRule="auto"/>
        <w:jc w:val="both"/>
        <w:rPr>
          <w:del w:id="309" w:author="Mohanad Alemam" w:date="2026-07-06T11:16:00Z" w16du:dateUtc="2026-07-06T10:16:00Z"/>
          <w:rFonts w:asciiTheme="majorBidi" w:hAnsiTheme="majorBidi" w:cstheme="majorBidi"/>
          <w:sz w:val="22"/>
          <w:szCs w:val="22"/>
          <w:rPrChange w:id="310" w:author="Mohanad Alemam" w:date="2026-07-06T11:25:00Z" w16du:dateUtc="2026-07-06T10:25:00Z">
            <w:rPr>
              <w:del w:id="311" w:author="Mohanad Alemam" w:date="2026-07-06T11:16:00Z" w16du:dateUtc="2026-07-06T10:16:00Z"/>
            </w:rPr>
          </w:rPrChange>
        </w:rPr>
        <w:pPrChange w:id="312" w:author="Mohanad Alemam" w:date="2026-07-06T11:25:00Z" w16du:dateUtc="2026-07-06T10:25:00Z">
          <w:pPr>
            <w:pStyle w:val="ListParagraph"/>
            <w:numPr>
              <w:numId w:val="24"/>
            </w:numPr>
            <w:spacing w:beforeLines="40" w:before="96" w:afterLines="40" w:after="96" w:line="276" w:lineRule="auto"/>
            <w:ind w:hanging="360"/>
            <w:jc w:val="both"/>
          </w:pPr>
        </w:pPrChange>
      </w:pPr>
      <w:del w:id="313" w:author="Mohanad Alemam" w:date="2026-07-06T11:16:00Z" w16du:dateUtc="2026-07-06T10:16:00Z">
        <w:r w:rsidRPr="00A230EE" w:rsidDel="007377B0">
          <w:rPr>
            <w:rFonts w:asciiTheme="majorBidi" w:hAnsiTheme="majorBidi" w:cstheme="majorBidi"/>
            <w:sz w:val="22"/>
            <w:szCs w:val="22"/>
            <w:rPrChange w:id="314" w:author="Mohanad Alemam" w:date="2026-07-06T11:25:00Z" w16du:dateUtc="2026-07-06T10:25:00Z">
              <w:rPr/>
            </w:rPrChange>
          </w:rPr>
          <w:delText>Video e</w:delText>
        </w:r>
        <w:r w:rsidR="005F4431" w:rsidRPr="00A230EE" w:rsidDel="007377B0">
          <w:rPr>
            <w:rFonts w:asciiTheme="majorBidi" w:hAnsiTheme="majorBidi" w:cstheme="majorBidi"/>
            <w:sz w:val="22"/>
            <w:szCs w:val="22"/>
            <w:rPrChange w:id="315" w:author="Mohanad Alemam" w:date="2026-07-06T11:25:00Z" w16du:dateUtc="2026-07-06T10:25:00Z">
              <w:rPr/>
            </w:rPrChange>
          </w:rPr>
          <w:delText>ncoder</w:delText>
        </w:r>
        <w:r w:rsidR="0056310C" w:rsidRPr="00A230EE" w:rsidDel="007377B0">
          <w:rPr>
            <w:rFonts w:asciiTheme="majorBidi" w:hAnsiTheme="majorBidi" w:cstheme="majorBidi"/>
            <w:sz w:val="22"/>
            <w:szCs w:val="22"/>
            <w:rPrChange w:id="316" w:author="Mohanad Alemam" w:date="2026-07-06T11:25:00Z" w16du:dateUtc="2026-07-06T10:25:00Z">
              <w:rPr/>
            </w:rPrChange>
          </w:rPr>
          <w:delText>:</w:delText>
        </w:r>
        <w:r w:rsidR="005D350B" w:rsidRPr="00A230EE" w:rsidDel="007377B0">
          <w:rPr>
            <w:rFonts w:asciiTheme="majorBidi" w:hAnsiTheme="majorBidi" w:cstheme="majorBidi"/>
            <w:sz w:val="22"/>
            <w:szCs w:val="22"/>
            <w:rPrChange w:id="317" w:author="Mohanad Alemam" w:date="2026-07-06T11:25:00Z" w16du:dateUtc="2026-07-06T10:25:00Z">
              <w:rPr/>
            </w:rPrChange>
          </w:rPr>
          <w:delText xml:space="preserve"> </w:delText>
        </w:r>
        <w:r w:rsidR="00CB105D" w:rsidRPr="00A230EE" w:rsidDel="007377B0">
          <w:rPr>
            <w:rFonts w:asciiTheme="majorBidi" w:hAnsiTheme="majorBidi" w:cstheme="majorBidi"/>
            <w:sz w:val="22"/>
            <w:szCs w:val="22"/>
            <w:rPrChange w:id="318" w:author="Mohanad Alemam" w:date="2026-07-06T11:25:00Z" w16du:dateUtc="2026-07-06T10:25:00Z">
              <w:rPr/>
            </w:rPrChange>
          </w:rPr>
          <w:delText>H</w:delText>
        </w:r>
        <w:r w:rsidR="0056310C" w:rsidRPr="00A230EE" w:rsidDel="007377B0">
          <w:rPr>
            <w:rFonts w:asciiTheme="majorBidi" w:hAnsiTheme="majorBidi" w:cstheme="majorBidi"/>
            <w:sz w:val="22"/>
            <w:szCs w:val="22"/>
            <w:rPrChange w:id="319" w:author="Mohanad Alemam" w:date="2026-07-06T11:25:00Z" w16du:dateUtc="2026-07-06T10:25:00Z">
              <w:rPr/>
            </w:rPrChange>
          </w:rPr>
          <w:delText xml:space="preserve">andles </w:delText>
        </w:r>
        <w:r w:rsidR="005D350B" w:rsidRPr="00A230EE" w:rsidDel="007377B0">
          <w:rPr>
            <w:rFonts w:asciiTheme="majorBidi" w:hAnsiTheme="majorBidi" w:cstheme="majorBidi"/>
            <w:sz w:val="22"/>
            <w:szCs w:val="22"/>
            <w:rPrChange w:id="320" w:author="Mohanad Alemam" w:date="2026-07-06T11:25:00Z" w16du:dateUtc="2026-07-06T10:25:00Z">
              <w:rPr/>
            </w:rPrChange>
          </w:rPr>
          <w:delText>e</w:delText>
        </w:r>
        <w:r w:rsidR="00CD4B93" w:rsidRPr="00A230EE" w:rsidDel="007377B0">
          <w:rPr>
            <w:rFonts w:asciiTheme="majorBidi" w:hAnsiTheme="majorBidi" w:cstheme="majorBidi"/>
            <w:sz w:val="22"/>
            <w:szCs w:val="22"/>
            <w:rPrChange w:id="321" w:author="Mohanad Alemam" w:date="2026-07-06T11:25:00Z" w16du:dateUtc="2026-07-06T10:25:00Z">
              <w:rPr/>
            </w:rPrChange>
          </w:rPr>
          <w:delText xml:space="preserve">dge-side </w:delText>
        </w:r>
        <w:r w:rsidR="00857FB2" w:rsidRPr="00A230EE" w:rsidDel="007377B0">
          <w:rPr>
            <w:rFonts w:asciiTheme="majorBidi" w:hAnsiTheme="majorBidi" w:cstheme="majorBidi"/>
            <w:sz w:val="22"/>
            <w:szCs w:val="22"/>
            <w:rPrChange w:id="322" w:author="Mohanad Alemam" w:date="2026-07-06T11:25:00Z" w16du:dateUtc="2026-07-06T10:25:00Z">
              <w:rPr/>
            </w:rPrChange>
          </w:rPr>
          <w:delText>v</w:delText>
        </w:r>
        <w:r w:rsidR="00CD4B93" w:rsidRPr="00A230EE" w:rsidDel="007377B0">
          <w:rPr>
            <w:rFonts w:asciiTheme="majorBidi" w:hAnsiTheme="majorBidi" w:cstheme="majorBidi"/>
            <w:sz w:val="22"/>
            <w:szCs w:val="22"/>
            <w:rPrChange w:id="323" w:author="Mohanad Alemam" w:date="2026-07-06T11:25:00Z" w16du:dateUtc="2026-07-06T10:25:00Z">
              <w:rPr/>
            </w:rPrChange>
          </w:rPr>
          <w:delText>ideo output</w:delText>
        </w:r>
        <w:r w:rsidR="00CB105D" w:rsidRPr="00A230EE" w:rsidDel="007377B0">
          <w:rPr>
            <w:rFonts w:asciiTheme="majorBidi" w:hAnsiTheme="majorBidi" w:cstheme="majorBidi"/>
            <w:sz w:val="22"/>
            <w:szCs w:val="22"/>
            <w:rPrChange w:id="324" w:author="Mohanad Alemam" w:date="2026-07-06T11:25:00Z" w16du:dateUtc="2026-07-06T10:25:00Z">
              <w:rPr/>
            </w:rPrChange>
          </w:rPr>
          <w:delText xml:space="preserve">, uses predictions to </w:delText>
        </w:r>
        <w:r w:rsidR="00BB28B7" w:rsidRPr="00A230EE" w:rsidDel="007377B0">
          <w:rPr>
            <w:rFonts w:asciiTheme="majorBidi" w:hAnsiTheme="majorBidi" w:cstheme="majorBidi"/>
            <w:sz w:val="22"/>
            <w:szCs w:val="22"/>
            <w:rPrChange w:id="325" w:author="Mohanad Alemam" w:date="2026-07-06T11:25:00Z" w16du:dateUtc="2026-07-06T10:25:00Z">
              <w:rPr/>
            </w:rPrChange>
          </w:rPr>
          <w:delText>annotat</w:delText>
        </w:r>
        <w:r w:rsidR="00857FB2" w:rsidRPr="00A230EE" w:rsidDel="007377B0">
          <w:rPr>
            <w:rFonts w:asciiTheme="majorBidi" w:hAnsiTheme="majorBidi" w:cstheme="majorBidi"/>
            <w:sz w:val="22"/>
            <w:szCs w:val="22"/>
            <w:rPrChange w:id="326" w:author="Mohanad Alemam" w:date="2026-07-06T11:25:00Z" w16du:dateUtc="2026-07-06T10:25:00Z">
              <w:rPr/>
            </w:rPrChange>
          </w:rPr>
          <w:delText>e</w:delText>
        </w:r>
        <w:r w:rsidR="00BB28B7" w:rsidRPr="00A230EE" w:rsidDel="007377B0">
          <w:rPr>
            <w:rFonts w:asciiTheme="majorBidi" w:hAnsiTheme="majorBidi" w:cstheme="majorBidi"/>
            <w:sz w:val="22"/>
            <w:szCs w:val="22"/>
            <w:rPrChange w:id="327" w:author="Mohanad Alemam" w:date="2026-07-06T11:25:00Z" w16du:dateUtc="2026-07-06T10:25:00Z">
              <w:rPr/>
            </w:rPrChange>
          </w:rPr>
          <w:delText xml:space="preserve"> frame</w:delText>
        </w:r>
        <w:r w:rsidR="00857FB2" w:rsidRPr="00A230EE" w:rsidDel="007377B0">
          <w:rPr>
            <w:rFonts w:asciiTheme="majorBidi" w:hAnsiTheme="majorBidi" w:cstheme="majorBidi"/>
            <w:sz w:val="22"/>
            <w:szCs w:val="22"/>
            <w:rPrChange w:id="328" w:author="Mohanad Alemam" w:date="2026-07-06T11:25:00Z" w16du:dateUtc="2026-07-06T10:25:00Z">
              <w:rPr/>
            </w:rPrChange>
          </w:rPr>
          <w:delText>s</w:delText>
        </w:r>
        <w:r w:rsidR="00BB28B7" w:rsidRPr="00A230EE" w:rsidDel="007377B0">
          <w:rPr>
            <w:rFonts w:asciiTheme="majorBidi" w:hAnsiTheme="majorBidi" w:cstheme="majorBidi"/>
            <w:sz w:val="22"/>
            <w:szCs w:val="22"/>
            <w:rPrChange w:id="329" w:author="Mohanad Alemam" w:date="2026-07-06T11:25:00Z" w16du:dateUtc="2026-07-06T10:25:00Z">
              <w:rPr/>
            </w:rPrChange>
          </w:rPr>
          <w:delText xml:space="preserve"> </w:delText>
        </w:r>
        <w:r w:rsidR="00857FB2" w:rsidRPr="00A230EE" w:rsidDel="007377B0">
          <w:rPr>
            <w:rFonts w:asciiTheme="majorBidi" w:hAnsiTheme="majorBidi" w:cstheme="majorBidi"/>
            <w:sz w:val="22"/>
            <w:szCs w:val="22"/>
            <w:rPrChange w:id="330" w:author="Mohanad Alemam" w:date="2026-07-06T11:25:00Z" w16du:dateUtc="2026-07-06T10:25:00Z">
              <w:rPr/>
            </w:rPrChange>
          </w:rPr>
          <w:delText xml:space="preserve">and writes </w:delText>
        </w:r>
        <w:r w:rsidR="00CB105D" w:rsidRPr="00A230EE" w:rsidDel="007377B0">
          <w:rPr>
            <w:rFonts w:asciiTheme="majorBidi" w:hAnsiTheme="majorBidi" w:cstheme="majorBidi"/>
            <w:sz w:val="22"/>
            <w:szCs w:val="22"/>
            <w:rPrChange w:id="331" w:author="Mohanad Alemam" w:date="2026-07-06T11:25:00Z" w16du:dateUtc="2026-07-06T10:25:00Z">
              <w:rPr/>
            </w:rPrChange>
          </w:rPr>
          <w:delText>the annotated output or display</w:delText>
        </w:r>
        <w:r w:rsidR="0059728F" w:rsidRPr="00A230EE" w:rsidDel="007377B0">
          <w:rPr>
            <w:rFonts w:asciiTheme="majorBidi" w:hAnsiTheme="majorBidi" w:cstheme="majorBidi"/>
            <w:sz w:val="22"/>
            <w:szCs w:val="22"/>
            <w:rPrChange w:id="332" w:author="Mohanad Alemam" w:date="2026-07-06T11:25:00Z" w16du:dateUtc="2026-07-06T10:25:00Z">
              <w:rPr/>
            </w:rPrChange>
          </w:rPr>
          <w:delText>s</w:delText>
        </w:r>
        <w:r w:rsidR="00CB105D" w:rsidRPr="00A230EE" w:rsidDel="007377B0">
          <w:rPr>
            <w:rFonts w:asciiTheme="majorBidi" w:hAnsiTheme="majorBidi" w:cstheme="majorBidi"/>
            <w:sz w:val="22"/>
            <w:szCs w:val="22"/>
            <w:rPrChange w:id="333" w:author="Mohanad Alemam" w:date="2026-07-06T11:25:00Z" w16du:dateUtc="2026-07-06T10:25:00Z">
              <w:rPr/>
            </w:rPrChange>
          </w:rPr>
          <w:delText xml:space="preserve"> it live.</w:delText>
        </w:r>
      </w:del>
    </w:p>
    <w:p w14:paraId="50A19F56" w14:textId="6C55ABC3" w:rsidR="00E13396" w:rsidRPr="00A230EE" w:rsidDel="007377B0" w:rsidRDefault="00E13396" w:rsidP="00A230EE">
      <w:pPr>
        <w:pStyle w:val="ListParagraph"/>
        <w:numPr>
          <w:ilvl w:val="0"/>
          <w:numId w:val="24"/>
        </w:numPr>
        <w:spacing w:beforeLines="40" w:before="96" w:afterLines="40" w:after="96" w:line="360" w:lineRule="auto"/>
        <w:jc w:val="both"/>
        <w:rPr>
          <w:del w:id="334" w:author="Mohanad Alemam" w:date="2026-07-06T11:16:00Z" w16du:dateUtc="2026-07-06T10:16:00Z"/>
          <w:rFonts w:asciiTheme="majorBidi" w:hAnsiTheme="majorBidi" w:cstheme="majorBidi"/>
          <w:sz w:val="22"/>
          <w:szCs w:val="22"/>
          <w:rPrChange w:id="335" w:author="Mohanad Alemam" w:date="2026-07-06T11:25:00Z" w16du:dateUtc="2026-07-06T10:25:00Z">
            <w:rPr>
              <w:del w:id="336" w:author="Mohanad Alemam" w:date="2026-07-06T11:16:00Z" w16du:dateUtc="2026-07-06T10:16:00Z"/>
            </w:rPr>
          </w:rPrChange>
        </w:rPr>
        <w:pPrChange w:id="337" w:author="Mohanad Alemam" w:date="2026-07-06T11:25:00Z" w16du:dateUtc="2026-07-06T10:25:00Z">
          <w:pPr>
            <w:pStyle w:val="ListParagraph"/>
            <w:numPr>
              <w:numId w:val="24"/>
            </w:numPr>
            <w:spacing w:beforeLines="40" w:before="96" w:afterLines="40" w:after="96" w:line="276" w:lineRule="auto"/>
            <w:ind w:hanging="360"/>
            <w:jc w:val="both"/>
          </w:pPr>
        </w:pPrChange>
      </w:pPr>
      <w:del w:id="338" w:author="Mohanad Alemam" w:date="2026-07-06T11:16:00Z" w16du:dateUtc="2026-07-06T10:16:00Z">
        <w:r w:rsidRPr="00A230EE" w:rsidDel="007377B0">
          <w:rPr>
            <w:rFonts w:asciiTheme="majorBidi" w:hAnsiTheme="majorBidi" w:cstheme="majorBidi"/>
            <w:sz w:val="22"/>
            <w:szCs w:val="22"/>
            <w:rPrChange w:id="339" w:author="Mohanad Alemam" w:date="2026-07-06T11:25:00Z" w16du:dateUtc="2026-07-06T10:25:00Z">
              <w:rPr/>
            </w:rPrChange>
          </w:rPr>
          <w:delText>Metrics aggregator: Concurrent</w:delText>
        </w:r>
        <w:r w:rsidR="00946365" w:rsidRPr="00A230EE" w:rsidDel="007377B0">
          <w:rPr>
            <w:rFonts w:asciiTheme="majorBidi" w:hAnsiTheme="majorBidi" w:cstheme="majorBidi"/>
            <w:sz w:val="22"/>
            <w:szCs w:val="22"/>
            <w:rPrChange w:id="340" w:author="Mohanad Alemam" w:date="2026-07-06T11:25:00Z" w16du:dateUtc="2026-07-06T10:25:00Z">
              <w:rPr/>
            </w:rPrChange>
          </w:rPr>
          <w:delText>ly records per-frame telemetry/metrics (latency, bytes sent)</w:delText>
        </w:r>
        <w:r w:rsidR="00434CBA" w:rsidRPr="00A230EE" w:rsidDel="007377B0">
          <w:rPr>
            <w:rFonts w:asciiTheme="majorBidi" w:hAnsiTheme="majorBidi" w:cstheme="majorBidi"/>
            <w:sz w:val="22"/>
            <w:szCs w:val="22"/>
            <w:rPrChange w:id="341" w:author="Mohanad Alemam" w:date="2026-07-06T11:25:00Z" w16du:dateUtc="2026-07-06T10:25:00Z">
              <w:rPr/>
            </w:rPrChange>
          </w:rPr>
          <w:delText xml:space="preserve">, </w:delText>
        </w:r>
        <w:r w:rsidR="00B63928" w:rsidRPr="00A230EE" w:rsidDel="007377B0">
          <w:rPr>
            <w:rFonts w:asciiTheme="majorBidi" w:hAnsiTheme="majorBidi" w:cstheme="majorBidi"/>
            <w:sz w:val="22"/>
            <w:szCs w:val="22"/>
            <w:rPrChange w:id="342" w:author="Mohanad Alemam" w:date="2026-07-06T11:25:00Z" w16du:dateUtc="2026-07-06T10:25:00Z">
              <w:rPr/>
            </w:rPrChange>
          </w:rPr>
          <w:delText xml:space="preserve">calculate analytical metrics </w:delText>
        </w:r>
        <w:r w:rsidR="00946365" w:rsidRPr="00A230EE" w:rsidDel="007377B0">
          <w:rPr>
            <w:rFonts w:asciiTheme="majorBidi" w:hAnsiTheme="majorBidi" w:cstheme="majorBidi"/>
            <w:sz w:val="22"/>
            <w:szCs w:val="22"/>
            <w:rPrChange w:id="343" w:author="Mohanad Alemam" w:date="2026-07-06T11:25:00Z" w16du:dateUtc="2026-07-06T10:25:00Z">
              <w:rPr/>
            </w:rPrChange>
          </w:rPr>
          <w:delText>(</w:delText>
        </w:r>
        <w:r w:rsidR="003879B2" w:rsidRPr="00A230EE" w:rsidDel="007377B0">
          <w:rPr>
            <w:rFonts w:asciiTheme="majorBidi" w:hAnsiTheme="majorBidi" w:cstheme="majorBidi"/>
            <w:sz w:val="22"/>
            <w:szCs w:val="22"/>
            <w:rPrChange w:id="344" w:author="Mohanad Alemam" w:date="2026-07-06T11:25:00Z" w16du:dateUtc="2026-07-06T10:25:00Z">
              <w:rPr/>
            </w:rPrChange>
          </w:rPr>
          <w:delText xml:space="preserve">e.g., </w:delText>
        </w:r>
        <w:r w:rsidR="00B63928" w:rsidRPr="00A230EE" w:rsidDel="007377B0">
          <w:rPr>
            <w:rFonts w:asciiTheme="majorBidi" w:hAnsiTheme="majorBidi" w:cstheme="majorBidi"/>
            <w:sz w:val="22"/>
            <w:szCs w:val="22"/>
            <w:rPrChange w:id="345" w:author="Mohanad Alemam" w:date="2026-07-06T11:25:00Z" w16du:dateUtc="2026-07-06T10:25:00Z">
              <w:rPr/>
            </w:rPrChange>
          </w:rPr>
          <w:delText>cloud avoidance ratio</w:delText>
        </w:r>
        <w:r w:rsidR="00946365" w:rsidRPr="00A230EE" w:rsidDel="007377B0">
          <w:rPr>
            <w:rFonts w:asciiTheme="majorBidi" w:hAnsiTheme="majorBidi" w:cstheme="majorBidi"/>
            <w:sz w:val="22"/>
            <w:szCs w:val="22"/>
            <w:rPrChange w:id="346" w:author="Mohanad Alemam" w:date="2026-07-06T11:25:00Z" w16du:dateUtc="2026-07-06T10:25:00Z">
              <w:rPr/>
            </w:rPrChange>
          </w:rPr>
          <w:delText>) and</w:delText>
        </w:r>
        <w:r w:rsidR="00B63928" w:rsidRPr="00A230EE" w:rsidDel="007377B0">
          <w:rPr>
            <w:rFonts w:asciiTheme="majorBidi" w:hAnsiTheme="majorBidi" w:cstheme="majorBidi"/>
            <w:sz w:val="22"/>
            <w:szCs w:val="22"/>
            <w:rPrChange w:id="347" w:author="Mohanad Alemam" w:date="2026-07-06T11:25:00Z" w16du:dateUtc="2026-07-06T10:25:00Z">
              <w:rPr/>
            </w:rPrChange>
          </w:rPr>
          <w:delText xml:space="preserve"> </w:delText>
        </w:r>
        <w:r w:rsidR="00946365" w:rsidRPr="00A230EE" w:rsidDel="007377B0">
          <w:rPr>
            <w:rFonts w:asciiTheme="majorBidi" w:hAnsiTheme="majorBidi" w:cstheme="majorBidi"/>
            <w:sz w:val="22"/>
            <w:szCs w:val="22"/>
            <w:rPrChange w:id="348" w:author="Mohanad Alemam" w:date="2026-07-06T11:25:00Z" w16du:dateUtc="2026-07-06T10:25:00Z">
              <w:rPr/>
            </w:rPrChange>
          </w:rPr>
          <w:delText>write</w:delText>
        </w:r>
        <w:r w:rsidR="00B63928" w:rsidRPr="00A230EE" w:rsidDel="007377B0">
          <w:rPr>
            <w:rFonts w:asciiTheme="majorBidi" w:hAnsiTheme="majorBidi" w:cstheme="majorBidi"/>
            <w:sz w:val="22"/>
            <w:szCs w:val="22"/>
            <w:rPrChange w:id="349" w:author="Mohanad Alemam" w:date="2026-07-06T11:25:00Z" w16du:dateUtc="2026-07-06T10:25:00Z">
              <w:rPr/>
            </w:rPrChange>
          </w:rPr>
          <w:delText xml:space="preserve"> the</w:delText>
        </w:r>
        <w:r w:rsidR="003879B2" w:rsidRPr="00A230EE" w:rsidDel="007377B0">
          <w:rPr>
            <w:rFonts w:asciiTheme="majorBidi" w:hAnsiTheme="majorBidi" w:cstheme="majorBidi"/>
            <w:sz w:val="22"/>
            <w:szCs w:val="22"/>
            <w:rPrChange w:id="350" w:author="Mohanad Alemam" w:date="2026-07-06T11:25:00Z" w16du:dateUtc="2026-07-06T10:25:00Z">
              <w:rPr/>
            </w:rPrChange>
          </w:rPr>
          <w:delText>m</w:delText>
        </w:r>
        <w:r w:rsidR="00B63928" w:rsidRPr="00A230EE" w:rsidDel="007377B0">
          <w:rPr>
            <w:rFonts w:asciiTheme="majorBidi" w:hAnsiTheme="majorBidi" w:cstheme="majorBidi"/>
            <w:sz w:val="22"/>
            <w:szCs w:val="22"/>
            <w:rPrChange w:id="351" w:author="Mohanad Alemam" w:date="2026-07-06T11:25:00Z" w16du:dateUtc="2026-07-06T10:25:00Z">
              <w:rPr/>
            </w:rPrChange>
          </w:rPr>
          <w:delText xml:space="preserve"> </w:delText>
        </w:r>
        <w:r w:rsidR="00946365" w:rsidRPr="00A230EE" w:rsidDel="007377B0">
          <w:rPr>
            <w:rFonts w:asciiTheme="majorBidi" w:hAnsiTheme="majorBidi" w:cstheme="majorBidi"/>
            <w:sz w:val="22"/>
            <w:szCs w:val="22"/>
            <w:rPrChange w:id="352" w:author="Mohanad Alemam" w:date="2026-07-06T11:25:00Z" w16du:dateUtc="2026-07-06T10:25:00Z">
              <w:rPr/>
            </w:rPrChange>
          </w:rPr>
          <w:delText>as</w:delText>
        </w:r>
        <w:r w:rsidR="00B63928" w:rsidRPr="00A230EE" w:rsidDel="007377B0">
          <w:rPr>
            <w:rFonts w:asciiTheme="majorBidi" w:hAnsiTheme="majorBidi" w:cstheme="majorBidi"/>
            <w:sz w:val="22"/>
            <w:szCs w:val="22"/>
            <w:rPrChange w:id="353" w:author="Mohanad Alemam" w:date="2026-07-06T11:25:00Z" w16du:dateUtc="2026-07-06T10:25:00Z">
              <w:rPr/>
            </w:rPrChange>
          </w:rPr>
          <w:delText xml:space="preserve"> </w:delText>
        </w:r>
        <w:r w:rsidR="003879B2" w:rsidRPr="00A230EE" w:rsidDel="007377B0">
          <w:rPr>
            <w:rFonts w:asciiTheme="majorBidi" w:hAnsiTheme="majorBidi" w:cstheme="majorBidi"/>
            <w:sz w:val="22"/>
            <w:szCs w:val="22"/>
            <w:rPrChange w:id="354" w:author="Mohanad Alemam" w:date="2026-07-06T11:25:00Z" w16du:dateUtc="2026-07-06T10:25:00Z">
              <w:rPr/>
            </w:rPrChange>
          </w:rPr>
          <w:delText xml:space="preserve">per-frame </w:delText>
        </w:r>
        <w:r w:rsidR="00946365" w:rsidRPr="00A230EE" w:rsidDel="007377B0">
          <w:rPr>
            <w:rFonts w:asciiTheme="majorBidi" w:hAnsiTheme="majorBidi" w:cstheme="majorBidi"/>
            <w:sz w:val="22"/>
            <w:szCs w:val="22"/>
            <w:rPrChange w:id="355" w:author="Mohanad Alemam" w:date="2026-07-06T11:25:00Z" w16du:dateUtc="2026-07-06T10:25:00Z">
              <w:rPr/>
            </w:rPrChange>
          </w:rPr>
          <w:delText>snapshots</w:delText>
        </w:r>
        <w:r w:rsidR="00B63928" w:rsidRPr="00A230EE" w:rsidDel="007377B0">
          <w:rPr>
            <w:rFonts w:asciiTheme="majorBidi" w:hAnsiTheme="majorBidi" w:cstheme="majorBidi"/>
            <w:sz w:val="22"/>
            <w:szCs w:val="22"/>
            <w:rPrChange w:id="356" w:author="Mohanad Alemam" w:date="2026-07-06T11:25:00Z" w16du:dateUtc="2026-07-06T10:25:00Z">
              <w:rPr/>
            </w:rPrChange>
          </w:rPr>
          <w:delText>.</w:delText>
        </w:r>
      </w:del>
    </w:p>
    <w:p w14:paraId="4BF11B36" w14:textId="4AD7C2F0" w:rsidR="00786C78" w:rsidRPr="00A230EE" w:rsidDel="007377B0" w:rsidRDefault="009A717D" w:rsidP="00A230EE">
      <w:pPr>
        <w:pStyle w:val="ListParagraph"/>
        <w:numPr>
          <w:ilvl w:val="0"/>
          <w:numId w:val="24"/>
        </w:numPr>
        <w:spacing w:beforeLines="40" w:before="96" w:afterLines="40" w:after="96" w:line="360" w:lineRule="auto"/>
        <w:jc w:val="both"/>
        <w:rPr>
          <w:del w:id="357" w:author="Mohanad Alemam" w:date="2026-07-06T11:16:00Z" w16du:dateUtc="2026-07-06T10:16:00Z"/>
          <w:rFonts w:asciiTheme="majorBidi" w:hAnsiTheme="majorBidi" w:cstheme="majorBidi"/>
          <w:sz w:val="22"/>
          <w:szCs w:val="22"/>
          <w:rPrChange w:id="358" w:author="Mohanad Alemam" w:date="2026-07-06T11:25:00Z" w16du:dateUtc="2026-07-06T10:25:00Z">
            <w:rPr>
              <w:del w:id="359" w:author="Mohanad Alemam" w:date="2026-07-06T11:16:00Z" w16du:dateUtc="2026-07-06T10:16:00Z"/>
            </w:rPr>
          </w:rPrChange>
        </w:rPr>
        <w:pPrChange w:id="360" w:author="Mohanad Alemam" w:date="2026-07-06T11:25:00Z" w16du:dateUtc="2026-07-06T10:25:00Z">
          <w:pPr>
            <w:pStyle w:val="ListParagraph"/>
            <w:numPr>
              <w:numId w:val="24"/>
            </w:numPr>
            <w:spacing w:beforeLines="40" w:before="96" w:afterLines="40" w:after="96" w:line="276" w:lineRule="auto"/>
            <w:ind w:hanging="360"/>
            <w:jc w:val="both"/>
          </w:pPr>
        </w:pPrChange>
      </w:pPr>
      <w:del w:id="361" w:author="Mohanad Alemam" w:date="2026-07-06T11:16:00Z" w16du:dateUtc="2026-07-06T10:16:00Z">
        <w:r w:rsidRPr="00A230EE" w:rsidDel="007377B0">
          <w:rPr>
            <w:rFonts w:asciiTheme="majorBidi" w:hAnsiTheme="majorBidi" w:cstheme="majorBidi"/>
            <w:sz w:val="22"/>
            <w:szCs w:val="22"/>
            <w:rPrChange w:id="362" w:author="Mohanad Alemam" w:date="2026-07-06T11:25:00Z" w16du:dateUtc="2026-07-06T10:25:00Z">
              <w:rPr/>
            </w:rPrChange>
          </w:rPr>
          <w:delText>Dashboard</w:delText>
        </w:r>
        <w:r w:rsidR="009C4BA6" w:rsidRPr="00A230EE" w:rsidDel="007377B0">
          <w:rPr>
            <w:rFonts w:asciiTheme="majorBidi" w:hAnsiTheme="majorBidi" w:cstheme="majorBidi"/>
            <w:sz w:val="22"/>
            <w:szCs w:val="22"/>
            <w:rPrChange w:id="363" w:author="Mohanad Alemam" w:date="2026-07-06T11:25:00Z" w16du:dateUtc="2026-07-06T10:25:00Z">
              <w:rPr/>
            </w:rPrChange>
          </w:rPr>
          <w:delText xml:space="preserve"> (auxiliary module)</w:delText>
        </w:r>
        <w:r w:rsidR="005D350B" w:rsidRPr="00A230EE" w:rsidDel="007377B0">
          <w:rPr>
            <w:rFonts w:asciiTheme="majorBidi" w:hAnsiTheme="majorBidi" w:cstheme="majorBidi"/>
            <w:sz w:val="22"/>
            <w:szCs w:val="22"/>
            <w:rPrChange w:id="364" w:author="Mohanad Alemam" w:date="2026-07-06T11:25:00Z" w16du:dateUtc="2026-07-06T10:25:00Z">
              <w:rPr/>
            </w:rPrChange>
          </w:rPr>
          <w:delText>:</w:delText>
        </w:r>
        <w:r w:rsidR="009C4BA6" w:rsidRPr="00A230EE" w:rsidDel="007377B0">
          <w:rPr>
            <w:rFonts w:asciiTheme="majorBidi" w:hAnsiTheme="majorBidi" w:cstheme="majorBidi"/>
            <w:sz w:val="22"/>
            <w:szCs w:val="22"/>
            <w:rPrChange w:id="365" w:author="Mohanad Alemam" w:date="2026-07-06T11:25:00Z" w16du:dateUtc="2026-07-06T10:25:00Z">
              <w:rPr/>
            </w:rPrChange>
          </w:rPr>
          <w:delText xml:space="preserve"> A Streamlit UI that visualises </w:delText>
        </w:r>
        <w:r w:rsidR="00401041" w:rsidRPr="00A230EE" w:rsidDel="007377B0">
          <w:rPr>
            <w:rFonts w:asciiTheme="majorBidi" w:hAnsiTheme="majorBidi" w:cstheme="majorBidi"/>
            <w:sz w:val="22"/>
            <w:szCs w:val="22"/>
            <w:rPrChange w:id="366" w:author="Mohanad Alemam" w:date="2026-07-06T11:25:00Z" w16du:dateUtc="2026-07-06T10:25:00Z">
              <w:rPr/>
            </w:rPrChange>
          </w:rPr>
          <w:delText>visualise</w:delText>
        </w:r>
        <w:r w:rsidR="009C4BA6" w:rsidRPr="00A230EE" w:rsidDel="007377B0">
          <w:rPr>
            <w:rFonts w:asciiTheme="majorBidi" w:hAnsiTheme="majorBidi" w:cstheme="majorBidi"/>
            <w:sz w:val="22"/>
            <w:szCs w:val="22"/>
            <w:rPrChange w:id="367" w:author="Mohanad Alemam" w:date="2026-07-06T11:25:00Z" w16du:dateUtc="2026-07-06T10:25:00Z">
              <w:rPr/>
            </w:rPrChange>
          </w:rPr>
          <w:delText xml:space="preserve"> edge, network, cloud and content metrics</w:delText>
        </w:r>
        <w:r w:rsidR="00181533" w:rsidRPr="00A230EE" w:rsidDel="007377B0">
          <w:rPr>
            <w:rFonts w:asciiTheme="majorBidi" w:hAnsiTheme="majorBidi" w:cstheme="majorBidi"/>
            <w:sz w:val="22"/>
            <w:szCs w:val="22"/>
            <w:rPrChange w:id="368" w:author="Mohanad Alemam" w:date="2026-07-06T11:25:00Z" w16du:dateUtc="2026-07-06T10:25:00Z">
              <w:rPr/>
            </w:rPrChange>
          </w:rPr>
          <w:delText xml:space="preserve"> in near real-time</w:delText>
        </w:r>
        <w:r w:rsidR="00401041" w:rsidRPr="00A230EE" w:rsidDel="007377B0">
          <w:rPr>
            <w:rFonts w:asciiTheme="majorBidi" w:hAnsiTheme="majorBidi" w:cstheme="majorBidi"/>
            <w:sz w:val="22"/>
            <w:szCs w:val="22"/>
            <w:rPrChange w:id="369" w:author="Mohanad Alemam" w:date="2026-07-06T11:25:00Z" w16du:dateUtc="2026-07-06T10:25:00Z">
              <w:rPr/>
            </w:rPrChange>
          </w:rPr>
          <w:delText>, for monitoring and analysis purposes.</w:delText>
        </w:r>
      </w:del>
    </w:p>
    <w:p w14:paraId="0AEFD374" w14:textId="564B0C91" w:rsidR="007C1805" w:rsidRPr="00A230EE" w:rsidRDefault="007C1805" w:rsidP="00A230EE">
      <w:pPr>
        <w:spacing w:beforeLines="40" w:before="96" w:afterLines="40" w:after="96" w:line="360" w:lineRule="auto"/>
        <w:jc w:val="lowKashida"/>
        <w:rPr>
          <w:ins w:id="370" w:author="Mohanad Alemam" w:date="2026-07-06T11:13:00Z" w16du:dateUtc="2026-07-06T10:13:00Z"/>
          <w:rFonts w:asciiTheme="majorBidi" w:hAnsiTheme="majorBidi" w:cstheme="majorBidi"/>
          <w:sz w:val="22"/>
          <w:szCs w:val="22"/>
          <w:rPrChange w:id="371" w:author="Mohanad Alemam" w:date="2026-07-06T11:25:00Z" w16du:dateUtc="2026-07-06T10:25:00Z">
            <w:rPr>
              <w:ins w:id="372" w:author="Mohanad Alemam" w:date="2026-07-06T11:13:00Z" w16du:dateUtc="2026-07-06T10:13:00Z"/>
            </w:rPr>
          </w:rPrChange>
        </w:rPr>
        <w:pPrChange w:id="373" w:author="Mohanad Alemam" w:date="2026-07-06T11:25:00Z" w16du:dateUtc="2026-07-06T10:25:00Z">
          <w:pPr>
            <w:spacing w:beforeLines="40" w:before="96" w:afterLines="40" w:after="96" w:line="276" w:lineRule="auto"/>
          </w:pPr>
        </w:pPrChange>
      </w:pPr>
      <w:ins w:id="374" w:author="Mohanad Alemam" w:date="2026-07-06T11:13:00Z" w16du:dateUtc="2026-07-06T10:13:00Z">
        <w:r w:rsidRPr="00A230EE">
          <w:rPr>
            <w:rFonts w:asciiTheme="majorBidi" w:hAnsiTheme="majorBidi" w:cstheme="majorBidi"/>
            <w:sz w:val="22"/>
            <w:szCs w:val="22"/>
            <w:rPrChange w:id="375" w:author="Mohanad Alemam" w:date="2026-07-06T11:25:00Z" w16du:dateUtc="2026-07-06T10:25:00Z">
              <w:rPr/>
            </w:rPrChange>
          </w:rPr>
          <w:t>This solution utilises an edge-</w:t>
        </w:r>
      </w:ins>
      <w:moveToRangeStart w:id="376" w:author="Mohanad Alemam" w:date="2026-07-06T11:16:00Z" w:name="move234229008"/>
      <w:moveTo w:id="377" w:author="Mohanad Alemam" w:date="2026-07-06T11:16:00Z" w16du:dateUtc="2026-07-06T10:16:00Z">
        <w:del w:id="378" w:author="Mohanad Alemam" w:date="2026-07-06T11:16:00Z" w16du:dateUtc="2026-07-06T10:16:00Z">
          <w:r w:rsidR="007377B0" w:rsidRPr="00A230EE" w:rsidDel="007377B0">
            <w:rPr>
              <w:rFonts w:asciiTheme="majorBidi" w:hAnsiTheme="majorBidi" w:cstheme="majorBidi"/>
              <w:noProof/>
              <w:sz w:val="22"/>
              <w:szCs w:val="22"/>
            </w:rPr>
            <mc:AlternateContent>
              <mc:Choice Requires="wps">
                <w:drawing>
                  <wp:inline distT="0" distB="0" distL="0" distR="0" wp14:anchorId="089FB845" wp14:editId="0879EDF0">
                    <wp:extent cx="6243955" cy="249021"/>
                    <wp:effectExtent l="0" t="0" r="4445" b="0"/>
                    <wp:docPr id="1668517804" name="Text Box 1"/>
                    <wp:cNvGraphicFramePr/>
                    <a:graphic xmlns:a="http://schemas.openxmlformats.org/drawingml/2006/main">
                      <a:graphicData uri="http://schemas.microsoft.com/office/word/2010/wordprocessingShape">
                        <wps:wsp>
                          <wps:cNvSpPr txBox="1"/>
                          <wps:spPr>
                            <a:xfrm>
                              <a:off x="0" y="0"/>
                              <a:ext cx="6243955" cy="249021"/>
                            </a:xfrm>
                            <a:prstGeom prst="rect">
                              <a:avLst/>
                            </a:prstGeom>
                            <a:solidFill>
                              <a:prstClr val="white"/>
                            </a:solidFill>
                            <a:ln>
                              <a:noFill/>
                            </a:ln>
                          </wps:spPr>
                          <wps:txbx>
                            <w:txbxContent>
                              <w:p w14:paraId="01B0BF05" w14:textId="77777777" w:rsidR="007377B0" w:rsidRPr="002D3247" w:rsidRDefault="007377B0" w:rsidP="007377B0">
                                <w:pPr>
                                  <w:pStyle w:val="Caption"/>
                                  <w:jc w:val="both"/>
                                  <w:rPr>
                                    <w:rFonts w:asciiTheme="majorBidi" w:hAnsiTheme="majorBidi" w:cstheme="majorBidi"/>
                                    <w:i w:val="0"/>
                                    <w:iCs w:val="0"/>
                                    <w:noProof/>
                                    <w:color w:val="9F4110" w:themeColor="accent2" w:themeShade="BF"/>
                                    <w:sz w:val="20"/>
                                    <w:szCs w:val="20"/>
                                  </w:rPr>
                                </w:pPr>
                                <w:r w:rsidRPr="002D3247">
                                  <w:rPr>
                                    <w:rFonts w:asciiTheme="majorBidi" w:hAnsiTheme="majorBidi" w:cstheme="majorBidi"/>
                                    <w:i w:val="0"/>
                                    <w:iCs w:val="0"/>
                                    <w:sz w:val="16"/>
                                    <w:szCs w:val="16"/>
                                  </w:rPr>
                                  <w:t>Figure 1</w:t>
                                </w:r>
                                <w:r w:rsidRPr="002D3247">
                                  <w:rPr>
                                    <w:rFonts w:asciiTheme="majorBidi" w:hAnsiTheme="majorBidi" w:cstheme="majorBidi"/>
                                    <w:i w:val="0"/>
                                    <w:iCs w:val="0"/>
                                    <w:sz w:val="16"/>
                                    <w:szCs w:val="16"/>
                                    <w:lang w:val="en-US"/>
                                  </w:rPr>
                                  <w:t xml:space="preserve">: Real-time video analytics </w:t>
                                </w:r>
                                <w:r>
                                  <w:rPr>
                                    <w:rFonts w:asciiTheme="majorBidi" w:hAnsiTheme="majorBidi" w:cstheme="majorBidi"/>
                                    <w:i w:val="0"/>
                                    <w:iCs w:val="0"/>
                                    <w:sz w:val="16"/>
                                    <w:szCs w:val="16"/>
                                    <w:lang w:val="en-US"/>
                                  </w:rPr>
                                  <w:t>a</w:t>
                                </w:r>
                                <w:r w:rsidRPr="002D3247">
                                  <w:rPr>
                                    <w:rFonts w:asciiTheme="majorBidi" w:hAnsiTheme="majorBidi" w:cstheme="majorBidi"/>
                                    <w:i w:val="0"/>
                                    <w:iCs w:val="0"/>
                                    <w:sz w:val="16"/>
                                    <w:szCs w:val="16"/>
                                    <w:lang w:val="en-US"/>
                                  </w:rPr>
                                  <w:t>rchitecture incorporating and orchestrator that decodes videos into individual frame, performs preprocessing and conducts on-edge object detection and decides whether to offload frames to the cloud server. An auxiliary live dashboard module that displays KPIs in real-time.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89FB845" id="_x0000_s1028" type="#_x0000_t202" style="width:491.65pt;height:1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" stroked="f">
                    <v:textbox inset="0,0,0,0">
                      <w:txbxContent>
                        <w:p w14:paraId="01B0BF05" w14:textId="77777777" w:rsidR="007377B0" w:rsidRPr="002D3247" w:rsidRDefault="007377B0" w:rsidP="007377B0">
                          <w:pPr>
                            <w:pStyle w:val="Caption"/>
                            <w:jc w:val="both"/>
                            <w:rPr>
                              <w:rFonts w:asciiTheme="majorBidi" w:hAnsiTheme="majorBidi" w:cstheme="majorBidi"/>
                              <w:i w:val="0"/>
                              <w:iCs w:val="0"/>
                              <w:noProof/>
                              <w:color w:val="9F4110" w:themeColor="accent2" w:themeShade="BF"/>
                              <w:sz w:val="20"/>
                              <w:szCs w:val="20"/>
                            </w:rPr>
                          </w:pPr>
                          <w:r w:rsidRPr="002D3247">
                            <w:rPr>
                              <w:rFonts w:asciiTheme="majorBidi" w:hAnsiTheme="majorBidi" w:cstheme="majorBidi"/>
                              <w:i w:val="0"/>
                              <w:iCs w:val="0"/>
                              <w:sz w:val="16"/>
                              <w:szCs w:val="16"/>
                            </w:rPr>
                            <w:t>Figure 1</w:t>
                          </w:r>
                          <w:r w:rsidRPr="002D3247">
                            <w:rPr>
                              <w:rFonts w:asciiTheme="majorBidi" w:hAnsiTheme="majorBidi" w:cstheme="majorBidi"/>
                              <w:i w:val="0"/>
                              <w:iCs w:val="0"/>
                              <w:sz w:val="16"/>
                              <w:szCs w:val="16"/>
                              <w:lang w:val="en-US"/>
                            </w:rPr>
                            <w:t xml:space="preserve">: Real-time video analytics </w:t>
                          </w:r>
                          <w:r>
                            <w:rPr>
                              <w:rFonts w:asciiTheme="majorBidi" w:hAnsiTheme="majorBidi" w:cstheme="majorBidi"/>
                              <w:i w:val="0"/>
                              <w:iCs w:val="0"/>
                              <w:sz w:val="16"/>
                              <w:szCs w:val="16"/>
                              <w:lang w:val="en-US"/>
                            </w:rPr>
                            <w:t>a</w:t>
                          </w:r>
                          <w:r w:rsidRPr="002D3247">
                            <w:rPr>
                              <w:rFonts w:asciiTheme="majorBidi" w:hAnsiTheme="majorBidi" w:cstheme="majorBidi"/>
                              <w:i w:val="0"/>
                              <w:iCs w:val="0"/>
                              <w:sz w:val="16"/>
                              <w:szCs w:val="16"/>
                              <w:lang w:val="en-US"/>
                            </w:rPr>
                            <w:t>rchitecture incorporating and orchestrator that decodes videos into individual frame, performs preprocessing and conducts on-edge object detection and decides whether to offload frames to the cloud server. An auxiliary live dashboard module that displays KPIs in real-time.</w:t>
                          </w:r>
                        </w:p>
                      </w:txbxContent>
                    </v:textbox>
                    <w10:anchorlock/>
                  </v:shape>
                </w:pict>
              </mc:Fallback>
            </mc:AlternateContent>
          </w:r>
        </w:del>
      </w:moveTo>
      <w:moveToRangeEnd w:id="376"/>
      <w:ins w:id="379" w:author="Mohanad Alemam" w:date="2026-07-06T11:13:00Z" w16du:dateUtc="2026-07-06T10:13:00Z">
        <w:r w:rsidRPr="00A230EE">
          <w:rPr>
            <w:rFonts w:asciiTheme="majorBidi" w:hAnsiTheme="majorBidi" w:cstheme="majorBidi"/>
            <w:sz w:val="22"/>
            <w:szCs w:val="22"/>
            <w:rPrChange w:id="380" w:author="Mohanad Alemam" w:date="2026-07-06T11:25:00Z" w16du:dateUtc="2026-07-06T10:25:00Z">
              <w:rPr/>
            </w:rPrChange>
          </w:rPr>
          <w:t>cloud setup, designed for motion/change awareness, low bandwidth dependency, low latency,</w:t>
        </w:r>
      </w:ins>
      <w:ins w:id="381" w:author="Mohanad Alemam" w:date="2026-07-06T11:14:00Z" w16du:dateUtc="2026-07-06T10:14:00Z">
        <w:r w:rsidRPr="00A230EE">
          <w:rPr>
            <w:rFonts w:asciiTheme="majorBidi" w:hAnsiTheme="majorBidi" w:cstheme="majorBidi"/>
            <w:sz w:val="22"/>
            <w:szCs w:val="22"/>
            <w:rPrChange w:id="382" w:author="Mohanad Alemam" w:date="2026-07-06T11:25:00Z" w16du:dateUtc="2026-07-06T10:25:00Z">
              <w:rPr/>
            </w:rPrChange>
          </w:rPr>
          <w:t xml:space="preserve"> and</w:t>
        </w:r>
      </w:ins>
      <w:ins w:id="383" w:author="Mohanad Alemam" w:date="2026-07-06T11:13:00Z" w16du:dateUtc="2026-07-06T10:13:00Z">
        <w:r w:rsidRPr="00A230EE">
          <w:rPr>
            <w:rFonts w:asciiTheme="majorBidi" w:hAnsiTheme="majorBidi" w:cstheme="majorBidi"/>
            <w:sz w:val="22"/>
            <w:szCs w:val="22"/>
            <w:rPrChange w:id="384" w:author="Mohanad Alemam" w:date="2026-07-06T11:25:00Z" w16du:dateUtc="2026-07-06T10:25:00Z">
              <w:rPr/>
            </w:rPrChange>
          </w:rPr>
          <w:t xml:space="preserve"> near real-time detection. It incorporates a scene-aware orchestrator</w:t>
        </w:r>
      </w:ins>
      <w:ins w:id="385" w:author="Mohanad Alemam" w:date="2026-07-06T11:20:00Z" w16du:dateUtc="2026-07-06T10:20:00Z">
        <w:r w:rsidR="003B3201" w:rsidRPr="00A230EE">
          <w:rPr>
            <w:rFonts w:asciiTheme="majorBidi" w:hAnsiTheme="majorBidi" w:cstheme="majorBidi"/>
            <w:sz w:val="22"/>
            <w:szCs w:val="22"/>
            <w:rPrChange w:id="386" w:author="Mohanad Alemam" w:date="2026-07-06T11:25:00Z" w16du:dateUtc="2026-07-06T10:25:00Z">
              <w:rPr/>
            </w:rPrChange>
          </w:rPr>
          <w:t>,</w:t>
        </w:r>
      </w:ins>
      <w:ins w:id="387" w:author="Mohanad Alemam" w:date="2026-07-06T11:13:00Z" w16du:dateUtc="2026-07-06T10:13:00Z">
        <w:r w:rsidRPr="00A230EE">
          <w:rPr>
            <w:rFonts w:asciiTheme="majorBidi" w:hAnsiTheme="majorBidi" w:cstheme="majorBidi"/>
            <w:sz w:val="22"/>
            <w:szCs w:val="22"/>
            <w:rPrChange w:id="388" w:author="Mohanad Alemam" w:date="2026-07-06T11:25:00Z" w16du:dateUtc="2026-07-06T10:25:00Z">
              <w:rPr/>
            </w:rPrChange>
          </w:rPr>
          <w:t xml:space="preserve"> the edge decodes the video, pre-processes frames (resize and greyscale conversion), and filters them using a heuristic change/motion detector. A lightweight on</w:t>
        </w:r>
      </w:ins>
      <w:ins w:id="389" w:author="Mohanad Alemam" w:date="2026-07-06T11:21:00Z" w16du:dateUtc="2026-07-06T10:21:00Z">
        <w:r w:rsidR="00E45595" w:rsidRPr="00A230EE">
          <w:rPr>
            <w:rFonts w:asciiTheme="majorBidi" w:hAnsiTheme="majorBidi" w:cstheme="majorBidi"/>
            <w:sz w:val="22"/>
            <w:szCs w:val="22"/>
            <w:rPrChange w:id="390" w:author="Mohanad Alemam" w:date="2026-07-06T11:25:00Z" w16du:dateUtc="2026-07-06T10:25:00Z">
              <w:rPr/>
            </w:rPrChange>
          </w:rPr>
          <w:t xml:space="preserve"> </w:t>
        </w:r>
      </w:ins>
      <w:ins w:id="391" w:author="Mohanad Alemam" w:date="2026-07-06T11:13:00Z" w16du:dateUtc="2026-07-06T10:13:00Z">
        <w:r w:rsidRPr="00A230EE">
          <w:rPr>
            <w:rFonts w:asciiTheme="majorBidi" w:hAnsiTheme="majorBidi" w:cstheme="majorBidi"/>
            <w:sz w:val="22"/>
            <w:szCs w:val="22"/>
            <w:rPrChange w:id="392" w:author="Mohanad Alemam" w:date="2026-07-06T11:25:00Z" w16du:dateUtc="2026-07-06T10:25:00Z">
              <w:rPr/>
            </w:rPrChange>
          </w:rPr>
          <w:t>edge object detector conducts inference and selectively offloads frames to the cloud. The cloud runs inference using a more capable</w:t>
        </w:r>
      </w:ins>
      <w:ins w:id="393" w:author="Mohanad Alemam" w:date="2026-07-06T11:30:00Z" w16du:dateUtc="2026-07-06T10:30:00Z">
        <w:r w:rsidR="00B55DC1">
          <w:rPr>
            <w:rFonts w:asciiTheme="majorBidi" w:hAnsiTheme="majorBidi" w:cstheme="majorBidi"/>
            <w:sz w:val="22"/>
            <w:szCs w:val="22"/>
          </w:rPr>
          <w:t xml:space="preserve"> and more </w:t>
        </w:r>
      </w:ins>
      <w:ins w:id="394" w:author="Mohanad Alemam" w:date="2026-07-06T11:13:00Z" w16du:dateUtc="2026-07-06T10:13:00Z">
        <w:r w:rsidRPr="00A230EE">
          <w:rPr>
            <w:rFonts w:asciiTheme="majorBidi" w:hAnsiTheme="majorBidi" w:cstheme="majorBidi"/>
            <w:sz w:val="22"/>
            <w:szCs w:val="22"/>
            <w:rPrChange w:id="395" w:author="Mohanad Alemam" w:date="2026-07-06T11:25:00Z" w16du:dateUtc="2026-07-06T10:25:00Z">
              <w:rPr/>
            </w:rPrChange>
          </w:rPr>
          <w:t>accurate model through a Flask API and returns results. Concurrently, a small metrics aggregator collects and writes metrics as JSON snapshots.</w:t>
        </w:r>
      </w:ins>
      <w:ins w:id="396" w:author="Mohanad Alemam" w:date="2026-07-06T11:14:00Z" w16du:dateUtc="2026-07-06T10:14:00Z">
        <w:r w:rsidR="00901DED" w:rsidRPr="00A230EE">
          <w:rPr>
            <w:rFonts w:asciiTheme="majorBidi" w:hAnsiTheme="majorBidi" w:cstheme="majorBidi"/>
            <w:sz w:val="22"/>
            <w:szCs w:val="22"/>
            <w:rPrChange w:id="397" w:author="Mohanad Alemam" w:date="2026-07-06T11:25:00Z" w16du:dateUtc="2026-07-06T10:25:00Z">
              <w:rPr/>
            </w:rPrChange>
          </w:rPr>
          <w:t xml:space="preserve"> </w:t>
        </w:r>
      </w:ins>
      <w:ins w:id="398" w:author="Mohanad Alemam" w:date="2026-07-06T11:13:00Z" w16du:dateUtc="2026-07-06T10:13:00Z">
        <w:r w:rsidRPr="00A230EE">
          <w:rPr>
            <w:rFonts w:asciiTheme="majorBidi" w:hAnsiTheme="majorBidi" w:cstheme="majorBidi"/>
            <w:sz w:val="22"/>
            <w:szCs w:val="22"/>
            <w:rPrChange w:id="399" w:author="Mohanad Alemam" w:date="2026-07-06T11:25:00Z" w16du:dateUtc="2026-07-06T10:25:00Z">
              <w:rPr/>
            </w:rPrChange>
          </w:rPr>
          <w:t xml:space="preserve">This JSON file is used by a Streamlit dashboard to display live KPIs. </w:t>
        </w:r>
        <w:r w:rsidRPr="00A230EE">
          <w:rPr>
            <w:rFonts w:asciiTheme="majorBidi" w:hAnsiTheme="majorBidi" w:cstheme="majorBidi"/>
            <w:sz w:val="22"/>
            <w:szCs w:val="22"/>
            <w:highlight w:val="yellow"/>
            <w:rPrChange w:id="400" w:author="Mohanad Alemam" w:date="2026-07-06T11:25:00Z" w16du:dateUtc="2026-07-06T10:25:00Z">
              <w:rPr/>
            </w:rPrChange>
          </w:rPr>
          <w:t>Figure 1</w:t>
        </w:r>
        <w:r w:rsidRPr="00A230EE">
          <w:rPr>
            <w:rFonts w:asciiTheme="majorBidi" w:hAnsiTheme="majorBidi" w:cstheme="majorBidi"/>
            <w:sz w:val="22"/>
            <w:szCs w:val="22"/>
            <w:rPrChange w:id="401" w:author="Mohanad Alemam" w:date="2026-07-06T11:25:00Z" w16du:dateUtc="2026-07-06T10:25:00Z">
              <w:rPr/>
            </w:rPrChange>
          </w:rPr>
          <w:t xml:space="preserve"> shows</w:t>
        </w:r>
      </w:ins>
      <w:ins w:id="402" w:author="Mohanad Alemam" w:date="2026-07-06T11:14:00Z" w16du:dateUtc="2026-07-06T10:14:00Z">
        <w:r w:rsidR="00901DED" w:rsidRPr="00A230EE">
          <w:rPr>
            <w:rFonts w:asciiTheme="majorBidi" w:hAnsiTheme="majorBidi" w:cstheme="majorBidi"/>
            <w:sz w:val="22"/>
            <w:szCs w:val="22"/>
            <w:rPrChange w:id="403" w:author="Mohanad Alemam" w:date="2026-07-06T11:25:00Z" w16du:dateUtc="2026-07-06T10:25:00Z">
              <w:rPr/>
            </w:rPrChange>
          </w:rPr>
          <w:t xml:space="preserve"> </w:t>
        </w:r>
      </w:ins>
      <w:ins w:id="404" w:author="Mohanad Alemam" w:date="2026-07-06T11:15:00Z" w16du:dateUtc="2026-07-06T10:15:00Z">
        <w:r w:rsidR="00901DED" w:rsidRPr="00A230EE">
          <w:rPr>
            <w:rFonts w:asciiTheme="majorBidi" w:hAnsiTheme="majorBidi" w:cstheme="majorBidi"/>
            <w:sz w:val="22"/>
            <w:szCs w:val="22"/>
            <w:rPrChange w:id="405" w:author="Mohanad Alemam" w:date="2026-07-06T11:25:00Z" w16du:dateUtc="2026-07-06T10:25:00Z">
              <w:rPr/>
            </w:rPrChange>
          </w:rPr>
          <w:t>system’s components including</w:t>
        </w:r>
      </w:ins>
      <w:ins w:id="406" w:author="Mohanad Alemam" w:date="2026-07-06T11:13:00Z" w16du:dateUtc="2026-07-06T10:13:00Z">
        <w:r w:rsidRPr="00A230EE">
          <w:rPr>
            <w:rFonts w:asciiTheme="majorBidi" w:hAnsiTheme="majorBidi" w:cstheme="majorBidi"/>
            <w:sz w:val="22"/>
            <w:szCs w:val="22"/>
            <w:rPrChange w:id="407" w:author="Mohanad Alemam" w:date="2026-07-06T11:25:00Z" w16du:dateUtc="2026-07-06T10:25:00Z">
              <w:rPr/>
            </w:rPrChange>
          </w:rPr>
          <w:t>:</w:t>
        </w:r>
      </w:ins>
    </w:p>
    <w:p w14:paraId="2D8FB533" w14:textId="447EDD3C" w:rsidR="007C1805" w:rsidRPr="00A230EE" w:rsidRDefault="007C1805" w:rsidP="00A230EE">
      <w:pPr>
        <w:pStyle w:val="ListParagraph"/>
        <w:numPr>
          <w:ilvl w:val="0"/>
          <w:numId w:val="64"/>
        </w:numPr>
        <w:spacing w:beforeLines="40" w:before="96" w:afterLines="40" w:after="96" w:line="360" w:lineRule="auto"/>
        <w:rPr>
          <w:ins w:id="408" w:author="Mohanad Alemam" w:date="2026-07-06T11:13:00Z" w16du:dateUtc="2026-07-06T10:13:00Z"/>
          <w:rFonts w:asciiTheme="majorBidi" w:hAnsiTheme="majorBidi" w:cstheme="majorBidi"/>
          <w:sz w:val="22"/>
          <w:szCs w:val="22"/>
          <w:rPrChange w:id="409" w:author="Mohanad Alemam" w:date="2026-07-06T11:25:00Z" w16du:dateUtc="2026-07-06T10:25:00Z">
            <w:rPr>
              <w:ins w:id="410" w:author="Mohanad Alemam" w:date="2026-07-06T11:13:00Z" w16du:dateUtc="2026-07-06T10:13:00Z"/>
            </w:rPr>
          </w:rPrChange>
        </w:rPr>
        <w:pPrChange w:id="411" w:author="Mohanad Alemam" w:date="2026-07-06T11:25:00Z" w16du:dateUtc="2026-07-06T10:25:00Z">
          <w:pPr>
            <w:spacing w:beforeLines="40" w:before="96" w:afterLines="40" w:after="96" w:line="276" w:lineRule="auto"/>
          </w:pPr>
        </w:pPrChange>
      </w:pPr>
      <w:ins w:id="412" w:author="Mohanad Alemam" w:date="2026-07-06T11:13:00Z" w16du:dateUtc="2026-07-06T10:13:00Z">
        <w:r w:rsidRPr="00A230EE">
          <w:rPr>
            <w:rFonts w:asciiTheme="majorBidi" w:hAnsiTheme="majorBidi" w:cstheme="majorBidi"/>
            <w:sz w:val="22"/>
            <w:szCs w:val="22"/>
            <w:rPrChange w:id="413" w:author="Mohanad Alemam" w:date="2026-07-06T11:25:00Z" w16du:dateUtc="2026-07-06T10:25:00Z">
              <w:rPr/>
            </w:rPrChange>
          </w:rPr>
          <w:t>Video decoder: Breaks down raw video stream into individual frames.</w:t>
        </w:r>
      </w:ins>
    </w:p>
    <w:p w14:paraId="7D2737DF" w14:textId="7D8C05BA" w:rsidR="007C1805" w:rsidRPr="00A230EE" w:rsidRDefault="007C1805" w:rsidP="00A230EE">
      <w:pPr>
        <w:pStyle w:val="ListParagraph"/>
        <w:numPr>
          <w:ilvl w:val="0"/>
          <w:numId w:val="64"/>
        </w:numPr>
        <w:spacing w:beforeLines="40" w:before="96" w:afterLines="40" w:after="96" w:line="360" w:lineRule="auto"/>
        <w:rPr>
          <w:ins w:id="414" w:author="Mohanad Alemam" w:date="2026-07-06T11:13:00Z" w16du:dateUtc="2026-07-06T10:13:00Z"/>
          <w:rFonts w:asciiTheme="majorBidi" w:hAnsiTheme="majorBidi" w:cstheme="majorBidi"/>
          <w:sz w:val="22"/>
          <w:szCs w:val="22"/>
          <w:rPrChange w:id="415" w:author="Mohanad Alemam" w:date="2026-07-06T11:25:00Z" w16du:dateUtc="2026-07-06T10:25:00Z">
            <w:rPr>
              <w:ins w:id="416" w:author="Mohanad Alemam" w:date="2026-07-06T11:13:00Z" w16du:dateUtc="2026-07-06T10:13:00Z"/>
            </w:rPr>
          </w:rPrChange>
        </w:rPr>
        <w:pPrChange w:id="417" w:author="Mohanad Alemam" w:date="2026-07-06T11:25:00Z" w16du:dateUtc="2026-07-06T10:25:00Z">
          <w:pPr>
            <w:spacing w:beforeLines="40" w:before="96" w:afterLines="40" w:after="96" w:line="276" w:lineRule="auto"/>
          </w:pPr>
        </w:pPrChange>
      </w:pPr>
      <w:ins w:id="418" w:author="Mohanad Alemam" w:date="2026-07-06T11:13:00Z" w16du:dateUtc="2026-07-06T10:13:00Z">
        <w:r w:rsidRPr="00A230EE">
          <w:rPr>
            <w:rFonts w:asciiTheme="majorBidi" w:hAnsiTheme="majorBidi" w:cstheme="majorBidi"/>
            <w:sz w:val="22"/>
            <w:szCs w:val="22"/>
            <w:rPrChange w:id="419" w:author="Mohanad Alemam" w:date="2026-07-06T11:25:00Z" w16du:dateUtc="2026-07-06T10:25:00Z">
              <w:rPr/>
            </w:rPrChange>
          </w:rPr>
          <w:t>Preprocessor: Resizes and converts frames to greyscale.</w:t>
        </w:r>
      </w:ins>
    </w:p>
    <w:p w14:paraId="649757C0" w14:textId="411D7226" w:rsidR="007C1805" w:rsidRPr="00A230EE" w:rsidRDefault="007C1805" w:rsidP="00A230EE">
      <w:pPr>
        <w:pStyle w:val="ListParagraph"/>
        <w:numPr>
          <w:ilvl w:val="0"/>
          <w:numId w:val="64"/>
        </w:numPr>
        <w:spacing w:beforeLines="40" w:before="96" w:afterLines="40" w:after="96" w:line="360" w:lineRule="auto"/>
        <w:rPr>
          <w:ins w:id="420" w:author="Mohanad Alemam" w:date="2026-07-06T11:13:00Z" w16du:dateUtc="2026-07-06T10:13:00Z"/>
          <w:rFonts w:asciiTheme="majorBidi" w:hAnsiTheme="majorBidi" w:cstheme="majorBidi"/>
          <w:sz w:val="22"/>
          <w:szCs w:val="22"/>
          <w:rPrChange w:id="421" w:author="Mohanad Alemam" w:date="2026-07-06T11:25:00Z" w16du:dateUtc="2026-07-06T10:25:00Z">
            <w:rPr>
              <w:ins w:id="422" w:author="Mohanad Alemam" w:date="2026-07-06T11:13:00Z" w16du:dateUtc="2026-07-06T10:13:00Z"/>
            </w:rPr>
          </w:rPrChange>
        </w:rPr>
        <w:pPrChange w:id="423" w:author="Mohanad Alemam" w:date="2026-07-06T11:25:00Z" w16du:dateUtc="2026-07-06T10:25:00Z">
          <w:pPr>
            <w:spacing w:beforeLines="40" w:before="96" w:afterLines="40" w:after="96" w:line="276" w:lineRule="auto"/>
          </w:pPr>
        </w:pPrChange>
      </w:pPr>
      <w:ins w:id="424" w:author="Mohanad Alemam" w:date="2026-07-06T11:13:00Z" w16du:dateUtc="2026-07-06T10:13:00Z">
        <w:r w:rsidRPr="00A230EE">
          <w:rPr>
            <w:rFonts w:asciiTheme="majorBidi" w:hAnsiTheme="majorBidi" w:cstheme="majorBidi"/>
            <w:sz w:val="22"/>
            <w:szCs w:val="22"/>
            <w:rPrChange w:id="425" w:author="Mohanad Alemam" w:date="2026-07-06T11:25:00Z" w16du:dateUtc="2026-07-06T10:25:00Z">
              <w:rPr/>
            </w:rPrChange>
          </w:rPr>
          <w:lastRenderedPageBreak/>
          <w:t>Heuristic frame filter: Detects change/motion using cheap pixel</w:t>
        </w:r>
      </w:ins>
      <w:ins w:id="426" w:author="Mohanad Alemam" w:date="2026-07-06T11:21:00Z" w16du:dateUtc="2026-07-06T10:21:00Z">
        <w:r w:rsidR="00E45595" w:rsidRPr="00A230EE">
          <w:rPr>
            <w:rFonts w:asciiTheme="majorBidi" w:hAnsiTheme="majorBidi" w:cstheme="majorBidi"/>
            <w:sz w:val="22"/>
            <w:szCs w:val="22"/>
            <w:rPrChange w:id="427" w:author="Mohanad Alemam" w:date="2026-07-06T11:25:00Z" w16du:dateUtc="2026-07-06T10:25:00Z">
              <w:rPr/>
            </w:rPrChange>
          </w:rPr>
          <w:t xml:space="preserve"> </w:t>
        </w:r>
      </w:ins>
      <w:ins w:id="428" w:author="Mohanad Alemam" w:date="2026-07-06T11:13:00Z" w16du:dateUtc="2026-07-06T10:13:00Z">
        <w:r w:rsidRPr="00A230EE">
          <w:rPr>
            <w:rFonts w:asciiTheme="majorBidi" w:hAnsiTheme="majorBidi" w:cstheme="majorBidi"/>
            <w:sz w:val="22"/>
            <w:szCs w:val="22"/>
            <w:rPrChange w:id="429" w:author="Mohanad Alemam" w:date="2026-07-06T11:25:00Z" w16du:dateUtc="2026-07-06T10:25:00Z">
              <w:rPr/>
            </w:rPrChange>
          </w:rPr>
          <w:t>intensity difference between two greyscale frames and drops redundant frames.</w:t>
        </w:r>
      </w:ins>
    </w:p>
    <w:p w14:paraId="1D0E56C4" w14:textId="433FE4D1" w:rsidR="007C1805" w:rsidRPr="00A230EE" w:rsidRDefault="007C1805" w:rsidP="00A230EE">
      <w:pPr>
        <w:pStyle w:val="ListParagraph"/>
        <w:numPr>
          <w:ilvl w:val="0"/>
          <w:numId w:val="64"/>
        </w:numPr>
        <w:spacing w:beforeLines="40" w:before="96" w:afterLines="40" w:after="96" w:line="360" w:lineRule="auto"/>
        <w:rPr>
          <w:ins w:id="430" w:author="Mohanad Alemam" w:date="2026-07-06T11:13:00Z" w16du:dateUtc="2026-07-06T10:13:00Z"/>
          <w:rFonts w:asciiTheme="majorBidi" w:hAnsiTheme="majorBidi" w:cstheme="majorBidi"/>
          <w:sz w:val="22"/>
          <w:szCs w:val="22"/>
          <w:rPrChange w:id="431" w:author="Mohanad Alemam" w:date="2026-07-06T11:25:00Z" w16du:dateUtc="2026-07-06T10:25:00Z">
            <w:rPr>
              <w:ins w:id="432" w:author="Mohanad Alemam" w:date="2026-07-06T11:13:00Z" w16du:dateUtc="2026-07-06T10:13:00Z"/>
            </w:rPr>
          </w:rPrChange>
        </w:rPr>
        <w:pPrChange w:id="433" w:author="Mohanad Alemam" w:date="2026-07-06T11:25:00Z" w16du:dateUtc="2026-07-06T10:25:00Z">
          <w:pPr>
            <w:spacing w:beforeLines="40" w:before="96" w:afterLines="40" w:after="96" w:line="276" w:lineRule="auto"/>
          </w:pPr>
        </w:pPrChange>
      </w:pPr>
      <w:ins w:id="434" w:author="Mohanad Alemam" w:date="2026-07-06T11:13:00Z" w16du:dateUtc="2026-07-06T10:13:00Z">
        <w:r w:rsidRPr="00A230EE">
          <w:rPr>
            <w:rFonts w:asciiTheme="majorBidi" w:hAnsiTheme="majorBidi" w:cstheme="majorBidi"/>
            <w:sz w:val="22"/>
            <w:szCs w:val="22"/>
            <w:rPrChange w:id="435" w:author="Mohanad Alemam" w:date="2026-07-06T11:25:00Z" w16du:dateUtc="2026-07-06T10:25:00Z">
              <w:rPr/>
            </w:rPrChange>
          </w:rPr>
          <w:t>Edge model: A lightweight object detector (YOLO) that decides whether to offload the frame to the cloud.</w:t>
        </w:r>
      </w:ins>
    </w:p>
    <w:p w14:paraId="4A2353E7" w14:textId="12CA7E2C" w:rsidR="007C1805" w:rsidRPr="00A230EE" w:rsidRDefault="007C1805" w:rsidP="00A230EE">
      <w:pPr>
        <w:pStyle w:val="ListParagraph"/>
        <w:numPr>
          <w:ilvl w:val="0"/>
          <w:numId w:val="64"/>
        </w:numPr>
        <w:spacing w:beforeLines="40" w:before="96" w:afterLines="40" w:after="96" w:line="360" w:lineRule="auto"/>
        <w:rPr>
          <w:ins w:id="436" w:author="Mohanad Alemam" w:date="2026-07-06T11:13:00Z" w16du:dateUtc="2026-07-06T10:13:00Z"/>
          <w:rFonts w:asciiTheme="majorBidi" w:hAnsiTheme="majorBidi" w:cstheme="majorBidi"/>
          <w:sz w:val="22"/>
          <w:szCs w:val="22"/>
          <w:rPrChange w:id="437" w:author="Mohanad Alemam" w:date="2026-07-06T11:25:00Z" w16du:dateUtc="2026-07-06T10:25:00Z">
            <w:rPr>
              <w:ins w:id="438" w:author="Mohanad Alemam" w:date="2026-07-06T11:13:00Z" w16du:dateUtc="2026-07-06T10:13:00Z"/>
            </w:rPr>
          </w:rPrChange>
        </w:rPr>
        <w:pPrChange w:id="439" w:author="Mohanad Alemam" w:date="2026-07-06T11:25:00Z" w16du:dateUtc="2026-07-06T10:25:00Z">
          <w:pPr>
            <w:spacing w:beforeLines="40" w:before="96" w:afterLines="40" w:after="96" w:line="276" w:lineRule="auto"/>
          </w:pPr>
        </w:pPrChange>
      </w:pPr>
      <w:ins w:id="440" w:author="Mohanad Alemam" w:date="2026-07-06T11:13:00Z" w16du:dateUtc="2026-07-06T10:13:00Z">
        <w:r w:rsidRPr="00A230EE">
          <w:rPr>
            <w:rFonts w:asciiTheme="majorBidi" w:hAnsiTheme="majorBidi" w:cstheme="majorBidi"/>
            <w:sz w:val="22"/>
            <w:szCs w:val="22"/>
            <w:rPrChange w:id="441" w:author="Mohanad Alemam" w:date="2026-07-06T11:25:00Z" w16du:dateUtc="2026-07-06T10:25:00Z">
              <w:rPr/>
            </w:rPrChange>
          </w:rPr>
          <w:t>Edge–cloud offloader: Converts/encodes the frame into JPEG bytes and transmits them to the cloud when required.</w:t>
        </w:r>
      </w:ins>
    </w:p>
    <w:p w14:paraId="48568F52" w14:textId="24DBF590" w:rsidR="007C1805" w:rsidRPr="00A230EE" w:rsidRDefault="007C1805" w:rsidP="00A230EE">
      <w:pPr>
        <w:pStyle w:val="ListParagraph"/>
        <w:numPr>
          <w:ilvl w:val="0"/>
          <w:numId w:val="64"/>
        </w:numPr>
        <w:spacing w:beforeLines="40" w:before="96" w:afterLines="40" w:after="96" w:line="360" w:lineRule="auto"/>
        <w:rPr>
          <w:ins w:id="442" w:author="Mohanad Alemam" w:date="2026-07-06T11:13:00Z" w16du:dateUtc="2026-07-06T10:13:00Z"/>
          <w:rFonts w:asciiTheme="majorBidi" w:hAnsiTheme="majorBidi" w:cstheme="majorBidi"/>
          <w:sz w:val="22"/>
          <w:szCs w:val="22"/>
          <w:rPrChange w:id="443" w:author="Mohanad Alemam" w:date="2026-07-06T11:25:00Z" w16du:dateUtc="2026-07-06T10:25:00Z">
            <w:rPr>
              <w:ins w:id="444" w:author="Mohanad Alemam" w:date="2026-07-06T11:13:00Z" w16du:dateUtc="2026-07-06T10:13:00Z"/>
            </w:rPr>
          </w:rPrChange>
        </w:rPr>
        <w:pPrChange w:id="445" w:author="Mohanad Alemam" w:date="2026-07-06T11:25:00Z" w16du:dateUtc="2026-07-06T10:25:00Z">
          <w:pPr>
            <w:spacing w:beforeLines="40" w:before="96" w:afterLines="40" w:after="96" w:line="276" w:lineRule="auto"/>
          </w:pPr>
        </w:pPrChange>
      </w:pPr>
      <w:ins w:id="446" w:author="Mohanad Alemam" w:date="2026-07-06T11:13:00Z" w16du:dateUtc="2026-07-06T10:13:00Z">
        <w:r w:rsidRPr="00A230EE">
          <w:rPr>
            <w:rFonts w:asciiTheme="majorBidi" w:hAnsiTheme="majorBidi" w:cstheme="majorBidi"/>
            <w:sz w:val="22"/>
            <w:szCs w:val="22"/>
            <w:rPrChange w:id="447" w:author="Mohanad Alemam" w:date="2026-07-06T11:25:00Z" w16du:dateUtc="2026-07-06T10:25:00Z">
              <w:rPr/>
            </w:rPrChange>
          </w:rPr>
          <w:t>Cloud heavyweight model: A larger, more accurate cloud model makes inference on the received request and returns detection results.</w:t>
        </w:r>
      </w:ins>
    </w:p>
    <w:p w14:paraId="3BC524CA" w14:textId="2C3A454C" w:rsidR="007C1805" w:rsidRPr="00A230EE" w:rsidRDefault="007C1805" w:rsidP="00A230EE">
      <w:pPr>
        <w:pStyle w:val="ListParagraph"/>
        <w:numPr>
          <w:ilvl w:val="0"/>
          <w:numId w:val="64"/>
        </w:numPr>
        <w:spacing w:beforeLines="40" w:before="96" w:afterLines="40" w:after="96" w:line="360" w:lineRule="auto"/>
        <w:rPr>
          <w:ins w:id="448" w:author="Mohanad Alemam" w:date="2026-07-06T11:13:00Z" w16du:dateUtc="2026-07-06T10:13:00Z"/>
          <w:rFonts w:asciiTheme="majorBidi" w:hAnsiTheme="majorBidi" w:cstheme="majorBidi"/>
          <w:sz w:val="22"/>
          <w:szCs w:val="22"/>
          <w:rPrChange w:id="449" w:author="Mohanad Alemam" w:date="2026-07-06T11:25:00Z" w16du:dateUtc="2026-07-06T10:25:00Z">
            <w:rPr>
              <w:ins w:id="450" w:author="Mohanad Alemam" w:date="2026-07-06T11:13:00Z" w16du:dateUtc="2026-07-06T10:13:00Z"/>
            </w:rPr>
          </w:rPrChange>
        </w:rPr>
        <w:pPrChange w:id="451" w:author="Mohanad Alemam" w:date="2026-07-06T11:25:00Z" w16du:dateUtc="2026-07-06T10:25:00Z">
          <w:pPr>
            <w:spacing w:beforeLines="40" w:before="96" w:afterLines="40" w:after="96" w:line="276" w:lineRule="auto"/>
          </w:pPr>
        </w:pPrChange>
      </w:pPr>
      <w:ins w:id="452" w:author="Mohanad Alemam" w:date="2026-07-06T11:13:00Z" w16du:dateUtc="2026-07-06T10:13:00Z">
        <w:r w:rsidRPr="00A230EE">
          <w:rPr>
            <w:rFonts w:asciiTheme="majorBidi" w:hAnsiTheme="majorBidi" w:cstheme="majorBidi"/>
            <w:sz w:val="22"/>
            <w:szCs w:val="22"/>
            <w:rPrChange w:id="453" w:author="Mohanad Alemam" w:date="2026-07-06T11:25:00Z" w16du:dateUtc="2026-07-06T10:25:00Z">
              <w:rPr/>
            </w:rPrChange>
          </w:rPr>
          <w:t>Video encoder: Handles edge-side video output, uses predictions to annotate frames, and writes the annotated output or displays it live.</w:t>
        </w:r>
      </w:ins>
    </w:p>
    <w:p w14:paraId="152137B8" w14:textId="6CC7F5B3" w:rsidR="007C1805" w:rsidRPr="00A230EE" w:rsidRDefault="007C1805" w:rsidP="00A230EE">
      <w:pPr>
        <w:pStyle w:val="ListParagraph"/>
        <w:numPr>
          <w:ilvl w:val="0"/>
          <w:numId w:val="64"/>
        </w:numPr>
        <w:spacing w:beforeLines="40" w:before="96" w:afterLines="40" w:after="96" w:line="360" w:lineRule="auto"/>
        <w:rPr>
          <w:ins w:id="454" w:author="Mohanad Alemam" w:date="2026-07-06T11:13:00Z" w16du:dateUtc="2026-07-06T10:13:00Z"/>
          <w:rFonts w:asciiTheme="majorBidi" w:hAnsiTheme="majorBidi" w:cstheme="majorBidi"/>
          <w:sz w:val="22"/>
          <w:szCs w:val="22"/>
          <w:rPrChange w:id="455" w:author="Mohanad Alemam" w:date="2026-07-06T11:25:00Z" w16du:dateUtc="2026-07-06T10:25:00Z">
            <w:rPr>
              <w:ins w:id="456" w:author="Mohanad Alemam" w:date="2026-07-06T11:13:00Z" w16du:dateUtc="2026-07-06T10:13:00Z"/>
            </w:rPr>
          </w:rPrChange>
        </w:rPr>
        <w:pPrChange w:id="457" w:author="Mohanad Alemam" w:date="2026-07-06T11:25:00Z" w16du:dateUtc="2026-07-06T10:25:00Z">
          <w:pPr>
            <w:spacing w:beforeLines="40" w:before="96" w:afterLines="40" w:after="96" w:line="276" w:lineRule="auto"/>
          </w:pPr>
        </w:pPrChange>
      </w:pPr>
      <w:ins w:id="458" w:author="Mohanad Alemam" w:date="2026-07-06T11:13:00Z" w16du:dateUtc="2026-07-06T10:13:00Z">
        <w:r w:rsidRPr="00A230EE">
          <w:rPr>
            <w:rFonts w:asciiTheme="majorBidi" w:hAnsiTheme="majorBidi" w:cstheme="majorBidi"/>
            <w:sz w:val="22"/>
            <w:szCs w:val="22"/>
            <w:rPrChange w:id="459" w:author="Mohanad Alemam" w:date="2026-07-06T11:25:00Z" w16du:dateUtc="2026-07-06T10:25:00Z">
              <w:rPr/>
            </w:rPrChange>
          </w:rPr>
          <w:t>Metrics aggregator: Concurrently records per-frame telemetry/metrics (latency, bytes sent), calculates analytical metrics (e.g., cloud avoidance ratio), and writes them as per-frame snapshots.</w:t>
        </w:r>
      </w:ins>
    </w:p>
    <w:p w14:paraId="37BC68DD" w14:textId="4E3EC786" w:rsidR="00786C78" w:rsidRPr="00A230EE" w:rsidRDefault="007C1805" w:rsidP="00A230EE">
      <w:pPr>
        <w:pStyle w:val="ListParagraph"/>
        <w:numPr>
          <w:ilvl w:val="0"/>
          <w:numId w:val="64"/>
        </w:numPr>
        <w:spacing w:beforeLines="40" w:before="96" w:afterLines="40" w:after="96" w:line="360" w:lineRule="auto"/>
        <w:jc w:val="both"/>
        <w:rPr>
          <w:ins w:id="460" w:author="Mohanad Alemam" w:date="2026-07-06T11:13:00Z" w16du:dateUtc="2026-07-06T10:13:00Z"/>
          <w:rFonts w:asciiTheme="majorBidi" w:hAnsiTheme="majorBidi" w:cstheme="majorBidi"/>
          <w:sz w:val="22"/>
          <w:szCs w:val="22"/>
          <w:rPrChange w:id="461" w:author="Mohanad Alemam" w:date="2026-07-06T11:25:00Z" w16du:dateUtc="2026-07-06T10:25:00Z">
            <w:rPr>
              <w:ins w:id="462" w:author="Mohanad Alemam" w:date="2026-07-06T11:13:00Z" w16du:dateUtc="2026-07-06T10:13:00Z"/>
            </w:rPr>
          </w:rPrChange>
        </w:rPr>
        <w:pPrChange w:id="463" w:author="Mohanad Alemam" w:date="2026-07-06T11:25:00Z" w16du:dateUtc="2026-07-06T10:25:00Z">
          <w:pPr>
            <w:spacing w:beforeLines="40" w:before="96" w:afterLines="40" w:after="96" w:line="276" w:lineRule="auto"/>
            <w:jc w:val="both"/>
          </w:pPr>
        </w:pPrChange>
      </w:pPr>
      <w:ins w:id="464" w:author="Mohanad Alemam" w:date="2026-07-06T11:13:00Z" w16du:dateUtc="2026-07-06T10:13:00Z">
        <w:r w:rsidRPr="00A230EE">
          <w:rPr>
            <w:rFonts w:asciiTheme="majorBidi" w:hAnsiTheme="majorBidi" w:cstheme="majorBidi"/>
            <w:sz w:val="22"/>
            <w:szCs w:val="22"/>
            <w:rPrChange w:id="465" w:author="Mohanad Alemam" w:date="2026-07-06T11:25:00Z" w16du:dateUtc="2026-07-06T10:25:00Z">
              <w:rPr/>
            </w:rPrChange>
          </w:rPr>
          <w:t>Dashboard (auxiliary module): A Streamlit UI that visualises edge, network, cloud, and content metrics in near real-time for monitoring and analysis purposes.</w:t>
        </w:r>
      </w:ins>
    </w:p>
    <w:p w14:paraId="6EE88004" w14:textId="0AFFB437" w:rsidR="00022EC7" w:rsidRPr="00416CF4" w:rsidRDefault="003A041D" w:rsidP="00A230EE">
      <w:pPr>
        <w:spacing w:beforeLines="40" w:before="96" w:afterLines="40" w:after="96" w:line="360" w:lineRule="auto"/>
        <w:jc w:val="both"/>
        <w:rPr>
          <w:rFonts w:asciiTheme="majorBidi" w:hAnsiTheme="majorBidi" w:cstheme="majorBidi"/>
          <w:b/>
          <w:bCs/>
          <w:color w:val="000000" w:themeColor="text1"/>
          <w:sz w:val="22"/>
          <w:szCs w:val="22"/>
          <w:rPrChange w:id="466" w:author="Mohanad Alemam" w:date="2026-07-06T11:26:00Z" w16du:dateUtc="2026-07-06T10:26:00Z">
            <w:rPr/>
          </w:rPrChange>
        </w:rPr>
        <w:pPrChange w:id="467" w:author="Mohanad Alemam" w:date="2026-07-06T11:25:00Z" w16du:dateUtc="2026-07-06T10:25:00Z">
          <w:pPr>
            <w:spacing w:beforeLines="40" w:before="96" w:afterLines="40" w:after="96" w:line="276" w:lineRule="auto"/>
            <w:jc w:val="both"/>
          </w:pPr>
        </w:pPrChange>
      </w:pPr>
      <w:r w:rsidRPr="00416CF4">
        <w:rPr>
          <w:rFonts w:asciiTheme="majorBidi" w:hAnsiTheme="majorBidi" w:cstheme="majorBidi"/>
          <w:b/>
          <w:bCs/>
          <w:color w:val="000000" w:themeColor="text1"/>
          <w:sz w:val="22"/>
          <w:szCs w:val="22"/>
          <w:rPrChange w:id="468" w:author="Mohanad Alemam" w:date="2026-07-06T11:26:00Z" w16du:dateUtc="2026-07-06T10:26:00Z">
            <w:rPr/>
          </w:rPrChange>
        </w:rPr>
        <w:t>T</w:t>
      </w:r>
      <w:r w:rsidR="002943CF" w:rsidRPr="00416CF4">
        <w:rPr>
          <w:rFonts w:asciiTheme="majorBidi" w:hAnsiTheme="majorBidi" w:cstheme="majorBidi"/>
          <w:b/>
          <w:bCs/>
          <w:color w:val="000000" w:themeColor="text1"/>
          <w:sz w:val="22"/>
          <w:szCs w:val="22"/>
          <w:rPrChange w:id="469" w:author="Mohanad Alemam" w:date="2026-07-06T11:26:00Z" w16du:dateUtc="2026-07-06T10:26:00Z">
            <w:rPr/>
          </w:rPrChange>
        </w:rPr>
        <w:t xml:space="preserve">he design </w:t>
      </w:r>
    </w:p>
    <w:p w14:paraId="16A9A722" w14:textId="74183212" w:rsidR="005C325E" w:rsidRPr="00A230EE" w:rsidDel="00E45595" w:rsidRDefault="00265DDE" w:rsidP="00A230EE">
      <w:pPr>
        <w:spacing w:beforeLines="40" w:before="96" w:afterLines="40" w:after="96" w:line="360" w:lineRule="auto"/>
        <w:jc w:val="both"/>
        <w:rPr>
          <w:del w:id="470" w:author="Mohanad Alemam" w:date="2026-07-06T11:22:00Z" w16du:dateUtc="2026-07-06T10:22:00Z"/>
          <w:rFonts w:asciiTheme="majorBidi" w:hAnsiTheme="majorBidi" w:cstheme="majorBidi"/>
          <w:b/>
          <w:bCs/>
          <w:color w:val="000000" w:themeColor="text1"/>
          <w:sz w:val="22"/>
          <w:szCs w:val="22"/>
          <w:u w:val="single"/>
        </w:rPr>
        <w:pPrChange w:id="471" w:author="Mohanad Alemam" w:date="2026-07-06T11:25:00Z" w16du:dateUtc="2026-07-06T10:25:00Z">
          <w:pPr>
            <w:spacing w:beforeLines="40" w:before="96" w:afterLines="40" w:after="96" w:line="276" w:lineRule="auto"/>
            <w:jc w:val="both"/>
          </w:pPr>
        </w:pPrChange>
      </w:pPr>
      <w:ins w:id="472" w:author="Mohanad Alemam" w:date="2026-07-06T11:24:00Z" w16du:dateUtc="2026-07-06T10:24:00Z">
        <w:r w:rsidRPr="00A230EE">
          <w:rPr>
            <w:rFonts w:asciiTheme="majorBidi" w:hAnsiTheme="majorBidi" w:cstheme="majorBidi"/>
            <w:b/>
            <w:bCs/>
            <w:color w:val="000000" w:themeColor="text1"/>
            <w:sz w:val="22"/>
            <w:szCs w:val="22"/>
            <w:rPrChange w:id="473" w:author="Mohanad Alemam" w:date="2026-07-06T11:25:00Z" w16du:dateUtc="2026-07-06T10:25:00Z">
              <w:rPr>
                <w:rFonts w:asciiTheme="majorBidi" w:hAnsiTheme="majorBidi" w:cstheme="majorBidi"/>
                <w:color w:val="000000" w:themeColor="text1"/>
                <w:sz w:val="22"/>
                <w:szCs w:val="22"/>
              </w:rPr>
            </w:rPrChange>
          </w:rPr>
          <w:t>O</w:t>
        </w:r>
        <w:r w:rsidRPr="00A230EE">
          <w:rPr>
            <w:rFonts w:asciiTheme="majorBidi" w:hAnsiTheme="majorBidi" w:cstheme="majorBidi"/>
            <w:b/>
            <w:bCs/>
            <w:color w:val="000000" w:themeColor="text1"/>
            <w:sz w:val="22"/>
            <w:szCs w:val="22"/>
            <w:rPrChange w:id="474" w:author="Mohanad Alemam" w:date="2026-07-06T11:25:00Z" w16du:dateUtc="2026-07-06T10:25:00Z">
              <w:rPr>
                <w:rFonts w:asciiTheme="majorBidi" w:hAnsiTheme="majorBidi" w:cstheme="majorBidi"/>
                <w:color w:val="000000" w:themeColor="text1"/>
                <w:sz w:val="22"/>
                <w:szCs w:val="22"/>
              </w:rPr>
            </w:rPrChange>
          </w:rPr>
          <w:t>bjectives</w:t>
        </w:r>
        <w:r w:rsidRPr="00A230EE">
          <w:rPr>
            <w:rFonts w:asciiTheme="majorBidi" w:hAnsiTheme="majorBidi" w:cstheme="majorBidi"/>
            <w:color w:val="000000" w:themeColor="text1"/>
            <w:sz w:val="22"/>
            <w:szCs w:val="22"/>
          </w:rPr>
          <w:t xml:space="preserve">: </w:t>
        </w:r>
      </w:ins>
      <w:del w:id="475" w:author="Mohanad Alemam" w:date="2026-07-06T11:22:00Z" w16du:dateUtc="2026-07-06T10:22:00Z">
        <w:r w:rsidR="001905ED" w:rsidRPr="00A230EE" w:rsidDel="00E45595">
          <w:rPr>
            <w:rFonts w:asciiTheme="majorBidi" w:hAnsiTheme="majorBidi" w:cstheme="majorBidi"/>
            <w:color w:val="000000" w:themeColor="text1"/>
            <w:sz w:val="22"/>
            <w:szCs w:val="22"/>
          </w:rPr>
          <w:delText xml:space="preserve">In this section I </w:delText>
        </w:r>
        <w:r w:rsidR="003875E1" w:rsidRPr="00A230EE" w:rsidDel="00E45595">
          <w:rPr>
            <w:rFonts w:asciiTheme="majorBidi" w:hAnsiTheme="majorBidi" w:cstheme="majorBidi"/>
            <w:color w:val="000000" w:themeColor="text1"/>
            <w:sz w:val="22"/>
            <w:szCs w:val="22"/>
          </w:rPr>
          <w:delText xml:space="preserve">state the </w:delText>
        </w:r>
        <w:r w:rsidR="00022EC7" w:rsidRPr="00A230EE" w:rsidDel="00E45595">
          <w:rPr>
            <w:rFonts w:asciiTheme="majorBidi" w:hAnsiTheme="majorBidi" w:cstheme="majorBidi"/>
            <w:color w:val="000000" w:themeColor="text1"/>
            <w:sz w:val="22"/>
            <w:szCs w:val="22"/>
          </w:rPr>
          <w:delText xml:space="preserve">design </w:delText>
        </w:r>
        <w:r w:rsidR="001905ED" w:rsidRPr="00A230EE" w:rsidDel="00E45595">
          <w:rPr>
            <w:rFonts w:asciiTheme="majorBidi" w:hAnsiTheme="majorBidi" w:cstheme="majorBidi"/>
            <w:color w:val="000000" w:themeColor="text1"/>
            <w:sz w:val="22"/>
            <w:szCs w:val="22"/>
          </w:rPr>
          <w:delText xml:space="preserve">objectives, assumptions, </w:delText>
        </w:r>
        <w:r w:rsidR="003875E1" w:rsidRPr="00A230EE" w:rsidDel="00E45595">
          <w:rPr>
            <w:rFonts w:asciiTheme="majorBidi" w:hAnsiTheme="majorBidi" w:cstheme="majorBidi"/>
            <w:color w:val="000000" w:themeColor="text1"/>
            <w:sz w:val="22"/>
            <w:szCs w:val="22"/>
          </w:rPr>
          <w:delText xml:space="preserve">key </w:delText>
        </w:r>
        <w:r w:rsidR="001905ED" w:rsidRPr="00A230EE" w:rsidDel="00E45595">
          <w:rPr>
            <w:rFonts w:asciiTheme="majorBidi" w:hAnsiTheme="majorBidi" w:cstheme="majorBidi"/>
            <w:color w:val="000000" w:themeColor="text1"/>
            <w:sz w:val="22"/>
            <w:szCs w:val="22"/>
          </w:rPr>
          <w:delText>decisions</w:delText>
        </w:r>
        <w:r w:rsidR="0096565A" w:rsidRPr="00A230EE" w:rsidDel="00E45595">
          <w:rPr>
            <w:rFonts w:asciiTheme="majorBidi" w:hAnsiTheme="majorBidi" w:cstheme="majorBidi"/>
            <w:color w:val="000000" w:themeColor="text1"/>
            <w:sz w:val="22"/>
            <w:szCs w:val="22"/>
          </w:rPr>
          <w:delText>,</w:delText>
        </w:r>
        <w:r w:rsidR="001905ED" w:rsidRPr="00A230EE" w:rsidDel="00E45595">
          <w:rPr>
            <w:rFonts w:asciiTheme="majorBidi" w:hAnsiTheme="majorBidi" w:cstheme="majorBidi"/>
            <w:color w:val="000000" w:themeColor="text1"/>
            <w:sz w:val="22"/>
            <w:szCs w:val="22"/>
          </w:rPr>
          <w:delText xml:space="preserve"> rationale</w:delText>
        </w:r>
        <w:r w:rsidR="00143F4F" w:rsidRPr="00A230EE" w:rsidDel="00E45595">
          <w:rPr>
            <w:rFonts w:asciiTheme="majorBidi" w:hAnsiTheme="majorBidi" w:cstheme="majorBidi"/>
            <w:color w:val="000000" w:themeColor="text1"/>
            <w:sz w:val="22"/>
            <w:szCs w:val="22"/>
          </w:rPr>
          <w:delText>,</w:delText>
        </w:r>
        <w:r w:rsidR="003875E1" w:rsidRPr="00A230EE" w:rsidDel="00E45595">
          <w:rPr>
            <w:rFonts w:asciiTheme="majorBidi" w:hAnsiTheme="majorBidi" w:cstheme="majorBidi"/>
            <w:color w:val="000000" w:themeColor="text1"/>
            <w:sz w:val="22"/>
            <w:szCs w:val="22"/>
          </w:rPr>
          <w:delText xml:space="preserve"> and</w:delText>
        </w:r>
        <w:r w:rsidR="00022EC7" w:rsidRPr="00A230EE" w:rsidDel="00E45595">
          <w:rPr>
            <w:rFonts w:asciiTheme="majorBidi" w:hAnsiTheme="majorBidi" w:cstheme="majorBidi"/>
            <w:color w:val="000000" w:themeColor="text1"/>
            <w:sz w:val="22"/>
            <w:szCs w:val="22"/>
          </w:rPr>
          <w:delText xml:space="preserve"> core </w:delText>
        </w:r>
        <w:r w:rsidR="001905ED" w:rsidRPr="00A230EE" w:rsidDel="00E45595">
          <w:rPr>
            <w:rFonts w:asciiTheme="majorBidi" w:hAnsiTheme="majorBidi" w:cstheme="majorBidi"/>
            <w:color w:val="000000" w:themeColor="text1"/>
            <w:sz w:val="22"/>
            <w:szCs w:val="22"/>
          </w:rPr>
          <w:delText>algorithm</w:delText>
        </w:r>
        <w:r w:rsidR="003875E1" w:rsidRPr="00A230EE" w:rsidDel="00E45595">
          <w:rPr>
            <w:rFonts w:asciiTheme="majorBidi" w:hAnsiTheme="majorBidi" w:cstheme="majorBidi"/>
            <w:color w:val="000000" w:themeColor="text1"/>
            <w:sz w:val="22"/>
            <w:szCs w:val="22"/>
          </w:rPr>
          <w:delText>s</w:delText>
        </w:r>
        <w:r w:rsidR="001905ED" w:rsidRPr="00A230EE" w:rsidDel="00E45595">
          <w:rPr>
            <w:rFonts w:asciiTheme="majorBidi" w:hAnsiTheme="majorBidi" w:cstheme="majorBidi"/>
            <w:color w:val="000000" w:themeColor="text1"/>
            <w:sz w:val="22"/>
            <w:szCs w:val="22"/>
          </w:rPr>
          <w:delText xml:space="preserve"> </w:delText>
        </w:r>
        <w:r w:rsidR="003875E1" w:rsidRPr="00A230EE" w:rsidDel="00E45595">
          <w:rPr>
            <w:rFonts w:asciiTheme="majorBidi" w:hAnsiTheme="majorBidi" w:cstheme="majorBidi"/>
            <w:color w:val="000000" w:themeColor="text1"/>
            <w:sz w:val="22"/>
            <w:szCs w:val="22"/>
          </w:rPr>
          <w:delText xml:space="preserve">used by </w:delText>
        </w:r>
        <w:r w:rsidR="001905ED" w:rsidRPr="00A230EE" w:rsidDel="00E45595">
          <w:rPr>
            <w:rFonts w:asciiTheme="majorBidi" w:hAnsiTheme="majorBidi" w:cstheme="majorBidi"/>
            <w:color w:val="000000" w:themeColor="text1"/>
            <w:sz w:val="22"/>
            <w:szCs w:val="22"/>
          </w:rPr>
          <w:delText>the system.</w:delText>
        </w:r>
      </w:del>
    </w:p>
    <w:p w14:paraId="6F15A6BD" w14:textId="5CCD7BFB" w:rsidR="008E7F68" w:rsidRPr="00A230EE" w:rsidRDefault="008E7F68" w:rsidP="00A230EE">
      <w:pPr>
        <w:spacing w:beforeLines="40" w:before="96" w:afterLines="40" w:after="96" w:line="360" w:lineRule="auto"/>
        <w:jc w:val="both"/>
        <w:rPr>
          <w:rFonts w:asciiTheme="majorBidi" w:hAnsiTheme="majorBidi" w:cstheme="majorBidi"/>
          <w:color w:val="000000" w:themeColor="text1"/>
          <w:sz w:val="22"/>
          <w:szCs w:val="22"/>
        </w:rPr>
        <w:pPrChange w:id="476" w:author="Mohanad Alemam" w:date="2026-07-06T11:25:00Z" w16du:dateUtc="2026-07-06T10:25:00Z">
          <w:pPr>
            <w:spacing w:beforeLines="40" w:before="96" w:afterLines="40" w:after="96" w:line="276" w:lineRule="auto"/>
            <w:jc w:val="both"/>
          </w:pPr>
        </w:pPrChange>
      </w:pPr>
      <w:del w:id="477" w:author="Mohanad Alemam" w:date="2026-07-06T11:22:00Z" w16du:dateUtc="2026-07-06T10:22:00Z">
        <w:r w:rsidRPr="00A230EE" w:rsidDel="00E45595">
          <w:rPr>
            <w:rFonts w:asciiTheme="majorBidi" w:hAnsiTheme="majorBidi" w:cstheme="majorBidi"/>
            <w:b/>
            <w:bCs/>
            <w:color w:val="000000" w:themeColor="text1"/>
            <w:sz w:val="22"/>
            <w:szCs w:val="22"/>
          </w:rPr>
          <w:delText>Objectives —</w:delText>
        </w:r>
        <w:r w:rsidR="00027B86" w:rsidRPr="00A230EE" w:rsidDel="00E45595">
          <w:rPr>
            <w:rFonts w:asciiTheme="majorBidi" w:hAnsiTheme="majorBidi" w:cstheme="majorBidi"/>
            <w:b/>
            <w:bCs/>
            <w:color w:val="000000" w:themeColor="text1"/>
            <w:sz w:val="22"/>
            <w:szCs w:val="22"/>
          </w:rPr>
          <w:delText xml:space="preserve"> </w:delText>
        </w:r>
        <w:r w:rsidR="00027B86" w:rsidRPr="00A230EE" w:rsidDel="00E45595">
          <w:rPr>
            <w:rFonts w:asciiTheme="majorBidi" w:hAnsiTheme="majorBidi" w:cstheme="majorBidi"/>
            <w:color w:val="000000" w:themeColor="text1"/>
            <w:sz w:val="22"/>
            <w:szCs w:val="22"/>
          </w:rPr>
          <w:delText xml:space="preserve">I </w:delText>
        </w:r>
        <w:r w:rsidR="0056407B" w:rsidRPr="00A230EE" w:rsidDel="00E45595">
          <w:rPr>
            <w:rFonts w:asciiTheme="majorBidi" w:hAnsiTheme="majorBidi" w:cstheme="majorBidi"/>
            <w:color w:val="000000" w:themeColor="text1"/>
            <w:sz w:val="22"/>
            <w:szCs w:val="22"/>
          </w:rPr>
          <w:delText>d</w:delText>
        </w:r>
        <w:r w:rsidR="00027B86" w:rsidRPr="00A230EE" w:rsidDel="00E45595">
          <w:rPr>
            <w:rFonts w:asciiTheme="majorBidi" w:hAnsiTheme="majorBidi" w:cstheme="majorBidi"/>
            <w:color w:val="000000" w:themeColor="text1"/>
            <w:sz w:val="22"/>
            <w:szCs w:val="22"/>
          </w:rPr>
          <w:delText>esign</w:delText>
        </w:r>
        <w:r w:rsidR="0056407B" w:rsidRPr="00A230EE" w:rsidDel="00E45595">
          <w:rPr>
            <w:rFonts w:asciiTheme="majorBidi" w:hAnsiTheme="majorBidi" w:cstheme="majorBidi"/>
            <w:color w:val="000000" w:themeColor="text1"/>
            <w:sz w:val="22"/>
            <w:szCs w:val="22"/>
          </w:rPr>
          <w:delText>ed</w:delText>
        </w:r>
        <w:r w:rsidR="003F6ED1" w:rsidRPr="00A230EE" w:rsidDel="00E45595">
          <w:rPr>
            <w:rFonts w:asciiTheme="majorBidi" w:hAnsiTheme="majorBidi" w:cstheme="majorBidi"/>
            <w:color w:val="000000" w:themeColor="text1"/>
            <w:sz w:val="22"/>
            <w:szCs w:val="22"/>
          </w:rPr>
          <w:delText xml:space="preserve"> </w:delText>
        </w:r>
        <w:r w:rsidR="0056407B" w:rsidRPr="00A230EE" w:rsidDel="00E45595">
          <w:rPr>
            <w:rFonts w:asciiTheme="majorBidi" w:hAnsiTheme="majorBidi" w:cstheme="majorBidi"/>
            <w:color w:val="000000" w:themeColor="text1"/>
            <w:sz w:val="22"/>
            <w:szCs w:val="22"/>
          </w:rPr>
          <w:delText xml:space="preserve">this pipeline taking into consideration real-world applications (e.g. real-time threat detection and alert). </w:delText>
        </w:r>
      </w:del>
      <w:r w:rsidR="0056407B" w:rsidRPr="00A230EE">
        <w:rPr>
          <w:rFonts w:asciiTheme="majorBidi" w:hAnsiTheme="majorBidi" w:cstheme="majorBidi"/>
          <w:color w:val="000000" w:themeColor="text1"/>
          <w:sz w:val="22"/>
          <w:szCs w:val="22"/>
        </w:rPr>
        <w:t>The main</w:t>
      </w:r>
      <w:ins w:id="478" w:author="Mohanad Alemam" w:date="2026-07-06T11:22:00Z" w16du:dateUtc="2026-07-06T10:22:00Z">
        <w:r w:rsidR="00E45595" w:rsidRPr="00A230EE">
          <w:rPr>
            <w:rFonts w:asciiTheme="majorBidi" w:hAnsiTheme="majorBidi" w:cstheme="majorBidi"/>
            <w:color w:val="000000" w:themeColor="text1"/>
            <w:sz w:val="22"/>
            <w:szCs w:val="22"/>
          </w:rPr>
          <w:t xml:space="preserve"> design</w:t>
        </w:r>
      </w:ins>
      <w:r w:rsidR="0056407B" w:rsidRPr="00A230EE">
        <w:rPr>
          <w:rFonts w:asciiTheme="majorBidi" w:hAnsiTheme="majorBidi" w:cstheme="majorBidi"/>
          <w:color w:val="000000" w:themeColor="text1"/>
          <w:sz w:val="22"/>
          <w:szCs w:val="22"/>
        </w:rPr>
        <w:t xml:space="preserve"> objectives are</w:t>
      </w:r>
      <w:r w:rsidR="00027B86" w:rsidRPr="00A230EE">
        <w:rPr>
          <w:rFonts w:asciiTheme="majorBidi" w:hAnsiTheme="majorBidi" w:cstheme="majorBidi"/>
          <w:color w:val="000000" w:themeColor="text1"/>
          <w:sz w:val="22"/>
          <w:szCs w:val="22"/>
        </w:rPr>
        <w:t>:</w:t>
      </w:r>
    </w:p>
    <w:p w14:paraId="1D592DD5" w14:textId="42E3883B" w:rsidR="00027B86" w:rsidRPr="00A230EE" w:rsidRDefault="009D1A65" w:rsidP="00A230EE">
      <w:pPr>
        <w:pStyle w:val="ListParagraph"/>
        <w:numPr>
          <w:ilvl w:val="0"/>
          <w:numId w:val="16"/>
        </w:numPr>
        <w:spacing w:beforeLines="40" w:before="96" w:afterLines="40" w:after="96" w:line="360" w:lineRule="auto"/>
        <w:jc w:val="both"/>
        <w:rPr>
          <w:rFonts w:asciiTheme="majorBidi" w:hAnsiTheme="majorBidi" w:cstheme="majorBidi"/>
          <w:color w:val="000000" w:themeColor="text1"/>
          <w:sz w:val="22"/>
          <w:szCs w:val="22"/>
        </w:rPr>
        <w:pPrChange w:id="479" w:author="Mohanad Alemam" w:date="2026-07-06T11:25:00Z" w16du:dateUtc="2026-07-06T10:25:00Z">
          <w:pPr>
            <w:pStyle w:val="ListParagraph"/>
            <w:numPr>
              <w:numId w:val="16"/>
            </w:numPr>
            <w:spacing w:beforeLines="40" w:before="96" w:afterLines="40" w:after="96" w:line="276" w:lineRule="auto"/>
            <w:ind w:hanging="360"/>
            <w:jc w:val="both"/>
          </w:pPr>
        </w:pPrChange>
      </w:pPr>
      <w:r w:rsidRPr="00A230EE">
        <w:rPr>
          <w:rFonts w:asciiTheme="majorBidi" w:hAnsiTheme="majorBidi" w:cstheme="majorBidi"/>
          <w:b/>
          <w:bCs/>
          <w:color w:val="000000" w:themeColor="text1"/>
          <w:sz w:val="22"/>
          <w:szCs w:val="22"/>
        </w:rPr>
        <w:t>Low L</w:t>
      </w:r>
      <w:r w:rsidR="00027B86" w:rsidRPr="00A230EE">
        <w:rPr>
          <w:rFonts w:asciiTheme="majorBidi" w:hAnsiTheme="majorBidi" w:cstheme="majorBidi"/>
          <w:b/>
          <w:bCs/>
          <w:color w:val="000000" w:themeColor="text1"/>
          <w:sz w:val="22"/>
          <w:szCs w:val="22"/>
        </w:rPr>
        <w:t>atency:</w:t>
      </w:r>
      <w:r w:rsidR="00C228D0" w:rsidRPr="00A230EE">
        <w:rPr>
          <w:rFonts w:asciiTheme="majorBidi" w:hAnsiTheme="majorBidi" w:cstheme="majorBidi"/>
          <w:b/>
          <w:bCs/>
          <w:color w:val="000000" w:themeColor="text1"/>
          <w:sz w:val="22"/>
          <w:szCs w:val="22"/>
        </w:rPr>
        <w:t xml:space="preserve"> </w:t>
      </w:r>
      <w:r w:rsidR="00C228D0" w:rsidRPr="00A230EE">
        <w:rPr>
          <w:rFonts w:asciiTheme="majorBidi" w:hAnsiTheme="majorBidi" w:cstheme="majorBidi"/>
          <w:color w:val="000000" w:themeColor="text1"/>
          <w:sz w:val="22"/>
          <w:szCs w:val="22"/>
        </w:rPr>
        <w:t>The</w:t>
      </w:r>
      <w:r w:rsidR="00C228D0" w:rsidRPr="00A230EE">
        <w:rPr>
          <w:rFonts w:asciiTheme="majorBidi" w:hAnsiTheme="majorBidi" w:cstheme="majorBidi"/>
          <w:b/>
          <w:bCs/>
          <w:color w:val="000000" w:themeColor="text1"/>
          <w:sz w:val="22"/>
          <w:szCs w:val="22"/>
        </w:rPr>
        <w:t xml:space="preserve"> </w:t>
      </w:r>
      <w:r w:rsidR="00570E5B" w:rsidRPr="00A230EE">
        <w:rPr>
          <w:rFonts w:asciiTheme="majorBidi" w:hAnsiTheme="majorBidi" w:cstheme="majorBidi"/>
          <w:color w:val="000000" w:themeColor="text1"/>
          <w:sz w:val="22"/>
          <w:szCs w:val="22"/>
        </w:rPr>
        <w:t>fast</w:t>
      </w:r>
      <w:r w:rsidR="00C228D0" w:rsidRPr="00A230EE">
        <w:rPr>
          <w:rFonts w:asciiTheme="majorBidi" w:hAnsiTheme="majorBidi" w:cstheme="majorBidi"/>
          <w:color w:val="000000" w:themeColor="text1"/>
          <w:sz w:val="22"/>
          <w:szCs w:val="22"/>
        </w:rPr>
        <w:t xml:space="preserve"> of detection translated directly to</w:t>
      </w:r>
      <w:r w:rsidR="00372E7B" w:rsidRPr="00A230EE">
        <w:rPr>
          <w:rFonts w:asciiTheme="majorBidi" w:hAnsiTheme="majorBidi" w:cstheme="majorBidi"/>
          <w:color w:val="000000" w:themeColor="text1"/>
          <w:sz w:val="22"/>
          <w:szCs w:val="22"/>
        </w:rPr>
        <w:t xml:space="preserve"> </w:t>
      </w:r>
      <w:r w:rsidR="004259EA" w:rsidRPr="00A230EE">
        <w:rPr>
          <w:rFonts w:asciiTheme="majorBidi" w:hAnsiTheme="majorBidi" w:cstheme="majorBidi"/>
          <w:color w:val="000000" w:themeColor="text1"/>
          <w:sz w:val="22"/>
          <w:szCs w:val="22"/>
        </w:rPr>
        <w:t>time</w:t>
      </w:r>
      <w:r w:rsidR="00570E5B" w:rsidRPr="00A230EE">
        <w:rPr>
          <w:rFonts w:asciiTheme="majorBidi" w:hAnsiTheme="majorBidi" w:cstheme="majorBidi"/>
          <w:color w:val="000000" w:themeColor="text1"/>
          <w:sz w:val="22"/>
          <w:szCs w:val="22"/>
        </w:rPr>
        <w:t xml:space="preserve">ly </w:t>
      </w:r>
      <w:r w:rsidR="00C228D0" w:rsidRPr="00A230EE">
        <w:rPr>
          <w:rFonts w:asciiTheme="majorBidi" w:hAnsiTheme="majorBidi" w:cstheme="majorBidi"/>
          <w:color w:val="000000" w:themeColor="text1"/>
          <w:sz w:val="22"/>
          <w:szCs w:val="22"/>
        </w:rPr>
        <w:t>decision</w:t>
      </w:r>
      <w:r w:rsidR="004259EA" w:rsidRPr="00A230EE">
        <w:rPr>
          <w:rFonts w:asciiTheme="majorBidi" w:hAnsiTheme="majorBidi" w:cstheme="majorBidi"/>
          <w:color w:val="000000" w:themeColor="text1"/>
          <w:sz w:val="22"/>
          <w:szCs w:val="22"/>
        </w:rPr>
        <w:t>-making</w:t>
      </w:r>
      <w:r w:rsidR="00570E5B" w:rsidRPr="00A230EE">
        <w:rPr>
          <w:rFonts w:asciiTheme="majorBidi" w:hAnsiTheme="majorBidi" w:cstheme="majorBidi"/>
          <w:color w:val="000000" w:themeColor="text1"/>
          <w:sz w:val="22"/>
          <w:szCs w:val="22"/>
        </w:rPr>
        <w:t xml:space="preserve">, which very vital in application </w:t>
      </w:r>
      <w:r w:rsidR="00C228D0" w:rsidRPr="00A230EE">
        <w:rPr>
          <w:rFonts w:asciiTheme="majorBidi" w:hAnsiTheme="majorBidi" w:cstheme="majorBidi"/>
          <w:color w:val="000000" w:themeColor="text1"/>
          <w:sz w:val="22"/>
          <w:szCs w:val="22"/>
        </w:rPr>
        <w:t xml:space="preserve">such as threat detection and </w:t>
      </w:r>
      <w:r w:rsidR="00570E5B" w:rsidRPr="00A230EE">
        <w:rPr>
          <w:rFonts w:asciiTheme="majorBidi" w:hAnsiTheme="majorBidi" w:cstheme="majorBidi"/>
          <w:color w:val="000000" w:themeColor="text1"/>
          <w:sz w:val="22"/>
          <w:szCs w:val="22"/>
        </w:rPr>
        <w:t>alert.</w:t>
      </w:r>
    </w:p>
    <w:p w14:paraId="5D01AAD3" w14:textId="6C28B5E2" w:rsidR="00A12066" w:rsidRPr="00A230EE" w:rsidRDefault="00027B86" w:rsidP="00A230EE">
      <w:pPr>
        <w:pStyle w:val="ListParagraph"/>
        <w:numPr>
          <w:ilvl w:val="0"/>
          <w:numId w:val="16"/>
        </w:numPr>
        <w:spacing w:beforeLines="40" w:before="96" w:afterLines="40" w:after="96" w:line="360" w:lineRule="auto"/>
        <w:jc w:val="both"/>
        <w:rPr>
          <w:rFonts w:asciiTheme="majorBidi" w:hAnsiTheme="majorBidi" w:cstheme="majorBidi"/>
          <w:b/>
          <w:bCs/>
          <w:color w:val="000000" w:themeColor="text1"/>
          <w:sz w:val="22"/>
          <w:szCs w:val="22"/>
        </w:rPr>
        <w:pPrChange w:id="480" w:author="Mohanad Alemam" w:date="2026-07-06T11:25:00Z" w16du:dateUtc="2026-07-06T10:25:00Z">
          <w:pPr>
            <w:pStyle w:val="ListParagraph"/>
            <w:numPr>
              <w:numId w:val="16"/>
            </w:numPr>
            <w:spacing w:beforeLines="40" w:before="96" w:afterLines="40" w:after="96" w:line="276" w:lineRule="auto"/>
            <w:ind w:hanging="360"/>
            <w:jc w:val="both"/>
          </w:pPr>
        </w:pPrChange>
      </w:pPr>
      <w:r w:rsidRPr="00A230EE">
        <w:rPr>
          <w:rFonts w:asciiTheme="majorBidi" w:hAnsiTheme="majorBidi" w:cstheme="majorBidi"/>
          <w:b/>
          <w:bCs/>
          <w:color w:val="000000" w:themeColor="text1"/>
          <w:sz w:val="22"/>
          <w:szCs w:val="22"/>
        </w:rPr>
        <w:t xml:space="preserve">Bandwidth </w:t>
      </w:r>
      <w:r w:rsidR="00A62AC1" w:rsidRPr="00A230EE">
        <w:rPr>
          <w:rFonts w:asciiTheme="majorBidi" w:hAnsiTheme="majorBidi" w:cstheme="majorBidi"/>
          <w:b/>
          <w:bCs/>
          <w:color w:val="000000" w:themeColor="text1"/>
          <w:sz w:val="22"/>
          <w:szCs w:val="22"/>
        </w:rPr>
        <w:t>efficiency</w:t>
      </w:r>
      <w:r w:rsidR="009E7DE3" w:rsidRPr="00A230EE">
        <w:rPr>
          <w:rFonts w:asciiTheme="majorBidi" w:hAnsiTheme="majorBidi" w:cstheme="majorBidi"/>
          <w:b/>
          <w:bCs/>
          <w:color w:val="000000" w:themeColor="text1"/>
          <w:sz w:val="22"/>
          <w:szCs w:val="22"/>
        </w:rPr>
        <w:t>:</w:t>
      </w:r>
      <w:r w:rsidR="00A12066" w:rsidRPr="00A230EE">
        <w:rPr>
          <w:rFonts w:asciiTheme="majorBidi" w:hAnsiTheme="majorBidi" w:cstheme="majorBidi"/>
          <w:b/>
          <w:bCs/>
          <w:color w:val="000000" w:themeColor="text1"/>
          <w:sz w:val="22"/>
          <w:szCs w:val="22"/>
        </w:rPr>
        <w:t xml:space="preserve"> </w:t>
      </w:r>
      <w:r w:rsidR="005719E2" w:rsidRPr="00A230EE">
        <w:rPr>
          <w:rFonts w:asciiTheme="majorBidi" w:hAnsiTheme="majorBidi" w:cstheme="majorBidi"/>
          <w:b/>
          <w:bCs/>
          <w:color w:val="000000" w:themeColor="text1"/>
          <w:sz w:val="22"/>
          <w:szCs w:val="22"/>
        </w:rPr>
        <w:t xml:space="preserve">Minimise cloud reliance to </w:t>
      </w:r>
      <w:r w:rsidR="00A12066" w:rsidRPr="00A230EE">
        <w:rPr>
          <w:rFonts w:asciiTheme="majorBidi" w:hAnsiTheme="majorBidi" w:cstheme="majorBidi"/>
          <w:color w:val="000000" w:themeColor="text1"/>
          <w:sz w:val="22"/>
          <w:szCs w:val="22"/>
        </w:rPr>
        <w:t>Bandwidth</w:t>
      </w:r>
      <w:r w:rsidR="005719E2" w:rsidRPr="00A230EE">
        <w:rPr>
          <w:rFonts w:asciiTheme="majorBidi" w:hAnsiTheme="majorBidi" w:cstheme="majorBidi"/>
          <w:color w:val="000000" w:themeColor="text1"/>
          <w:sz w:val="22"/>
          <w:szCs w:val="22"/>
        </w:rPr>
        <w:t>, as</w:t>
      </w:r>
      <w:r w:rsidR="00A12066" w:rsidRPr="00A230EE">
        <w:rPr>
          <w:rFonts w:asciiTheme="majorBidi" w:hAnsiTheme="majorBidi" w:cstheme="majorBidi"/>
          <w:color w:val="000000" w:themeColor="text1"/>
          <w:sz w:val="22"/>
          <w:szCs w:val="22"/>
        </w:rPr>
        <w:t xml:space="preserve"> </w:t>
      </w:r>
      <w:r w:rsidR="005719E2" w:rsidRPr="00A230EE">
        <w:rPr>
          <w:rFonts w:asciiTheme="majorBidi" w:hAnsiTheme="majorBidi" w:cstheme="majorBidi"/>
          <w:color w:val="000000" w:themeColor="text1"/>
          <w:sz w:val="22"/>
          <w:szCs w:val="22"/>
        </w:rPr>
        <w:t xml:space="preserve">it can be a </w:t>
      </w:r>
      <w:r w:rsidR="00A12066" w:rsidRPr="00A230EE">
        <w:rPr>
          <w:rFonts w:asciiTheme="majorBidi" w:hAnsiTheme="majorBidi" w:cstheme="majorBidi"/>
          <w:color w:val="000000" w:themeColor="text1"/>
          <w:sz w:val="22"/>
          <w:szCs w:val="22"/>
        </w:rPr>
        <w:t>scarce in many remote</w:t>
      </w:r>
      <w:r w:rsidR="005719E2" w:rsidRPr="00A230EE">
        <w:rPr>
          <w:rFonts w:asciiTheme="majorBidi" w:hAnsiTheme="majorBidi" w:cstheme="majorBidi"/>
          <w:color w:val="000000" w:themeColor="text1"/>
          <w:sz w:val="22"/>
          <w:szCs w:val="22"/>
        </w:rPr>
        <w:t xml:space="preserve"> and constrained environments.</w:t>
      </w:r>
      <w:r w:rsidR="00A12066" w:rsidRPr="00A230EE">
        <w:rPr>
          <w:rFonts w:asciiTheme="majorBidi" w:hAnsiTheme="majorBidi" w:cstheme="majorBidi"/>
          <w:color w:val="000000" w:themeColor="text1"/>
          <w:sz w:val="22"/>
          <w:szCs w:val="22"/>
        </w:rPr>
        <w:t xml:space="preserve"> </w:t>
      </w:r>
      <w:r w:rsidR="005719E2" w:rsidRPr="00A230EE">
        <w:rPr>
          <w:rFonts w:asciiTheme="majorBidi" w:hAnsiTheme="majorBidi" w:cstheme="majorBidi"/>
          <w:color w:val="000000" w:themeColor="text1"/>
          <w:sz w:val="22"/>
          <w:szCs w:val="22"/>
        </w:rPr>
        <w:t xml:space="preserve">(e.g., </w:t>
      </w:r>
      <w:r w:rsidR="00A12066" w:rsidRPr="00A230EE">
        <w:rPr>
          <w:rFonts w:asciiTheme="majorBidi" w:hAnsiTheme="majorBidi" w:cstheme="majorBidi"/>
          <w:color w:val="000000" w:themeColor="text1"/>
          <w:sz w:val="22"/>
          <w:szCs w:val="22"/>
        </w:rPr>
        <w:t>military compounds</w:t>
      </w:r>
      <w:r w:rsidR="00A12066" w:rsidRPr="00A230EE">
        <w:rPr>
          <w:rFonts w:asciiTheme="majorBidi" w:hAnsiTheme="majorBidi" w:cstheme="majorBidi"/>
          <w:b/>
          <w:bCs/>
          <w:color w:val="000000" w:themeColor="text1"/>
          <w:sz w:val="22"/>
          <w:szCs w:val="22"/>
        </w:rPr>
        <w:t>,</w:t>
      </w:r>
      <w:r w:rsidR="009E7DE3" w:rsidRPr="00A230EE">
        <w:rPr>
          <w:rFonts w:asciiTheme="majorBidi" w:hAnsiTheme="majorBidi" w:cstheme="majorBidi"/>
          <w:b/>
          <w:bCs/>
          <w:color w:val="000000" w:themeColor="text1"/>
          <w:sz w:val="22"/>
          <w:szCs w:val="22"/>
        </w:rPr>
        <w:t xml:space="preserve"> </w:t>
      </w:r>
      <w:r w:rsidR="00A12066" w:rsidRPr="00A230EE">
        <w:rPr>
          <w:rFonts w:asciiTheme="majorBidi" w:hAnsiTheme="majorBidi" w:cstheme="majorBidi"/>
          <w:color w:val="000000" w:themeColor="text1"/>
          <w:sz w:val="22"/>
          <w:szCs w:val="22"/>
        </w:rPr>
        <w:t xml:space="preserve">video analytics </w:t>
      </w:r>
      <w:r w:rsidR="00E954E1" w:rsidRPr="00A230EE">
        <w:rPr>
          <w:rFonts w:asciiTheme="majorBidi" w:hAnsiTheme="majorBidi" w:cstheme="majorBidi"/>
          <w:color w:val="000000" w:themeColor="text1"/>
          <w:sz w:val="22"/>
          <w:szCs w:val="22"/>
        </w:rPr>
        <w:t>involves continuous</w:t>
      </w:r>
      <w:r w:rsidR="00E954E1" w:rsidRPr="00A230EE">
        <w:rPr>
          <w:rFonts w:asciiTheme="majorBidi" w:hAnsiTheme="majorBidi" w:cstheme="majorBidi"/>
          <w:b/>
          <w:bCs/>
          <w:color w:val="000000" w:themeColor="text1"/>
          <w:sz w:val="22"/>
          <w:szCs w:val="22"/>
        </w:rPr>
        <w:t xml:space="preserve"> </w:t>
      </w:r>
      <w:r w:rsidR="00E954E1" w:rsidRPr="00A230EE">
        <w:rPr>
          <w:rFonts w:asciiTheme="majorBidi" w:hAnsiTheme="majorBidi" w:cstheme="majorBidi"/>
          <w:color w:val="000000" w:themeColor="text1"/>
          <w:sz w:val="22"/>
          <w:szCs w:val="22"/>
        </w:rPr>
        <w:t>process</w:t>
      </w:r>
      <w:r w:rsidR="00A12066" w:rsidRPr="00A230EE">
        <w:rPr>
          <w:rFonts w:asciiTheme="majorBidi" w:hAnsiTheme="majorBidi" w:cstheme="majorBidi"/>
          <w:color w:val="000000" w:themeColor="text1"/>
          <w:sz w:val="22"/>
          <w:szCs w:val="22"/>
        </w:rPr>
        <w:t>ing</w:t>
      </w:r>
      <w:r w:rsidR="00E954E1" w:rsidRPr="00A230EE">
        <w:rPr>
          <w:rFonts w:asciiTheme="majorBidi" w:hAnsiTheme="majorBidi" w:cstheme="majorBidi"/>
          <w:color w:val="000000" w:themeColor="text1"/>
          <w:sz w:val="22"/>
          <w:szCs w:val="22"/>
        </w:rPr>
        <w:t xml:space="preserve"> </w:t>
      </w:r>
      <w:r w:rsidR="008678C7" w:rsidRPr="00A230EE">
        <w:rPr>
          <w:rFonts w:asciiTheme="majorBidi" w:hAnsiTheme="majorBidi" w:cstheme="majorBidi"/>
          <w:color w:val="000000" w:themeColor="text1"/>
          <w:sz w:val="22"/>
          <w:szCs w:val="22"/>
        </w:rPr>
        <w:t>of high</w:t>
      </w:r>
      <w:r w:rsidR="00E954E1" w:rsidRPr="00A230EE">
        <w:rPr>
          <w:rFonts w:asciiTheme="majorBidi" w:hAnsiTheme="majorBidi" w:cstheme="majorBidi"/>
          <w:color w:val="000000" w:themeColor="text1"/>
          <w:sz w:val="22"/>
          <w:szCs w:val="22"/>
        </w:rPr>
        <w:t xml:space="preserve"> volume of visual data from </w:t>
      </w:r>
      <w:r w:rsidR="00A12066" w:rsidRPr="00A230EE">
        <w:rPr>
          <w:rFonts w:asciiTheme="majorBidi" w:hAnsiTheme="majorBidi" w:cstheme="majorBidi"/>
          <w:color w:val="000000" w:themeColor="text1"/>
          <w:sz w:val="22"/>
          <w:szCs w:val="22"/>
        </w:rPr>
        <w:t>multiple</w:t>
      </w:r>
      <w:r w:rsidR="00E954E1" w:rsidRPr="00A230EE">
        <w:rPr>
          <w:rFonts w:asciiTheme="majorBidi" w:hAnsiTheme="majorBidi" w:cstheme="majorBidi"/>
          <w:color w:val="000000" w:themeColor="text1"/>
          <w:sz w:val="22"/>
          <w:szCs w:val="22"/>
        </w:rPr>
        <w:t xml:space="preserve"> sources/sensors</w:t>
      </w:r>
      <w:r w:rsidR="008678C7" w:rsidRPr="00A230EE">
        <w:rPr>
          <w:rFonts w:asciiTheme="majorBidi" w:hAnsiTheme="majorBidi" w:cstheme="majorBidi"/>
          <w:color w:val="000000" w:themeColor="text1"/>
          <w:sz w:val="22"/>
          <w:szCs w:val="22"/>
        </w:rPr>
        <w:t xml:space="preserve">, </w:t>
      </w:r>
      <w:r w:rsidR="007E0DDC" w:rsidRPr="00A230EE">
        <w:rPr>
          <w:rFonts w:asciiTheme="majorBidi" w:hAnsiTheme="majorBidi" w:cstheme="majorBidi"/>
          <w:color w:val="000000" w:themeColor="text1"/>
          <w:sz w:val="22"/>
          <w:szCs w:val="22"/>
        </w:rPr>
        <w:t xml:space="preserve">heavy reliance on a cloud sever requires </w:t>
      </w:r>
      <w:r w:rsidR="008678C7" w:rsidRPr="00A230EE">
        <w:rPr>
          <w:rFonts w:asciiTheme="majorBidi" w:hAnsiTheme="majorBidi" w:cstheme="majorBidi"/>
          <w:color w:val="000000" w:themeColor="text1"/>
          <w:sz w:val="22"/>
          <w:szCs w:val="22"/>
        </w:rPr>
        <w:t xml:space="preserve">offloading monolithic visual data </w:t>
      </w:r>
      <w:r w:rsidR="007E0DDC" w:rsidRPr="00A230EE">
        <w:rPr>
          <w:rFonts w:asciiTheme="majorBidi" w:hAnsiTheme="majorBidi" w:cstheme="majorBidi"/>
          <w:color w:val="000000" w:themeColor="text1"/>
          <w:sz w:val="22"/>
          <w:szCs w:val="22"/>
        </w:rPr>
        <w:t>through</w:t>
      </w:r>
      <w:r w:rsidR="008678C7" w:rsidRPr="00A230EE">
        <w:rPr>
          <w:rFonts w:asciiTheme="majorBidi" w:hAnsiTheme="majorBidi" w:cstheme="majorBidi"/>
          <w:color w:val="000000" w:themeColor="text1"/>
          <w:sz w:val="22"/>
          <w:szCs w:val="22"/>
        </w:rPr>
        <w:t xml:space="preserve"> network</w:t>
      </w:r>
      <w:r w:rsidR="007E0DDC" w:rsidRPr="00A230EE">
        <w:rPr>
          <w:rFonts w:asciiTheme="majorBidi" w:hAnsiTheme="majorBidi" w:cstheme="majorBidi"/>
          <w:color w:val="000000" w:themeColor="text1"/>
          <w:sz w:val="22"/>
          <w:szCs w:val="22"/>
        </w:rPr>
        <w:t xml:space="preserve">, which needs state of the art network infrastructure with high capacity </w:t>
      </w:r>
      <w:r w:rsidR="008678C7" w:rsidRPr="00A230EE">
        <w:rPr>
          <w:rFonts w:asciiTheme="majorBidi" w:hAnsiTheme="majorBidi" w:cstheme="majorBidi"/>
          <w:color w:val="000000" w:themeColor="text1"/>
          <w:sz w:val="22"/>
          <w:szCs w:val="22"/>
        </w:rPr>
        <w:t>bandwidth</w:t>
      </w:r>
      <w:r w:rsidR="007E0DDC" w:rsidRPr="00A230EE">
        <w:rPr>
          <w:rFonts w:asciiTheme="majorBidi" w:hAnsiTheme="majorBidi" w:cstheme="majorBidi"/>
          <w:color w:val="000000" w:themeColor="text1"/>
          <w:sz w:val="22"/>
          <w:szCs w:val="22"/>
        </w:rPr>
        <w:t>, in this solution I aim to reduce reliance on cloud server and preserve bandwidth</w:t>
      </w:r>
      <w:r w:rsidR="008678C7" w:rsidRPr="00A230EE">
        <w:rPr>
          <w:rFonts w:asciiTheme="majorBidi" w:hAnsiTheme="majorBidi" w:cstheme="majorBidi"/>
          <w:color w:val="000000" w:themeColor="text1"/>
          <w:sz w:val="22"/>
          <w:szCs w:val="22"/>
        </w:rPr>
        <w:t>.</w:t>
      </w:r>
      <w:r w:rsidR="00A12066" w:rsidRPr="00A230EE">
        <w:rPr>
          <w:rFonts w:asciiTheme="majorBidi" w:hAnsiTheme="majorBidi" w:cstheme="majorBidi"/>
          <w:b/>
          <w:bCs/>
          <w:color w:val="000000" w:themeColor="text1"/>
          <w:sz w:val="22"/>
          <w:szCs w:val="22"/>
        </w:rPr>
        <w:t xml:space="preserve"> </w:t>
      </w:r>
    </w:p>
    <w:p w14:paraId="269B74D2" w14:textId="344D37DD" w:rsidR="00027B86" w:rsidRPr="00A230EE" w:rsidRDefault="00A12066" w:rsidP="00A230EE">
      <w:pPr>
        <w:pStyle w:val="ListParagraph"/>
        <w:numPr>
          <w:ilvl w:val="0"/>
          <w:numId w:val="16"/>
        </w:numPr>
        <w:spacing w:beforeLines="40" w:before="96" w:afterLines="40" w:after="96" w:line="360" w:lineRule="auto"/>
        <w:jc w:val="both"/>
        <w:rPr>
          <w:rFonts w:asciiTheme="majorBidi" w:hAnsiTheme="majorBidi" w:cstheme="majorBidi"/>
          <w:b/>
          <w:bCs/>
          <w:color w:val="000000" w:themeColor="text1"/>
          <w:sz w:val="22"/>
          <w:szCs w:val="22"/>
        </w:rPr>
        <w:pPrChange w:id="481" w:author="Mohanad Alemam" w:date="2026-07-06T11:25:00Z" w16du:dateUtc="2026-07-06T10:25:00Z">
          <w:pPr>
            <w:pStyle w:val="ListParagraph"/>
            <w:numPr>
              <w:numId w:val="16"/>
            </w:numPr>
            <w:spacing w:beforeLines="40" w:before="96" w:afterLines="40" w:after="96" w:line="276" w:lineRule="auto"/>
            <w:ind w:hanging="360"/>
            <w:jc w:val="both"/>
          </w:pPr>
        </w:pPrChange>
      </w:pPr>
      <w:r w:rsidRPr="00A230EE">
        <w:rPr>
          <w:rFonts w:asciiTheme="majorBidi" w:hAnsiTheme="majorBidi" w:cstheme="majorBidi"/>
          <w:b/>
          <w:bCs/>
          <w:color w:val="000000" w:themeColor="text1"/>
          <w:sz w:val="22"/>
          <w:szCs w:val="22"/>
        </w:rPr>
        <w:t xml:space="preserve">Privacy preservation: </w:t>
      </w:r>
      <w:r w:rsidR="00554ED6" w:rsidRPr="00A230EE">
        <w:rPr>
          <w:rFonts w:asciiTheme="majorBidi" w:hAnsiTheme="majorBidi" w:cstheme="majorBidi"/>
          <w:b/>
          <w:bCs/>
          <w:color w:val="000000" w:themeColor="text1"/>
          <w:sz w:val="22"/>
          <w:szCs w:val="22"/>
        </w:rPr>
        <w:t>Kee</w:t>
      </w:r>
      <w:r w:rsidR="00213A55" w:rsidRPr="00A230EE">
        <w:rPr>
          <w:rFonts w:asciiTheme="majorBidi" w:hAnsiTheme="majorBidi" w:cstheme="majorBidi"/>
          <w:b/>
          <w:bCs/>
          <w:color w:val="000000" w:themeColor="text1"/>
          <w:sz w:val="22"/>
          <w:szCs w:val="22"/>
        </w:rPr>
        <w:t xml:space="preserve">p raw pixels at </w:t>
      </w:r>
      <w:r w:rsidR="005267FF" w:rsidRPr="00A230EE">
        <w:rPr>
          <w:rFonts w:asciiTheme="majorBidi" w:hAnsiTheme="majorBidi" w:cstheme="majorBidi"/>
          <w:color w:val="000000" w:themeColor="text1"/>
          <w:sz w:val="22"/>
          <w:szCs w:val="22"/>
        </w:rPr>
        <w:t xml:space="preserve">the </w:t>
      </w:r>
      <w:r w:rsidR="00213A55" w:rsidRPr="00A230EE">
        <w:rPr>
          <w:rFonts w:asciiTheme="majorBidi" w:hAnsiTheme="majorBidi" w:cstheme="majorBidi"/>
          <w:b/>
          <w:bCs/>
          <w:color w:val="000000" w:themeColor="text1"/>
          <w:sz w:val="22"/>
          <w:szCs w:val="22"/>
        </w:rPr>
        <w:t>edge</w:t>
      </w:r>
      <w:r w:rsidR="005267FF" w:rsidRPr="00A230EE">
        <w:rPr>
          <w:rFonts w:asciiTheme="majorBidi" w:hAnsiTheme="majorBidi" w:cstheme="majorBidi"/>
          <w:color w:val="000000" w:themeColor="text1"/>
          <w:sz w:val="22"/>
          <w:szCs w:val="22"/>
        </w:rPr>
        <w:t xml:space="preserve"> </w:t>
      </w:r>
      <w:r w:rsidR="00213A55" w:rsidRPr="00A230EE">
        <w:rPr>
          <w:rFonts w:asciiTheme="majorBidi" w:hAnsiTheme="majorBidi" w:cstheme="majorBidi"/>
          <w:b/>
          <w:bCs/>
          <w:color w:val="000000" w:themeColor="text1"/>
          <w:sz w:val="22"/>
          <w:szCs w:val="22"/>
        </w:rPr>
        <w:t>as much as possible and selectively and securely offload</w:t>
      </w:r>
      <w:r w:rsidR="00213A55" w:rsidRPr="00A230EE">
        <w:rPr>
          <w:rFonts w:asciiTheme="majorBidi" w:hAnsiTheme="majorBidi" w:cstheme="majorBidi"/>
          <w:color w:val="000000" w:themeColor="text1"/>
          <w:sz w:val="22"/>
          <w:szCs w:val="22"/>
        </w:rPr>
        <w:t xml:space="preserve"> </w:t>
      </w:r>
      <w:r w:rsidR="005267FF" w:rsidRPr="00A230EE">
        <w:rPr>
          <w:rFonts w:asciiTheme="majorBidi" w:hAnsiTheme="majorBidi" w:cstheme="majorBidi"/>
          <w:color w:val="000000" w:themeColor="text1"/>
          <w:sz w:val="22"/>
          <w:szCs w:val="22"/>
        </w:rPr>
        <w:t xml:space="preserve">them </w:t>
      </w:r>
      <w:r w:rsidR="00213A55" w:rsidRPr="00A230EE">
        <w:rPr>
          <w:rFonts w:asciiTheme="majorBidi" w:hAnsiTheme="majorBidi" w:cstheme="majorBidi"/>
          <w:color w:val="000000" w:themeColor="text1"/>
          <w:sz w:val="22"/>
          <w:szCs w:val="22"/>
        </w:rPr>
        <w:t>when required.</w:t>
      </w:r>
      <w:r w:rsidRPr="00A230EE">
        <w:rPr>
          <w:rFonts w:asciiTheme="majorBidi" w:hAnsiTheme="majorBidi" w:cstheme="majorBidi"/>
          <w:color w:val="000000" w:themeColor="text1"/>
          <w:sz w:val="22"/>
          <w:szCs w:val="22"/>
        </w:rPr>
        <w:t xml:space="preserve">Security related video analytics applications usually demand hight privacy requirements due to the nature of the location under surveillance such as military bases, I strive to reduce the exposure and attack surface raw data by enabling the system to make local on edge decisions and conducts selective offloading to the cloud server when required. </w:t>
      </w:r>
    </w:p>
    <w:p w14:paraId="09811B8F" w14:textId="65B352BB" w:rsidR="00844FD9" w:rsidRPr="00A230EE" w:rsidRDefault="00BF4F86" w:rsidP="00A230EE">
      <w:pPr>
        <w:pStyle w:val="ListParagraph"/>
        <w:numPr>
          <w:ilvl w:val="0"/>
          <w:numId w:val="16"/>
        </w:numPr>
        <w:spacing w:beforeLines="40" w:before="96" w:afterLines="40" w:after="96" w:line="360" w:lineRule="auto"/>
        <w:jc w:val="both"/>
        <w:rPr>
          <w:rFonts w:asciiTheme="majorBidi" w:hAnsiTheme="majorBidi" w:cstheme="majorBidi"/>
          <w:b/>
          <w:bCs/>
          <w:color w:val="000000" w:themeColor="text1"/>
          <w:sz w:val="22"/>
          <w:szCs w:val="22"/>
        </w:rPr>
        <w:pPrChange w:id="482" w:author="Mohanad Alemam" w:date="2026-07-06T11:25:00Z" w16du:dateUtc="2026-07-06T10:25:00Z">
          <w:pPr>
            <w:pStyle w:val="ListParagraph"/>
            <w:numPr>
              <w:numId w:val="16"/>
            </w:numPr>
            <w:spacing w:beforeLines="40" w:before="96" w:afterLines="40" w:after="96" w:line="276" w:lineRule="auto"/>
            <w:ind w:hanging="360"/>
            <w:jc w:val="both"/>
          </w:pPr>
        </w:pPrChange>
      </w:pPr>
      <w:r w:rsidRPr="00A230EE">
        <w:rPr>
          <w:rFonts w:asciiTheme="majorBidi" w:hAnsiTheme="majorBidi" w:cstheme="majorBidi"/>
          <w:b/>
          <w:bCs/>
          <w:color w:val="000000" w:themeColor="text1"/>
          <w:sz w:val="22"/>
          <w:szCs w:val="22"/>
        </w:rPr>
        <w:t>Prediction quality/a</w:t>
      </w:r>
      <w:r w:rsidR="00844FD9" w:rsidRPr="00A230EE">
        <w:rPr>
          <w:rFonts w:asciiTheme="majorBidi" w:hAnsiTheme="majorBidi" w:cstheme="majorBidi"/>
          <w:b/>
          <w:bCs/>
          <w:color w:val="000000" w:themeColor="text1"/>
          <w:sz w:val="22"/>
          <w:szCs w:val="22"/>
        </w:rPr>
        <w:t xml:space="preserve">ccuracy: </w:t>
      </w:r>
      <w:r w:rsidR="004B3230" w:rsidRPr="00A230EE">
        <w:rPr>
          <w:rFonts w:asciiTheme="majorBidi" w:hAnsiTheme="majorBidi" w:cstheme="majorBidi"/>
          <w:color w:val="000000" w:themeColor="text1"/>
          <w:sz w:val="22"/>
          <w:szCs w:val="22"/>
        </w:rPr>
        <w:t xml:space="preserve">In application such as threat detection and warnings quality of detection is as important as timeliness, as missing a thread source can result is huge losses. I am to </w:t>
      </w:r>
      <w:r w:rsidR="00844FD9" w:rsidRPr="00A230EE">
        <w:rPr>
          <w:rFonts w:asciiTheme="majorBidi" w:hAnsiTheme="majorBidi" w:cstheme="majorBidi"/>
          <w:color w:val="000000" w:themeColor="text1"/>
          <w:sz w:val="22"/>
          <w:szCs w:val="22"/>
        </w:rPr>
        <w:t>balanc</w:t>
      </w:r>
      <w:r w:rsidR="004B3230" w:rsidRPr="00A230EE">
        <w:rPr>
          <w:rFonts w:asciiTheme="majorBidi" w:hAnsiTheme="majorBidi" w:cstheme="majorBidi"/>
          <w:color w:val="000000" w:themeColor="text1"/>
          <w:sz w:val="22"/>
          <w:szCs w:val="22"/>
        </w:rPr>
        <w:t>e</w:t>
      </w:r>
      <w:r w:rsidR="00844FD9" w:rsidRPr="00A230EE">
        <w:rPr>
          <w:rFonts w:asciiTheme="majorBidi" w:hAnsiTheme="majorBidi" w:cstheme="majorBidi"/>
          <w:color w:val="000000" w:themeColor="text1"/>
          <w:sz w:val="22"/>
          <w:szCs w:val="22"/>
        </w:rPr>
        <w:t xml:space="preserve"> </w:t>
      </w:r>
      <w:r w:rsidR="004B3230" w:rsidRPr="00A230EE">
        <w:rPr>
          <w:rFonts w:asciiTheme="majorBidi" w:hAnsiTheme="majorBidi" w:cstheme="majorBidi"/>
          <w:color w:val="000000" w:themeColor="text1"/>
          <w:sz w:val="22"/>
          <w:szCs w:val="22"/>
        </w:rPr>
        <w:t>quality of detection (</w:t>
      </w:r>
      <w:r w:rsidR="00844FD9" w:rsidRPr="00A230EE">
        <w:rPr>
          <w:rFonts w:asciiTheme="majorBidi" w:hAnsiTheme="majorBidi" w:cstheme="majorBidi"/>
          <w:color w:val="000000" w:themeColor="text1"/>
          <w:sz w:val="22"/>
          <w:szCs w:val="22"/>
        </w:rPr>
        <w:t>accuracy</w:t>
      </w:r>
      <w:r w:rsidR="004B3230" w:rsidRPr="00A230EE">
        <w:rPr>
          <w:rFonts w:asciiTheme="majorBidi" w:hAnsiTheme="majorBidi" w:cstheme="majorBidi"/>
          <w:color w:val="000000" w:themeColor="text1"/>
          <w:sz w:val="22"/>
          <w:szCs w:val="22"/>
        </w:rPr>
        <w:t xml:space="preserve"> and count),</w:t>
      </w:r>
      <w:r w:rsidR="00844FD9" w:rsidRPr="00A230EE">
        <w:rPr>
          <w:rFonts w:asciiTheme="majorBidi" w:hAnsiTheme="majorBidi" w:cstheme="majorBidi"/>
          <w:color w:val="000000" w:themeColor="text1"/>
          <w:sz w:val="22"/>
          <w:szCs w:val="22"/>
        </w:rPr>
        <w:t xml:space="preserve"> and </w:t>
      </w:r>
      <w:r w:rsidR="004B3230" w:rsidRPr="00A230EE">
        <w:rPr>
          <w:rFonts w:asciiTheme="majorBidi" w:hAnsiTheme="majorBidi" w:cstheme="majorBidi"/>
          <w:color w:val="000000" w:themeColor="text1"/>
          <w:sz w:val="22"/>
          <w:szCs w:val="22"/>
        </w:rPr>
        <w:t>cost (latency</w:t>
      </w:r>
      <w:r w:rsidR="009C436B" w:rsidRPr="00A230EE">
        <w:rPr>
          <w:rFonts w:asciiTheme="majorBidi" w:hAnsiTheme="majorBidi" w:cstheme="majorBidi"/>
          <w:color w:val="000000" w:themeColor="text1"/>
          <w:sz w:val="22"/>
          <w:szCs w:val="22"/>
        </w:rPr>
        <w:t xml:space="preserve"> and </w:t>
      </w:r>
      <w:r w:rsidR="004B3230" w:rsidRPr="00A230EE">
        <w:rPr>
          <w:rFonts w:asciiTheme="majorBidi" w:hAnsiTheme="majorBidi" w:cstheme="majorBidi"/>
          <w:color w:val="000000" w:themeColor="text1"/>
          <w:sz w:val="22"/>
          <w:szCs w:val="22"/>
        </w:rPr>
        <w:t>bandwidth)</w:t>
      </w:r>
      <w:r w:rsidR="00844FD9" w:rsidRPr="00A230EE">
        <w:rPr>
          <w:rFonts w:asciiTheme="majorBidi" w:hAnsiTheme="majorBidi" w:cstheme="majorBidi"/>
          <w:color w:val="000000" w:themeColor="text1"/>
          <w:sz w:val="22"/>
          <w:szCs w:val="22"/>
        </w:rPr>
        <w:t>.</w:t>
      </w:r>
    </w:p>
    <w:p w14:paraId="7A3A8F1B" w14:textId="153FC925" w:rsidR="002E55C4" w:rsidRPr="00A230EE" w:rsidRDefault="00844FD9" w:rsidP="00A230EE">
      <w:pPr>
        <w:pStyle w:val="ListParagraph"/>
        <w:numPr>
          <w:ilvl w:val="0"/>
          <w:numId w:val="16"/>
        </w:numPr>
        <w:spacing w:beforeLines="40" w:before="96" w:afterLines="40" w:after="96" w:line="360" w:lineRule="auto"/>
        <w:jc w:val="both"/>
        <w:rPr>
          <w:rFonts w:asciiTheme="majorBidi" w:hAnsiTheme="majorBidi" w:cstheme="majorBidi"/>
          <w:b/>
          <w:bCs/>
          <w:color w:val="000000" w:themeColor="text1"/>
          <w:sz w:val="22"/>
          <w:szCs w:val="22"/>
        </w:rPr>
        <w:pPrChange w:id="483" w:author="Mohanad Alemam" w:date="2026-07-06T11:25:00Z" w16du:dateUtc="2026-07-06T10:25:00Z">
          <w:pPr>
            <w:pStyle w:val="ListParagraph"/>
            <w:numPr>
              <w:numId w:val="16"/>
            </w:numPr>
            <w:spacing w:beforeLines="40" w:before="96" w:afterLines="40" w:after="96" w:line="276" w:lineRule="auto"/>
            <w:ind w:hanging="360"/>
            <w:jc w:val="both"/>
          </w:pPr>
        </w:pPrChange>
      </w:pPr>
      <w:r w:rsidRPr="00A230EE">
        <w:rPr>
          <w:rFonts w:asciiTheme="majorBidi" w:hAnsiTheme="majorBidi" w:cstheme="majorBidi"/>
          <w:b/>
          <w:bCs/>
          <w:color w:val="000000" w:themeColor="text1"/>
          <w:sz w:val="22"/>
          <w:szCs w:val="22"/>
        </w:rPr>
        <w:t>Monitoring and observability:</w:t>
      </w:r>
      <w:r w:rsidR="00AF6410" w:rsidRPr="00A230EE">
        <w:rPr>
          <w:rFonts w:asciiTheme="majorBidi" w:hAnsiTheme="majorBidi" w:cstheme="majorBidi"/>
          <w:b/>
          <w:bCs/>
          <w:color w:val="000000" w:themeColor="text1"/>
          <w:sz w:val="22"/>
          <w:szCs w:val="22"/>
        </w:rPr>
        <w:t xml:space="preserve"> </w:t>
      </w:r>
      <w:r w:rsidR="00AF6410" w:rsidRPr="00A230EE">
        <w:rPr>
          <w:rFonts w:asciiTheme="majorBidi" w:hAnsiTheme="majorBidi" w:cstheme="majorBidi"/>
          <w:color w:val="000000" w:themeColor="text1"/>
          <w:sz w:val="22"/>
          <w:szCs w:val="22"/>
        </w:rPr>
        <w:t>I am to design and implement</w:t>
      </w:r>
      <w:r w:rsidRPr="00A230EE">
        <w:rPr>
          <w:rFonts w:asciiTheme="majorBidi" w:hAnsiTheme="majorBidi" w:cstheme="majorBidi"/>
          <w:color w:val="000000" w:themeColor="text1"/>
          <w:sz w:val="22"/>
          <w:szCs w:val="22"/>
        </w:rPr>
        <w:t xml:space="preserve"> continuous </w:t>
      </w:r>
      <w:r w:rsidR="00AF6410" w:rsidRPr="00A230EE">
        <w:rPr>
          <w:rFonts w:asciiTheme="majorBidi" w:hAnsiTheme="majorBidi" w:cstheme="majorBidi"/>
          <w:color w:val="000000" w:themeColor="text1"/>
          <w:sz w:val="22"/>
          <w:szCs w:val="22"/>
        </w:rPr>
        <w:t xml:space="preserve">real-time monitoring interface that displays key system </w:t>
      </w:r>
      <w:r w:rsidRPr="00A230EE">
        <w:rPr>
          <w:rFonts w:asciiTheme="majorBidi" w:hAnsiTheme="majorBidi" w:cstheme="majorBidi"/>
          <w:color w:val="000000" w:themeColor="text1"/>
          <w:sz w:val="22"/>
          <w:szCs w:val="22"/>
        </w:rPr>
        <w:t>performance metrics</w:t>
      </w:r>
      <w:r w:rsidR="00AF6410" w:rsidRPr="00A230EE">
        <w:rPr>
          <w:rFonts w:asciiTheme="majorBidi" w:hAnsiTheme="majorBidi" w:cstheme="majorBidi"/>
          <w:color w:val="000000" w:themeColor="text1"/>
          <w:sz w:val="22"/>
          <w:szCs w:val="22"/>
        </w:rPr>
        <w:t xml:space="preserve"> and video content information to</w:t>
      </w:r>
      <w:r w:rsidRPr="00A230EE">
        <w:rPr>
          <w:rFonts w:asciiTheme="majorBidi" w:hAnsiTheme="majorBidi" w:cstheme="majorBidi"/>
          <w:color w:val="000000" w:themeColor="text1"/>
          <w:sz w:val="22"/>
          <w:szCs w:val="22"/>
        </w:rPr>
        <w:t xml:space="preserve"> aid</w:t>
      </w:r>
      <w:r w:rsidR="00AF6410" w:rsidRPr="00A230EE">
        <w:rPr>
          <w:rFonts w:asciiTheme="majorBidi" w:hAnsiTheme="majorBidi" w:cstheme="majorBidi"/>
          <w:color w:val="000000" w:themeColor="text1"/>
          <w:sz w:val="22"/>
          <w:szCs w:val="22"/>
        </w:rPr>
        <w:t xml:space="preserve"> </w:t>
      </w:r>
      <w:r w:rsidRPr="00A230EE">
        <w:rPr>
          <w:rFonts w:asciiTheme="majorBidi" w:hAnsiTheme="majorBidi" w:cstheme="majorBidi"/>
          <w:color w:val="000000" w:themeColor="text1"/>
          <w:sz w:val="22"/>
          <w:szCs w:val="22"/>
        </w:rPr>
        <w:t>evaluation further processing</w:t>
      </w:r>
      <w:r w:rsidR="00AF6410" w:rsidRPr="00A230EE">
        <w:rPr>
          <w:rFonts w:asciiTheme="majorBidi" w:hAnsiTheme="majorBidi" w:cstheme="majorBidi"/>
          <w:color w:val="000000" w:themeColor="text1"/>
          <w:sz w:val="22"/>
          <w:szCs w:val="22"/>
        </w:rPr>
        <w:t xml:space="preserve">, </w:t>
      </w:r>
      <w:r w:rsidRPr="00A230EE">
        <w:rPr>
          <w:rFonts w:asciiTheme="majorBidi" w:hAnsiTheme="majorBidi" w:cstheme="majorBidi"/>
          <w:color w:val="000000" w:themeColor="text1"/>
          <w:sz w:val="22"/>
          <w:szCs w:val="22"/>
        </w:rPr>
        <w:t>system debugging</w:t>
      </w:r>
      <w:r w:rsidR="00AF6410" w:rsidRPr="00A230EE">
        <w:rPr>
          <w:rFonts w:asciiTheme="majorBidi" w:hAnsiTheme="majorBidi" w:cstheme="majorBidi"/>
          <w:color w:val="000000" w:themeColor="text1"/>
          <w:sz w:val="22"/>
          <w:szCs w:val="22"/>
        </w:rPr>
        <w:t>, and threat detection</w:t>
      </w:r>
      <w:r w:rsidRPr="00A230EE">
        <w:rPr>
          <w:rFonts w:asciiTheme="majorBidi" w:hAnsiTheme="majorBidi" w:cstheme="majorBidi"/>
          <w:color w:val="000000" w:themeColor="text1"/>
          <w:sz w:val="22"/>
          <w:szCs w:val="22"/>
        </w:rPr>
        <w:t>.</w:t>
      </w:r>
      <w:r w:rsidR="005865A5" w:rsidRPr="00A230EE">
        <w:rPr>
          <w:rFonts w:asciiTheme="majorBidi" w:hAnsiTheme="majorBidi" w:cstheme="majorBidi"/>
          <w:color w:val="000000" w:themeColor="text1"/>
          <w:sz w:val="22"/>
          <w:szCs w:val="22"/>
        </w:rPr>
        <w:t xml:space="preserve"> Furthermore, I aim to enable r</w:t>
      </w:r>
      <w:r w:rsidR="002E55C4" w:rsidRPr="00A230EE">
        <w:rPr>
          <w:rFonts w:asciiTheme="majorBidi" w:hAnsiTheme="majorBidi" w:cstheme="majorBidi"/>
          <w:color w:val="000000" w:themeColor="text1"/>
          <w:sz w:val="22"/>
          <w:szCs w:val="22"/>
        </w:rPr>
        <w:t>eal-time</w:t>
      </w:r>
      <w:r w:rsidR="005865A5" w:rsidRPr="00A230EE">
        <w:rPr>
          <w:rFonts w:asciiTheme="majorBidi" w:hAnsiTheme="majorBidi" w:cstheme="majorBidi"/>
          <w:color w:val="000000" w:themeColor="text1"/>
          <w:sz w:val="22"/>
          <w:szCs w:val="22"/>
        </w:rPr>
        <w:t xml:space="preserve"> display of the annotated output video to provid</w:t>
      </w:r>
      <w:r w:rsidR="005865A5" w:rsidRPr="00A230EE">
        <w:rPr>
          <w:rFonts w:asciiTheme="majorBidi" w:hAnsiTheme="majorBidi" w:cstheme="majorBidi"/>
          <w:b/>
          <w:bCs/>
          <w:color w:val="000000" w:themeColor="text1"/>
          <w:sz w:val="22"/>
          <w:szCs w:val="22"/>
        </w:rPr>
        <w:t xml:space="preserve">e </w:t>
      </w:r>
      <w:r w:rsidR="001E0025" w:rsidRPr="00A230EE">
        <w:rPr>
          <w:rFonts w:asciiTheme="majorBidi" w:hAnsiTheme="majorBidi" w:cstheme="majorBidi"/>
          <w:color w:val="000000" w:themeColor="text1"/>
          <w:sz w:val="22"/>
          <w:szCs w:val="22"/>
        </w:rPr>
        <w:t>situational awareness</w:t>
      </w:r>
      <w:r w:rsidR="005865A5" w:rsidRPr="00A230EE">
        <w:rPr>
          <w:rFonts w:asciiTheme="majorBidi" w:hAnsiTheme="majorBidi" w:cstheme="majorBidi"/>
          <w:color w:val="000000" w:themeColor="text1"/>
          <w:sz w:val="22"/>
          <w:szCs w:val="22"/>
        </w:rPr>
        <w:t xml:space="preserve"> as </w:t>
      </w:r>
      <w:r w:rsidR="002B04E1" w:rsidRPr="00A230EE">
        <w:rPr>
          <w:rFonts w:asciiTheme="majorBidi" w:hAnsiTheme="majorBidi" w:cstheme="majorBidi"/>
          <w:color w:val="000000" w:themeColor="text1"/>
          <w:sz w:val="22"/>
          <w:szCs w:val="22"/>
        </w:rPr>
        <w:t>human</w:t>
      </w:r>
      <w:r w:rsidR="001E0025" w:rsidRPr="00A230EE">
        <w:rPr>
          <w:rFonts w:asciiTheme="majorBidi" w:hAnsiTheme="majorBidi" w:cstheme="majorBidi"/>
          <w:color w:val="000000" w:themeColor="text1"/>
          <w:sz w:val="22"/>
          <w:szCs w:val="22"/>
        </w:rPr>
        <w:t>-in-the-loop</w:t>
      </w:r>
      <w:r w:rsidR="005865A5" w:rsidRPr="00A230EE">
        <w:rPr>
          <w:rFonts w:asciiTheme="majorBidi" w:hAnsiTheme="majorBidi" w:cstheme="majorBidi"/>
          <w:color w:val="000000" w:themeColor="text1"/>
          <w:sz w:val="22"/>
          <w:szCs w:val="22"/>
        </w:rPr>
        <w:t xml:space="preserve"> feature</w:t>
      </w:r>
      <w:r w:rsidR="00D1174B" w:rsidRPr="00A230EE">
        <w:rPr>
          <w:rFonts w:asciiTheme="majorBidi" w:hAnsiTheme="majorBidi" w:cstheme="majorBidi"/>
          <w:color w:val="000000" w:themeColor="text1"/>
          <w:sz w:val="22"/>
          <w:szCs w:val="22"/>
        </w:rPr>
        <w:t>.</w:t>
      </w:r>
    </w:p>
    <w:p w14:paraId="2796F4A5" w14:textId="7BE1793B" w:rsidR="00275747" w:rsidRPr="00A230EE" w:rsidRDefault="00275747" w:rsidP="00A230EE">
      <w:pPr>
        <w:spacing w:beforeLines="40" w:before="96" w:afterLines="40" w:after="96" w:line="360" w:lineRule="auto"/>
        <w:jc w:val="both"/>
        <w:rPr>
          <w:rFonts w:asciiTheme="majorBidi" w:hAnsiTheme="majorBidi" w:cstheme="majorBidi"/>
          <w:color w:val="000000" w:themeColor="text1"/>
          <w:sz w:val="22"/>
          <w:szCs w:val="22"/>
        </w:rPr>
        <w:pPrChange w:id="484" w:author="Mohanad Alemam" w:date="2026-07-06T11:25:00Z" w16du:dateUtc="2026-07-06T10:25:00Z">
          <w:pPr>
            <w:spacing w:beforeLines="40" w:before="96" w:afterLines="40" w:after="96" w:line="276" w:lineRule="auto"/>
            <w:jc w:val="both"/>
          </w:pPr>
        </w:pPrChange>
      </w:pPr>
      <w:r w:rsidRPr="00A230EE">
        <w:rPr>
          <w:rFonts w:asciiTheme="majorBidi" w:hAnsiTheme="majorBidi" w:cstheme="majorBidi"/>
          <w:b/>
          <w:bCs/>
          <w:color w:val="000000" w:themeColor="text1"/>
          <w:sz w:val="22"/>
          <w:szCs w:val="22"/>
        </w:rPr>
        <w:t>Assumption</w:t>
      </w:r>
      <w:r w:rsidR="00555EB5" w:rsidRPr="00A230EE">
        <w:rPr>
          <w:rFonts w:asciiTheme="majorBidi" w:hAnsiTheme="majorBidi" w:cstheme="majorBidi"/>
          <w:b/>
          <w:bCs/>
          <w:color w:val="000000" w:themeColor="text1"/>
          <w:sz w:val="22"/>
          <w:szCs w:val="22"/>
        </w:rPr>
        <w:t>s</w:t>
      </w:r>
      <w:ins w:id="485" w:author="Mohanad Alemam" w:date="2026-07-06T11:24:00Z" w16du:dateUtc="2026-07-06T10:24:00Z">
        <w:r w:rsidR="00265DDE" w:rsidRPr="00A230EE">
          <w:rPr>
            <w:rFonts w:asciiTheme="majorBidi" w:hAnsiTheme="majorBidi" w:cstheme="majorBidi"/>
            <w:b/>
            <w:bCs/>
            <w:color w:val="000000" w:themeColor="text1"/>
            <w:sz w:val="22"/>
            <w:szCs w:val="22"/>
          </w:rPr>
          <w:t>:</w:t>
        </w:r>
      </w:ins>
      <w:r w:rsidR="009649D2" w:rsidRPr="00A230EE">
        <w:rPr>
          <w:rFonts w:asciiTheme="majorBidi" w:hAnsiTheme="majorBidi" w:cstheme="majorBidi"/>
          <w:b/>
          <w:bCs/>
          <w:color w:val="000000" w:themeColor="text1"/>
          <w:sz w:val="22"/>
          <w:szCs w:val="22"/>
        </w:rPr>
        <w:t xml:space="preserve"> </w:t>
      </w:r>
      <w:r w:rsidR="00885D0D" w:rsidRPr="00A230EE">
        <w:rPr>
          <w:rFonts w:asciiTheme="majorBidi" w:hAnsiTheme="majorBidi" w:cstheme="majorBidi"/>
          <w:b/>
          <w:bCs/>
          <w:color w:val="000000" w:themeColor="text1"/>
          <w:sz w:val="22"/>
          <w:szCs w:val="22"/>
        </w:rPr>
        <w:t>—</w:t>
      </w:r>
      <w:r w:rsidR="00885D0D" w:rsidRPr="00A230EE">
        <w:rPr>
          <w:rFonts w:asciiTheme="majorBidi" w:hAnsiTheme="majorBidi" w:cstheme="majorBidi"/>
          <w:color w:val="000000" w:themeColor="text1"/>
          <w:sz w:val="22"/>
          <w:szCs w:val="22"/>
        </w:rPr>
        <w:t xml:space="preserve"> T</w:t>
      </w:r>
      <w:r w:rsidR="009649D2" w:rsidRPr="00A230EE">
        <w:rPr>
          <w:rFonts w:asciiTheme="majorBidi" w:hAnsiTheme="majorBidi" w:cstheme="majorBidi"/>
          <w:color w:val="000000" w:themeColor="text1"/>
          <w:sz w:val="22"/>
          <w:szCs w:val="22"/>
        </w:rPr>
        <w:t>he design and implementation of this system</w:t>
      </w:r>
      <w:r w:rsidR="003925AC" w:rsidRPr="00A230EE">
        <w:rPr>
          <w:rFonts w:asciiTheme="majorBidi" w:hAnsiTheme="majorBidi" w:cstheme="majorBidi"/>
          <w:color w:val="000000" w:themeColor="text1"/>
          <w:sz w:val="22"/>
          <w:szCs w:val="22"/>
        </w:rPr>
        <w:t xml:space="preserve"> is based on</w:t>
      </w:r>
      <w:ins w:id="486" w:author="Mohanad Alemam" w:date="2026-07-06T11:24:00Z" w16du:dateUtc="2026-07-06T10:24:00Z">
        <w:r w:rsidR="00265DDE" w:rsidRPr="00A230EE">
          <w:rPr>
            <w:rFonts w:asciiTheme="majorBidi" w:hAnsiTheme="majorBidi" w:cstheme="majorBidi"/>
            <w:color w:val="000000" w:themeColor="text1"/>
            <w:sz w:val="22"/>
            <w:szCs w:val="22"/>
          </w:rPr>
          <w:t xml:space="preserve"> the following</w:t>
        </w:r>
      </w:ins>
      <w:r w:rsidR="003925AC" w:rsidRPr="00A230EE">
        <w:rPr>
          <w:rFonts w:asciiTheme="majorBidi" w:hAnsiTheme="majorBidi" w:cstheme="majorBidi"/>
          <w:color w:val="000000" w:themeColor="text1"/>
          <w:sz w:val="22"/>
          <w:szCs w:val="22"/>
        </w:rPr>
        <w:t xml:space="preserve"> </w:t>
      </w:r>
      <w:del w:id="487" w:author="Mohanad Alemam" w:date="2026-07-06T11:25:00Z" w16du:dateUtc="2026-07-06T10:25:00Z">
        <w:r w:rsidR="009649D2" w:rsidRPr="00A230EE" w:rsidDel="00265DDE">
          <w:rPr>
            <w:rFonts w:asciiTheme="majorBidi" w:hAnsiTheme="majorBidi" w:cstheme="majorBidi"/>
            <w:color w:val="000000" w:themeColor="text1"/>
            <w:sz w:val="22"/>
            <w:szCs w:val="22"/>
          </w:rPr>
          <w:delText xml:space="preserve">reasonable and attainable </w:delText>
        </w:r>
      </w:del>
      <w:r w:rsidR="009649D2" w:rsidRPr="00A230EE">
        <w:rPr>
          <w:rFonts w:asciiTheme="majorBidi" w:hAnsiTheme="majorBidi" w:cstheme="majorBidi"/>
          <w:color w:val="000000" w:themeColor="text1"/>
          <w:sz w:val="22"/>
          <w:szCs w:val="22"/>
        </w:rPr>
        <w:t>assumptions</w:t>
      </w:r>
      <w:ins w:id="488" w:author="Mohanad Alemam" w:date="2026-07-06T11:25:00Z" w16du:dateUtc="2026-07-06T10:25:00Z">
        <w:r w:rsidR="00265DDE" w:rsidRPr="00A230EE">
          <w:rPr>
            <w:rFonts w:asciiTheme="majorBidi" w:hAnsiTheme="majorBidi" w:cstheme="majorBidi"/>
            <w:color w:val="000000" w:themeColor="text1"/>
            <w:sz w:val="22"/>
            <w:szCs w:val="22"/>
          </w:rPr>
          <w:t>:</w:t>
        </w:r>
      </w:ins>
      <w:del w:id="489" w:author="Mohanad Alemam" w:date="2026-07-06T11:25:00Z" w16du:dateUtc="2026-07-06T10:25:00Z">
        <w:r w:rsidR="003925AC" w:rsidRPr="00A230EE" w:rsidDel="00265DDE">
          <w:rPr>
            <w:rFonts w:asciiTheme="majorBidi" w:hAnsiTheme="majorBidi" w:cstheme="majorBidi"/>
            <w:color w:val="000000" w:themeColor="text1"/>
            <w:sz w:val="22"/>
            <w:szCs w:val="22"/>
          </w:rPr>
          <w:delText>,</w:delText>
        </w:r>
        <w:r w:rsidR="009649D2" w:rsidRPr="00A230EE" w:rsidDel="00265DDE">
          <w:rPr>
            <w:rFonts w:asciiTheme="majorBidi" w:hAnsiTheme="majorBidi" w:cstheme="majorBidi"/>
            <w:color w:val="000000" w:themeColor="text1"/>
            <w:sz w:val="22"/>
            <w:szCs w:val="22"/>
          </w:rPr>
          <w:delText xml:space="preserve"> this includes:</w:delText>
        </w:r>
      </w:del>
    </w:p>
    <w:p w14:paraId="1B6A6943" w14:textId="0955C9E4" w:rsidR="001B01DF" w:rsidRPr="00A230EE" w:rsidRDefault="001B01DF" w:rsidP="00A230EE">
      <w:pPr>
        <w:pStyle w:val="ListParagraph"/>
        <w:numPr>
          <w:ilvl w:val="0"/>
          <w:numId w:val="26"/>
        </w:numPr>
        <w:spacing w:beforeLines="40" w:before="96" w:afterLines="40" w:after="96" w:line="360" w:lineRule="auto"/>
        <w:jc w:val="both"/>
        <w:rPr>
          <w:rFonts w:asciiTheme="majorBidi" w:hAnsiTheme="majorBidi" w:cstheme="majorBidi"/>
          <w:color w:val="000000" w:themeColor="text1"/>
          <w:sz w:val="22"/>
          <w:szCs w:val="22"/>
        </w:rPr>
        <w:pPrChange w:id="490" w:author="Mohanad Alemam" w:date="2026-07-06T11:25:00Z" w16du:dateUtc="2026-07-06T10:25:00Z">
          <w:pPr>
            <w:pStyle w:val="ListParagraph"/>
            <w:numPr>
              <w:numId w:val="26"/>
            </w:numPr>
            <w:spacing w:beforeLines="40" w:before="96" w:afterLines="40" w:after="96" w:line="276" w:lineRule="auto"/>
            <w:ind w:hanging="360"/>
            <w:jc w:val="both"/>
          </w:pPr>
        </w:pPrChange>
      </w:pPr>
      <w:r w:rsidRPr="00A230EE">
        <w:rPr>
          <w:rFonts w:asciiTheme="majorBidi" w:hAnsiTheme="majorBidi" w:cstheme="majorBidi"/>
          <w:color w:val="000000" w:themeColor="text1"/>
          <w:sz w:val="22"/>
          <w:szCs w:val="22"/>
        </w:rPr>
        <w:t xml:space="preserve">Input video format: The input video either streamed live or prerecorded is in standard format such as MP4, that can be decoded using OpenCV </w:t>
      </w:r>
      <w:r w:rsidR="002617C4" w:rsidRPr="00A230EE">
        <w:rPr>
          <w:rFonts w:asciiTheme="majorBidi" w:hAnsiTheme="majorBidi" w:cstheme="majorBidi"/>
          <w:color w:val="000000" w:themeColor="text1"/>
          <w:sz w:val="22"/>
          <w:szCs w:val="22"/>
        </w:rPr>
        <w:t>‘</w:t>
      </w:r>
      <w:r w:rsidRPr="00A230EE">
        <w:rPr>
          <w:rFonts w:asciiTheme="majorBidi" w:hAnsiTheme="majorBidi" w:cstheme="majorBidi"/>
          <w:i/>
          <w:iCs/>
          <w:color w:val="000000" w:themeColor="text1"/>
          <w:sz w:val="22"/>
          <w:szCs w:val="22"/>
        </w:rPr>
        <w:t>cv2.VideoCapture</w:t>
      </w:r>
      <w:r w:rsidR="002617C4" w:rsidRPr="00A230EE">
        <w:rPr>
          <w:rFonts w:asciiTheme="majorBidi" w:hAnsiTheme="majorBidi" w:cstheme="majorBidi"/>
          <w:i/>
          <w:iCs/>
          <w:color w:val="000000" w:themeColor="text1"/>
          <w:sz w:val="22"/>
          <w:szCs w:val="22"/>
        </w:rPr>
        <w:t>’</w:t>
      </w:r>
      <w:r w:rsidRPr="00A230EE">
        <w:rPr>
          <w:rFonts w:asciiTheme="majorBidi" w:hAnsiTheme="majorBidi" w:cstheme="majorBidi"/>
          <w:color w:val="000000" w:themeColor="text1"/>
          <w:sz w:val="22"/>
          <w:szCs w:val="22"/>
        </w:rPr>
        <w:t xml:space="preserve"> without additional custom logic or code.</w:t>
      </w:r>
    </w:p>
    <w:p w14:paraId="05DD0D6D" w14:textId="1ECAC5D6" w:rsidR="003D7E84" w:rsidRPr="00A230EE" w:rsidRDefault="008B0A5F" w:rsidP="00A230EE">
      <w:pPr>
        <w:pStyle w:val="ListParagraph"/>
        <w:numPr>
          <w:ilvl w:val="0"/>
          <w:numId w:val="26"/>
        </w:numPr>
        <w:spacing w:beforeLines="40" w:before="96" w:afterLines="40" w:after="96" w:line="360" w:lineRule="auto"/>
        <w:jc w:val="both"/>
        <w:rPr>
          <w:rFonts w:asciiTheme="majorBidi" w:hAnsiTheme="majorBidi" w:cstheme="majorBidi"/>
          <w:color w:val="000000" w:themeColor="text1"/>
          <w:sz w:val="22"/>
          <w:szCs w:val="22"/>
        </w:rPr>
        <w:pPrChange w:id="491" w:author="Mohanad Alemam" w:date="2026-07-06T11:25:00Z" w16du:dateUtc="2026-07-06T10:25:00Z">
          <w:pPr>
            <w:pStyle w:val="ListParagraph"/>
            <w:numPr>
              <w:numId w:val="26"/>
            </w:numPr>
            <w:spacing w:beforeLines="40" w:before="96" w:afterLines="40" w:after="96" w:line="276" w:lineRule="auto"/>
            <w:ind w:hanging="360"/>
            <w:jc w:val="both"/>
          </w:pPr>
        </w:pPrChange>
      </w:pPr>
      <w:r w:rsidRPr="00A230EE">
        <w:rPr>
          <w:rFonts w:asciiTheme="majorBidi" w:hAnsiTheme="majorBidi" w:cstheme="majorBidi"/>
          <w:color w:val="000000" w:themeColor="text1"/>
          <w:sz w:val="22"/>
          <w:szCs w:val="22"/>
        </w:rPr>
        <w:lastRenderedPageBreak/>
        <w:t xml:space="preserve">Mounted static camera or have steady controlled motion: Video source should be stationery with controlled steady movement if any (like CCTV cameras) this ensures that the </w:t>
      </w:r>
      <w:r w:rsidR="008E15C1" w:rsidRPr="00A230EE">
        <w:rPr>
          <w:rFonts w:asciiTheme="majorBidi" w:hAnsiTheme="majorBidi" w:cstheme="majorBidi"/>
          <w:color w:val="000000" w:themeColor="text1"/>
          <w:sz w:val="22"/>
          <w:szCs w:val="22"/>
        </w:rPr>
        <w:t>analytic pipeline</w:t>
      </w:r>
      <w:r w:rsidRPr="00A230EE">
        <w:rPr>
          <w:rFonts w:asciiTheme="majorBidi" w:hAnsiTheme="majorBidi" w:cstheme="majorBidi"/>
          <w:color w:val="000000" w:themeColor="text1"/>
          <w:sz w:val="22"/>
          <w:szCs w:val="22"/>
        </w:rPr>
        <w:t xml:space="preserve"> can take advantage of the edge intelligence (</w:t>
      </w:r>
      <w:r w:rsidR="0064279C" w:rsidRPr="00A230EE">
        <w:rPr>
          <w:rFonts w:asciiTheme="majorBidi" w:hAnsiTheme="majorBidi" w:cstheme="majorBidi"/>
          <w:color w:val="000000" w:themeColor="text1"/>
          <w:sz w:val="22"/>
          <w:szCs w:val="22"/>
        </w:rPr>
        <w:t>heuristic filter</w:t>
      </w:r>
      <w:r w:rsidRPr="00A230EE">
        <w:rPr>
          <w:rFonts w:asciiTheme="majorBidi" w:hAnsiTheme="majorBidi" w:cstheme="majorBidi"/>
          <w:color w:val="000000" w:themeColor="text1"/>
          <w:sz w:val="22"/>
          <w:szCs w:val="22"/>
        </w:rPr>
        <w:t xml:space="preserve"> and edge detection).</w:t>
      </w:r>
    </w:p>
    <w:p w14:paraId="5576D66A" w14:textId="1A2F08E1" w:rsidR="00F01D03" w:rsidRPr="00A230EE" w:rsidRDefault="00F01D03" w:rsidP="00A230EE">
      <w:pPr>
        <w:pStyle w:val="ListParagraph"/>
        <w:numPr>
          <w:ilvl w:val="0"/>
          <w:numId w:val="26"/>
        </w:numPr>
        <w:spacing w:beforeLines="40" w:before="96" w:afterLines="40" w:after="96" w:line="360" w:lineRule="auto"/>
        <w:jc w:val="both"/>
        <w:rPr>
          <w:rFonts w:asciiTheme="majorBidi" w:hAnsiTheme="majorBidi" w:cstheme="majorBidi"/>
          <w:color w:val="000000" w:themeColor="text1"/>
          <w:sz w:val="22"/>
          <w:szCs w:val="22"/>
        </w:rPr>
        <w:pPrChange w:id="492" w:author="Mohanad Alemam" w:date="2026-07-06T11:25:00Z" w16du:dateUtc="2026-07-06T10:25:00Z">
          <w:pPr>
            <w:pStyle w:val="ListParagraph"/>
            <w:numPr>
              <w:numId w:val="26"/>
            </w:numPr>
            <w:spacing w:beforeLines="40" w:before="96" w:afterLines="40" w:after="96" w:line="276" w:lineRule="auto"/>
            <w:ind w:hanging="360"/>
            <w:jc w:val="both"/>
          </w:pPr>
        </w:pPrChange>
      </w:pPr>
      <w:r w:rsidRPr="00A230EE">
        <w:rPr>
          <w:rFonts w:asciiTheme="majorBidi" w:hAnsiTheme="majorBidi" w:cstheme="majorBidi"/>
          <w:color w:val="000000" w:themeColor="text1"/>
          <w:sz w:val="22"/>
          <w:szCs w:val="22"/>
        </w:rPr>
        <w:t xml:space="preserve">Limited but non-trivial edge compute power: </w:t>
      </w:r>
      <w:r w:rsidR="00476FFB" w:rsidRPr="00A230EE">
        <w:rPr>
          <w:rFonts w:asciiTheme="majorBidi" w:hAnsiTheme="majorBidi" w:cstheme="majorBidi"/>
          <w:color w:val="000000" w:themeColor="text1"/>
          <w:sz w:val="22"/>
          <w:szCs w:val="22"/>
        </w:rPr>
        <w:t>I</w:t>
      </w:r>
      <w:r w:rsidRPr="00A230EE">
        <w:rPr>
          <w:rFonts w:asciiTheme="majorBidi" w:hAnsiTheme="majorBidi" w:cstheme="majorBidi"/>
          <w:color w:val="000000" w:themeColor="text1"/>
          <w:sz w:val="22"/>
          <w:szCs w:val="22"/>
        </w:rPr>
        <w:t xml:space="preserve"> design</w:t>
      </w:r>
      <w:r w:rsidR="00476FFB" w:rsidRPr="00A230EE">
        <w:rPr>
          <w:rFonts w:asciiTheme="majorBidi" w:hAnsiTheme="majorBidi" w:cstheme="majorBidi"/>
          <w:color w:val="000000" w:themeColor="text1"/>
          <w:sz w:val="22"/>
          <w:szCs w:val="22"/>
        </w:rPr>
        <w:t>ed</w:t>
      </w:r>
      <w:r w:rsidRPr="00A230EE">
        <w:rPr>
          <w:rFonts w:asciiTheme="majorBidi" w:hAnsiTheme="majorBidi" w:cstheme="majorBidi"/>
          <w:color w:val="000000" w:themeColor="text1"/>
          <w:sz w:val="22"/>
          <w:szCs w:val="22"/>
        </w:rPr>
        <w:t xml:space="preserve"> the edge device</w:t>
      </w:r>
      <w:r w:rsidR="00476FFB" w:rsidRPr="00A230EE">
        <w:rPr>
          <w:rFonts w:asciiTheme="majorBidi" w:hAnsiTheme="majorBidi" w:cstheme="majorBidi"/>
          <w:color w:val="000000" w:themeColor="text1"/>
          <w:sz w:val="22"/>
          <w:szCs w:val="22"/>
        </w:rPr>
        <w:t xml:space="preserve"> to</w:t>
      </w:r>
      <w:r w:rsidRPr="00A230EE">
        <w:rPr>
          <w:rFonts w:asciiTheme="majorBidi" w:hAnsiTheme="majorBidi" w:cstheme="majorBidi"/>
          <w:color w:val="000000" w:themeColor="text1"/>
          <w:sz w:val="22"/>
          <w:szCs w:val="22"/>
        </w:rPr>
        <w:t xml:space="preserve"> </w:t>
      </w:r>
      <w:r w:rsidR="009C3B2E" w:rsidRPr="00A230EE">
        <w:rPr>
          <w:rFonts w:asciiTheme="majorBidi" w:hAnsiTheme="majorBidi" w:cstheme="majorBidi"/>
          <w:color w:val="000000" w:themeColor="text1"/>
          <w:sz w:val="22"/>
          <w:szCs w:val="22"/>
        </w:rPr>
        <w:t>conduct</w:t>
      </w:r>
      <w:r w:rsidR="00BF7708" w:rsidRPr="00A230EE">
        <w:rPr>
          <w:rFonts w:asciiTheme="majorBidi" w:hAnsiTheme="majorBidi" w:cstheme="majorBidi"/>
          <w:color w:val="000000" w:themeColor="text1"/>
          <w:sz w:val="22"/>
          <w:szCs w:val="22"/>
        </w:rPr>
        <w:t xml:space="preserve"> preprocessing, heuristic filtering and fast </w:t>
      </w:r>
      <w:r w:rsidR="00476FFB" w:rsidRPr="00A230EE">
        <w:rPr>
          <w:rFonts w:asciiTheme="majorBidi" w:hAnsiTheme="majorBidi" w:cstheme="majorBidi"/>
          <w:color w:val="000000" w:themeColor="text1"/>
          <w:sz w:val="22"/>
          <w:szCs w:val="22"/>
        </w:rPr>
        <w:t>detection</w:t>
      </w:r>
      <w:r w:rsidR="00BF7708" w:rsidRPr="00A230EE">
        <w:rPr>
          <w:rFonts w:asciiTheme="majorBidi" w:hAnsiTheme="majorBidi" w:cstheme="majorBidi"/>
          <w:color w:val="000000" w:themeColor="text1"/>
          <w:sz w:val="22"/>
          <w:szCs w:val="22"/>
        </w:rPr>
        <w:t xml:space="preserve"> utilizing a lightweight YOLO model, these</w:t>
      </w:r>
      <w:r w:rsidR="00476FFB" w:rsidRPr="00A230EE">
        <w:rPr>
          <w:rFonts w:asciiTheme="majorBidi" w:hAnsiTheme="majorBidi" w:cstheme="majorBidi"/>
          <w:color w:val="000000" w:themeColor="text1"/>
          <w:sz w:val="22"/>
          <w:szCs w:val="22"/>
        </w:rPr>
        <w:t xml:space="preserve"> processes </w:t>
      </w:r>
      <w:r w:rsidR="00BF7708" w:rsidRPr="00A230EE">
        <w:rPr>
          <w:rFonts w:asciiTheme="majorBidi" w:hAnsiTheme="majorBidi" w:cstheme="majorBidi"/>
          <w:color w:val="000000" w:themeColor="text1"/>
          <w:sz w:val="22"/>
          <w:szCs w:val="22"/>
        </w:rPr>
        <w:t>require a</w:t>
      </w:r>
      <w:r w:rsidR="00476FFB" w:rsidRPr="00A230EE">
        <w:rPr>
          <w:rFonts w:asciiTheme="majorBidi" w:hAnsiTheme="majorBidi" w:cstheme="majorBidi"/>
          <w:color w:val="000000" w:themeColor="text1"/>
          <w:sz w:val="22"/>
          <w:szCs w:val="22"/>
        </w:rPr>
        <w:t xml:space="preserve"> non-trivial</w:t>
      </w:r>
      <w:r w:rsidR="00BF7708" w:rsidRPr="00A230EE">
        <w:rPr>
          <w:rFonts w:asciiTheme="majorBidi" w:hAnsiTheme="majorBidi" w:cstheme="majorBidi"/>
          <w:color w:val="000000" w:themeColor="text1"/>
          <w:sz w:val="22"/>
          <w:szCs w:val="22"/>
        </w:rPr>
        <w:t xml:space="preserve"> compute power at the edge.</w:t>
      </w:r>
    </w:p>
    <w:p w14:paraId="4F92FE49" w14:textId="37F187FC" w:rsidR="002A26FC" w:rsidRPr="00A230EE" w:rsidRDefault="001B01DF" w:rsidP="00A230EE">
      <w:pPr>
        <w:pStyle w:val="ListParagraph"/>
        <w:numPr>
          <w:ilvl w:val="0"/>
          <w:numId w:val="26"/>
        </w:numPr>
        <w:spacing w:beforeLines="40" w:before="96" w:afterLines="40" w:after="96" w:line="360" w:lineRule="auto"/>
        <w:jc w:val="both"/>
        <w:rPr>
          <w:rFonts w:asciiTheme="majorBidi" w:hAnsiTheme="majorBidi" w:cstheme="majorBidi"/>
          <w:color w:val="000000" w:themeColor="text1"/>
          <w:sz w:val="22"/>
          <w:szCs w:val="22"/>
        </w:rPr>
        <w:pPrChange w:id="493" w:author="Mohanad Alemam" w:date="2026-07-06T11:25:00Z" w16du:dateUtc="2026-07-06T10:25:00Z">
          <w:pPr>
            <w:pStyle w:val="ListParagraph"/>
            <w:numPr>
              <w:numId w:val="26"/>
            </w:numPr>
            <w:spacing w:beforeLines="40" w:before="96" w:afterLines="40" w:after="96" w:line="276" w:lineRule="auto"/>
            <w:ind w:hanging="360"/>
            <w:jc w:val="both"/>
          </w:pPr>
        </w:pPrChange>
      </w:pPr>
      <w:r w:rsidRPr="00A230EE">
        <w:rPr>
          <w:rFonts w:asciiTheme="majorBidi" w:hAnsiTheme="majorBidi" w:cstheme="majorBidi"/>
          <w:color w:val="000000" w:themeColor="text1"/>
          <w:sz w:val="22"/>
          <w:szCs w:val="22"/>
        </w:rPr>
        <w:t xml:space="preserve">Native video resolution: The original video frames have enough resolution/spatial detail, so resizing </w:t>
      </w:r>
      <w:r w:rsidR="00F51524" w:rsidRPr="00A230EE">
        <w:rPr>
          <w:rFonts w:asciiTheme="majorBidi" w:hAnsiTheme="majorBidi" w:cstheme="majorBidi"/>
          <w:color w:val="000000" w:themeColor="text1"/>
          <w:sz w:val="22"/>
          <w:szCs w:val="22"/>
        </w:rPr>
        <w:t>(</w:t>
      </w:r>
      <w:r w:rsidR="00410913" w:rsidRPr="00A230EE">
        <w:rPr>
          <w:rFonts w:asciiTheme="majorBidi" w:hAnsiTheme="majorBidi" w:cstheme="majorBidi"/>
          <w:color w:val="000000" w:themeColor="text1"/>
          <w:sz w:val="22"/>
          <w:szCs w:val="22"/>
        </w:rPr>
        <w:t>e.g.</w:t>
      </w:r>
      <w:del w:id="494" w:author="Mohanad Alemam" w:date="2026-07-06T11:41:00Z" w16du:dateUtc="2026-07-06T10:41:00Z">
        <w:r w:rsidR="00F51524" w:rsidRPr="00A230EE" w:rsidDel="00A04C92">
          <w:rPr>
            <w:rFonts w:asciiTheme="majorBidi" w:hAnsiTheme="majorBidi" w:cstheme="majorBidi"/>
            <w:color w:val="000000" w:themeColor="text1"/>
            <w:sz w:val="22"/>
            <w:szCs w:val="22"/>
          </w:rPr>
          <w:delText>,</w:delText>
        </w:r>
      </w:del>
      <w:r w:rsidR="00F51524" w:rsidRPr="00A230EE">
        <w:rPr>
          <w:rFonts w:asciiTheme="majorBidi" w:hAnsiTheme="majorBidi" w:cstheme="majorBidi"/>
          <w:color w:val="000000" w:themeColor="text1"/>
          <w:sz w:val="22"/>
          <w:szCs w:val="22"/>
        </w:rPr>
        <w:t xml:space="preserve"> to</w:t>
      </w:r>
      <w:r w:rsidR="00410913" w:rsidRPr="00A230EE">
        <w:rPr>
          <w:rFonts w:asciiTheme="majorBidi" w:hAnsiTheme="majorBidi" w:cstheme="majorBidi"/>
          <w:color w:val="000000" w:themeColor="text1"/>
          <w:sz w:val="22"/>
          <w:szCs w:val="22"/>
        </w:rPr>
        <w:t xml:space="preserve"> 640p</w:t>
      </w:r>
      <w:r w:rsidR="000F1E03" w:rsidRPr="00A230EE">
        <w:rPr>
          <w:rFonts w:asciiTheme="majorBidi" w:hAnsiTheme="majorBidi" w:cstheme="majorBidi"/>
          <w:color w:val="000000" w:themeColor="text1"/>
          <w:sz w:val="22"/>
          <w:szCs w:val="22"/>
        </w:rPr>
        <w:t>x</w:t>
      </w:r>
      <w:r w:rsidR="00410913" w:rsidRPr="00A230EE">
        <w:rPr>
          <w:rFonts w:asciiTheme="majorBidi" w:hAnsiTheme="majorBidi" w:cstheme="majorBidi"/>
          <w:color w:val="000000" w:themeColor="text1"/>
          <w:sz w:val="22"/>
          <w:szCs w:val="22"/>
        </w:rPr>
        <w:t xml:space="preserve"> width</w:t>
      </w:r>
      <w:r w:rsidR="00F51524" w:rsidRPr="00A230EE">
        <w:rPr>
          <w:rFonts w:asciiTheme="majorBidi" w:hAnsiTheme="majorBidi" w:cstheme="majorBidi"/>
          <w:color w:val="000000" w:themeColor="text1"/>
          <w:sz w:val="22"/>
          <w:szCs w:val="22"/>
        </w:rPr>
        <w:t>)</w:t>
      </w:r>
      <w:r w:rsidR="00C6484B" w:rsidRPr="00A230EE">
        <w:rPr>
          <w:rFonts w:asciiTheme="majorBidi" w:hAnsiTheme="majorBidi" w:cstheme="majorBidi"/>
          <w:color w:val="000000" w:themeColor="text1"/>
          <w:sz w:val="22"/>
          <w:szCs w:val="22"/>
        </w:rPr>
        <w:t>,</w:t>
      </w:r>
      <w:r w:rsidR="00410913" w:rsidRPr="00A230EE">
        <w:rPr>
          <w:rFonts w:asciiTheme="majorBidi" w:hAnsiTheme="majorBidi" w:cstheme="majorBidi"/>
          <w:color w:val="000000" w:themeColor="text1"/>
          <w:sz w:val="22"/>
          <w:szCs w:val="22"/>
        </w:rPr>
        <w:t xml:space="preserve"> does not</w:t>
      </w:r>
      <w:r w:rsidR="00C6484B" w:rsidRPr="00A230EE">
        <w:rPr>
          <w:rFonts w:asciiTheme="majorBidi" w:hAnsiTheme="majorBidi" w:cstheme="majorBidi"/>
          <w:color w:val="000000" w:themeColor="text1"/>
          <w:sz w:val="22"/>
          <w:szCs w:val="22"/>
        </w:rPr>
        <w:t xml:space="preserve"> distort or</w:t>
      </w:r>
      <w:r w:rsidR="00410913" w:rsidRPr="00A230EE">
        <w:rPr>
          <w:rFonts w:asciiTheme="majorBidi" w:hAnsiTheme="majorBidi" w:cstheme="majorBidi"/>
          <w:color w:val="000000" w:themeColor="text1"/>
          <w:sz w:val="22"/>
          <w:szCs w:val="22"/>
        </w:rPr>
        <w:t xml:space="preserve"> remove</w:t>
      </w:r>
      <w:r w:rsidR="00F51524" w:rsidRPr="00A230EE">
        <w:rPr>
          <w:rFonts w:asciiTheme="majorBidi" w:hAnsiTheme="majorBidi" w:cstheme="majorBidi"/>
          <w:color w:val="000000" w:themeColor="text1"/>
          <w:sz w:val="22"/>
          <w:szCs w:val="22"/>
        </w:rPr>
        <w:t xml:space="preserve"> </w:t>
      </w:r>
      <w:r w:rsidR="00410913" w:rsidRPr="00A230EE">
        <w:rPr>
          <w:rFonts w:asciiTheme="majorBidi" w:hAnsiTheme="majorBidi" w:cstheme="majorBidi"/>
          <w:color w:val="000000" w:themeColor="text1"/>
          <w:sz w:val="22"/>
          <w:szCs w:val="22"/>
        </w:rPr>
        <w:t>importan</w:t>
      </w:r>
      <w:r w:rsidR="00521C6C" w:rsidRPr="00A230EE">
        <w:rPr>
          <w:rFonts w:asciiTheme="majorBidi" w:hAnsiTheme="majorBidi" w:cstheme="majorBidi"/>
          <w:color w:val="000000" w:themeColor="text1"/>
          <w:sz w:val="22"/>
          <w:szCs w:val="22"/>
        </w:rPr>
        <w:t>t</w:t>
      </w:r>
      <w:r w:rsidR="00410913" w:rsidRPr="00A230EE">
        <w:rPr>
          <w:rFonts w:asciiTheme="majorBidi" w:hAnsiTheme="majorBidi" w:cstheme="majorBidi"/>
          <w:color w:val="000000" w:themeColor="text1"/>
          <w:sz w:val="22"/>
          <w:szCs w:val="22"/>
        </w:rPr>
        <w:t xml:space="preserve"> </w:t>
      </w:r>
      <w:r w:rsidR="00F51524" w:rsidRPr="00A230EE">
        <w:rPr>
          <w:rFonts w:asciiTheme="majorBidi" w:hAnsiTheme="majorBidi" w:cstheme="majorBidi"/>
          <w:color w:val="000000" w:themeColor="text1"/>
          <w:sz w:val="22"/>
          <w:szCs w:val="22"/>
        </w:rPr>
        <w:t xml:space="preserve">objects’ </w:t>
      </w:r>
      <w:r w:rsidR="00410913" w:rsidRPr="00A230EE">
        <w:rPr>
          <w:rFonts w:asciiTheme="majorBidi" w:hAnsiTheme="majorBidi" w:cstheme="majorBidi"/>
          <w:color w:val="000000" w:themeColor="text1"/>
          <w:sz w:val="22"/>
          <w:szCs w:val="22"/>
        </w:rPr>
        <w:t xml:space="preserve">information </w:t>
      </w:r>
      <w:r w:rsidR="00F51524" w:rsidRPr="00A230EE">
        <w:rPr>
          <w:rFonts w:asciiTheme="majorBidi" w:hAnsiTheme="majorBidi" w:cstheme="majorBidi"/>
          <w:color w:val="000000" w:themeColor="text1"/>
          <w:sz w:val="22"/>
          <w:szCs w:val="22"/>
        </w:rPr>
        <w:t>from</w:t>
      </w:r>
      <w:r w:rsidR="00410913" w:rsidRPr="00A230EE">
        <w:rPr>
          <w:rFonts w:asciiTheme="majorBidi" w:hAnsiTheme="majorBidi" w:cstheme="majorBidi"/>
          <w:color w:val="000000" w:themeColor="text1"/>
          <w:sz w:val="22"/>
          <w:szCs w:val="22"/>
        </w:rPr>
        <w:t xml:space="preserve"> the fame.</w:t>
      </w:r>
    </w:p>
    <w:p w14:paraId="0CD9B82C" w14:textId="71FD802D" w:rsidR="009B5F97" w:rsidRPr="00A230EE" w:rsidRDefault="004C7E3A" w:rsidP="00A230EE">
      <w:pPr>
        <w:pStyle w:val="ListParagraph"/>
        <w:spacing w:line="360" w:lineRule="auto"/>
        <w:rPr>
          <w:rFonts w:asciiTheme="majorBidi" w:hAnsiTheme="majorBidi" w:cstheme="majorBidi"/>
          <w:sz w:val="22"/>
          <w:szCs w:val="22"/>
          <w:rPrChange w:id="495" w:author="Mohanad Alemam" w:date="2026-07-06T11:25:00Z" w16du:dateUtc="2026-07-06T10:25:00Z">
            <w:rPr/>
          </w:rPrChange>
        </w:rPr>
        <w:pPrChange w:id="496" w:author="Mohanad Alemam" w:date="2026-07-06T11:25:00Z" w16du:dateUtc="2026-07-06T10:25:00Z">
          <w:pPr>
            <w:pStyle w:val="ListParagraph"/>
          </w:pPr>
        </w:pPrChange>
      </w:pPr>
      <w:r w:rsidRPr="00A230EE">
        <w:rPr>
          <w:rFonts w:asciiTheme="majorBidi" w:hAnsiTheme="majorBidi" w:cstheme="majorBidi"/>
          <w:sz w:val="22"/>
          <w:szCs w:val="22"/>
          <w:rPrChange w:id="497" w:author="Mohanad Alemam" w:date="2026-07-06T11:25:00Z" w16du:dateUtc="2026-07-06T10:25:00Z">
            <w:rPr/>
          </w:rPrChange>
        </w:rPr>
        <w:t>Audio information: My design completely omits and ignores audio data and assumes that</w:t>
      </w:r>
      <w:r w:rsidR="00F01AD8" w:rsidRPr="00A230EE">
        <w:rPr>
          <w:rFonts w:asciiTheme="majorBidi" w:hAnsiTheme="majorBidi" w:cstheme="majorBidi"/>
          <w:sz w:val="22"/>
          <w:szCs w:val="22"/>
          <w:rPrChange w:id="498" w:author="Mohanad Alemam" w:date="2026-07-06T11:25:00Z" w16du:dateUtc="2026-07-06T10:25:00Z">
            <w:rPr/>
          </w:rPrChange>
        </w:rPr>
        <w:t xml:space="preserve"> it’s</w:t>
      </w:r>
      <w:r w:rsidRPr="00A230EE">
        <w:rPr>
          <w:rFonts w:asciiTheme="majorBidi" w:hAnsiTheme="majorBidi" w:cstheme="majorBidi"/>
          <w:sz w:val="22"/>
          <w:szCs w:val="22"/>
          <w:rPrChange w:id="499" w:author="Mohanad Alemam" w:date="2026-07-06T11:25:00Z" w16du:dateUtc="2026-07-06T10:25:00Z">
            <w:rPr/>
          </w:rPrChange>
        </w:rPr>
        <w:t xml:space="preserve"> not required for the analytics.</w:t>
      </w:r>
    </w:p>
    <w:p w14:paraId="4A58FD3A" w14:textId="231EE6C1" w:rsidR="00723367" w:rsidRPr="00482DB3" w:rsidRDefault="00723367" w:rsidP="00006E73">
      <w:pPr>
        <w:spacing w:line="360" w:lineRule="auto"/>
        <w:jc w:val="both"/>
        <w:rPr>
          <w:ins w:id="500" w:author="Mohanad Alemam" w:date="2026-07-06T11:34:00Z" w16du:dateUtc="2026-07-06T10:34:00Z"/>
          <w:rFonts w:asciiTheme="majorBidi" w:hAnsiTheme="majorBidi" w:cstheme="majorBidi"/>
          <w:sz w:val="22"/>
          <w:szCs w:val="22"/>
          <w:rPrChange w:id="501" w:author="Mohanad Alemam" w:date="2026-07-06T11:36:00Z" w16du:dateUtc="2026-07-06T10:36:00Z">
            <w:rPr>
              <w:ins w:id="502" w:author="Mohanad Alemam" w:date="2026-07-06T11:34:00Z" w16du:dateUtc="2026-07-06T10:34:00Z"/>
              <w:b/>
              <w:bCs/>
            </w:rPr>
          </w:rPrChange>
        </w:rPr>
        <w:pPrChange w:id="503" w:author="Mohanad Alemam" w:date="2026-07-06T11:39:00Z" w16du:dateUtc="2026-07-06T10:39:00Z">
          <w:pPr>
            <w:pStyle w:val="ListParagraph"/>
            <w:spacing w:line="360" w:lineRule="auto"/>
          </w:pPr>
        </w:pPrChange>
      </w:pPr>
      <w:ins w:id="504" w:author="Mohanad Alemam" w:date="2026-07-06T11:34:00Z" w16du:dateUtc="2026-07-06T10:34:00Z">
        <w:r w:rsidRPr="00482DB3">
          <w:rPr>
            <w:rFonts w:asciiTheme="majorBidi" w:hAnsiTheme="majorBidi" w:cstheme="majorBidi"/>
            <w:b/>
            <w:bCs/>
            <w:sz w:val="22"/>
            <w:szCs w:val="22"/>
            <w:rPrChange w:id="505" w:author="Mohanad Alemam" w:date="2026-07-06T11:36:00Z" w16du:dateUtc="2026-07-06T10:36:00Z">
              <w:rPr>
                <w:b/>
                <w:bCs/>
              </w:rPr>
            </w:rPrChange>
          </w:rPr>
          <w:t>Design Decisions and Rationale</w:t>
        </w:r>
      </w:ins>
      <w:ins w:id="506" w:author="Mohanad Alemam" w:date="2026-07-06T11:36:00Z" w16du:dateUtc="2026-07-06T10:36:00Z">
        <w:r w:rsidR="00482DB3" w:rsidRPr="00482DB3">
          <w:rPr>
            <w:rFonts w:asciiTheme="majorBidi" w:hAnsiTheme="majorBidi" w:cstheme="majorBidi"/>
            <w:b/>
            <w:bCs/>
            <w:sz w:val="22"/>
            <w:szCs w:val="22"/>
            <w:rPrChange w:id="507" w:author="Mohanad Alemam" w:date="2026-07-06T11:36:00Z" w16du:dateUtc="2026-07-06T10:36:00Z">
              <w:rPr>
                <w:rFonts w:asciiTheme="majorBidi" w:hAnsiTheme="majorBidi" w:cstheme="majorBidi"/>
                <w:sz w:val="22"/>
                <w:szCs w:val="22"/>
              </w:rPr>
            </w:rPrChange>
          </w:rPr>
          <w:t>:</w:t>
        </w:r>
      </w:ins>
      <w:ins w:id="508" w:author="Mohanad Alemam" w:date="2026-07-06T11:34:00Z" w16du:dateUtc="2026-07-06T10:34:00Z">
        <w:r w:rsidRPr="00482DB3">
          <w:rPr>
            <w:rFonts w:asciiTheme="majorBidi" w:hAnsiTheme="majorBidi" w:cstheme="majorBidi"/>
            <w:sz w:val="22"/>
            <w:szCs w:val="22"/>
            <w:rPrChange w:id="509" w:author="Mohanad Alemam" w:date="2026-07-06T11:36:00Z" w16du:dateUtc="2026-07-06T10:36:00Z">
              <w:rPr>
                <w:b/>
                <w:bCs/>
              </w:rPr>
            </w:rPrChange>
          </w:rPr>
          <w:t xml:space="preserve"> Design decisions and choices were made based on the objectives (low-latency, bandwidth efficiency, privacy, detection quality, and observability) and taking into consideration the real-life nature of the application. The following lists the pipeline’s main modules, describes each module's responsibilities, provides rationale for the design, and links each module to the objectives.</w:t>
        </w:r>
      </w:ins>
    </w:p>
    <w:p w14:paraId="7882D632" w14:textId="20980DE1" w:rsidR="00723367" w:rsidRPr="004746E5" w:rsidRDefault="00723367" w:rsidP="00006E73">
      <w:pPr>
        <w:pStyle w:val="ListParagraph"/>
        <w:numPr>
          <w:ilvl w:val="0"/>
          <w:numId w:val="65"/>
        </w:numPr>
        <w:spacing w:line="360" w:lineRule="auto"/>
        <w:jc w:val="both"/>
        <w:rPr>
          <w:ins w:id="510" w:author="Mohanad Alemam" w:date="2026-07-06T11:34:00Z" w16du:dateUtc="2026-07-06T10:34:00Z"/>
          <w:rFonts w:asciiTheme="majorBidi" w:hAnsiTheme="majorBidi" w:cstheme="majorBidi"/>
          <w:sz w:val="22"/>
          <w:szCs w:val="22"/>
          <w:rPrChange w:id="511" w:author="Mohanad Alemam" w:date="2026-07-06T11:37:00Z" w16du:dateUtc="2026-07-06T10:37:00Z">
            <w:rPr>
              <w:ins w:id="512" w:author="Mohanad Alemam" w:date="2026-07-06T11:34:00Z" w16du:dateUtc="2026-07-06T10:34:00Z"/>
              <w:b/>
              <w:bCs/>
            </w:rPr>
          </w:rPrChange>
        </w:rPr>
        <w:pPrChange w:id="513" w:author="Mohanad Alemam" w:date="2026-07-06T11:39:00Z" w16du:dateUtc="2026-07-06T10:39:00Z">
          <w:pPr>
            <w:pStyle w:val="ListParagraph"/>
            <w:spacing w:line="360" w:lineRule="auto"/>
          </w:pPr>
        </w:pPrChange>
      </w:pPr>
      <w:ins w:id="514" w:author="Mohanad Alemam" w:date="2026-07-06T11:34:00Z" w16du:dateUtc="2026-07-06T10:34:00Z">
        <w:r w:rsidRPr="004746E5">
          <w:rPr>
            <w:rFonts w:asciiTheme="majorBidi" w:hAnsiTheme="majorBidi" w:cstheme="majorBidi"/>
            <w:sz w:val="22"/>
            <w:szCs w:val="22"/>
            <w:rPrChange w:id="515" w:author="Mohanad Alemam" w:date="2026-07-06T11:37:00Z" w16du:dateUtc="2026-07-06T10:37:00Z">
              <w:rPr>
                <w:b/>
                <w:bCs/>
              </w:rPr>
            </w:rPrChange>
          </w:rPr>
          <w:t>Video Decoder (Edge)</w:t>
        </w:r>
      </w:ins>
      <w:ins w:id="516" w:author="Mohanad Alemam" w:date="2026-07-06T11:40:00Z" w16du:dateUtc="2026-07-06T10:40:00Z">
        <w:r w:rsidR="002207A1">
          <w:rPr>
            <w:rFonts w:asciiTheme="majorBidi" w:hAnsiTheme="majorBidi" w:cstheme="majorBidi"/>
            <w:sz w:val="22"/>
            <w:szCs w:val="22"/>
          </w:rPr>
          <w:t xml:space="preserve">: </w:t>
        </w:r>
      </w:ins>
      <w:ins w:id="517" w:author="Mohanad Alemam" w:date="2026-07-06T11:34:00Z" w16du:dateUtc="2026-07-06T10:34:00Z">
        <w:r w:rsidRPr="004746E5">
          <w:rPr>
            <w:rFonts w:asciiTheme="majorBidi" w:hAnsiTheme="majorBidi" w:cstheme="majorBidi"/>
            <w:sz w:val="22"/>
            <w:szCs w:val="22"/>
            <w:rPrChange w:id="518" w:author="Mohanad Alemam" w:date="2026-07-06T11:37:00Z" w16du:dateUtc="2026-07-06T10:37:00Z">
              <w:rPr>
                <w:b/>
                <w:bCs/>
              </w:rPr>
            </w:rPrChange>
          </w:rPr>
          <w:t>The configurable frame skipping reduces the workload, speeds up computation, decreases network load, and ultimately improves latency and bandwidth efficiency.</w:t>
        </w:r>
      </w:ins>
    </w:p>
    <w:p w14:paraId="5B15C99F" w14:textId="20A60304" w:rsidR="00723367" w:rsidRPr="004746E5" w:rsidRDefault="00723367" w:rsidP="00006E73">
      <w:pPr>
        <w:pStyle w:val="ListParagraph"/>
        <w:numPr>
          <w:ilvl w:val="0"/>
          <w:numId w:val="65"/>
        </w:numPr>
        <w:spacing w:line="360" w:lineRule="auto"/>
        <w:jc w:val="both"/>
        <w:rPr>
          <w:ins w:id="519" w:author="Mohanad Alemam" w:date="2026-07-06T11:34:00Z" w16du:dateUtc="2026-07-06T10:34:00Z"/>
          <w:rFonts w:asciiTheme="majorBidi" w:hAnsiTheme="majorBidi" w:cstheme="majorBidi"/>
          <w:sz w:val="22"/>
          <w:szCs w:val="22"/>
          <w:rPrChange w:id="520" w:author="Mohanad Alemam" w:date="2026-07-06T11:37:00Z" w16du:dateUtc="2026-07-06T10:37:00Z">
            <w:rPr>
              <w:ins w:id="521" w:author="Mohanad Alemam" w:date="2026-07-06T11:34:00Z" w16du:dateUtc="2026-07-06T10:34:00Z"/>
              <w:b/>
              <w:bCs/>
            </w:rPr>
          </w:rPrChange>
        </w:rPr>
        <w:pPrChange w:id="522" w:author="Mohanad Alemam" w:date="2026-07-06T11:39:00Z" w16du:dateUtc="2026-07-06T10:39:00Z">
          <w:pPr>
            <w:pStyle w:val="ListParagraph"/>
            <w:spacing w:line="360" w:lineRule="auto"/>
          </w:pPr>
        </w:pPrChange>
      </w:pPr>
      <w:ins w:id="523" w:author="Mohanad Alemam" w:date="2026-07-06T11:34:00Z" w16du:dateUtc="2026-07-06T10:34:00Z">
        <w:r w:rsidRPr="004746E5">
          <w:rPr>
            <w:rFonts w:asciiTheme="majorBidi" w:hAnsiTheme="majorBidi" w:cstheme="majorBidi"/>
            <w:sz w:val="22"/>
            <w:szCs w:val="22"/>
            <w:rPrChange w:id="524" w:author="Mohanad Alemam" w:date="2026-07-06T11:37:00Z" w16du:dateUtc="2026-07-06T10:37:00Z">
              <w:rPr>
                <w:b/>
                <w:bCs/>
              </w:rPr>
            </w:rPrChange>
          </w:rPr>
          <w:t>Preprocessor (Edge)</w:t>
        </w:r>
      </w:ins>
      <w:ins w:id="525" w:author="Mohanad Alemam" w:date="2026-07-06T11:40:00Z" w16du:dateUtc="2026-07-06T10:40:00Z">
        <w:r w:rsidR="002207A1">
          <w:rPr>
            <w:rFonts w:asciiTheme="majorBidi" w:hAnsiTheme="majorBidi" w:cstheme="majorBidi"/>
            <w:sz w:val="22"/>
            <w:szCs w:val="22"/>
          </w:rPr>
          <w:t xml:space="preserve">: </w:t>
        </w:r>
      </w:ins>
      <w:ins w:id="526" w:author="Mohanad Alemam" w:date="2026-07-06T11:34:00Z" w16du:dateUtc="2026-07-06T10:34:00Z">
        <w:r w:rsidRPr="004746E5">
          <w:rPr>
            <w:rFonts w:asciiTheme="majorBidi" w:hAnsiTheme="majorBidi" w:cstheme="majorBidi"/>
            <w:sz w:val="22"/>
            <w:szCs w:val="22"/>
            <w:rPrChange w:id="527" w:author="Mohanad Alemam" w:date="2026-07-06T11:37:00Z" w16du:dateUtc="2026-07-06T10:37:00Z">
              <w:rPr>
                <w:b/>
                <w:bCs/>
              </w:rPr>
            </w:rPrChange>
          </w:rPr>
          <w:t>Smaller frames are faster to compute and cheaper to transmit over the network. The grayscale versions of frames are very cheap to compute when assessing the heuristic change/motion detection. This aids latency and saves bandwidth.</w:t>
        </w:r>
      </w:ins>
    </w:p>
    <w:p w14:paraId="7AE3A142" w14:textId="25DCB087" w:rsidR="00723367" w:rsidRPr="004746E5" w:rsidRDefault="00723367" w:rsidP="00006E73">
      <w:pPr>
        <w:pStyle w:val="ListParagraph"/>
        <w:numPr>
          <w:ilvl w:val="0"/>
          <w:numId w:val="65"/>
        </w:numPr>
        <w:spacing w:line="360" w:lineRule="auto"/>
        <w:jc w:val="both"/>
        <w:rPr>
          <w:ins w:id="528" w:author="Mohanad Alemam" w:date="2026-07-06T11:34:00Z" w16du:dateUtc="2026-07-06T10:34:00Z"/>
          <w:rFonts w:asciiTheme="majorBidi" w:hAnsiTheme="majorBidi" w:cstheme="majorBidi"/>
          <w:sz w:val="22"/>
          <w:szCs w:val="22"/>
          <w:rPrChange w:id="529" w:author="Mohanad Alemam" w:date="2026-07-06T11:37:00Z" w16du:dateUtc="2026-07-06T10:37:00Z">
            <w:rPr>
              <w:ins w:id="530" w:author="Mohanad Alemam" w:date="2026-07-06T11:34:00Z" w16du:dateUtc="2026-07-06T10:34:00Z"/>
              <w:b/>
              <w:bCs/>
            </w:rPr>
          </w:rPrChange>
        </w:rPr>
        <w:pPrChange w:id="531" w:author="Mohanad Alemam" w:date="2026-07-06T11:39:00Z" w16du:dateUtc="2026-07-06T10:39:00Z">
          <w:pPr>
            <w:pStyle w:val="ListParagraph"/>
            <w:spacing w:line="360" w:lineRule="auto"/>
          </w:pPr>
        </w:pPrChange>
      </w:pPr>
      <w:ins w:id="532" w:author="Mohanad Alemam" w:date="2026-07-06T11:34:00Z" w16du:dateUtc="2026-07-06T10:34:00Z">
        <w:r w:rsidRPr="004746E5">
          <w:rPr>
            <w:rFonts w:asciiTheme="majorBidi" w:hAnsiTheme="majorBidi" w:cstheme="majorBidi"/>
            <w:sz w:val="22"/>
            <w:szCs w:val="22"/>
            <w:rPrChange w:id="533" w:author="Mohanad Alemam" w:date="2026-07-06T11:37:00Z" w16du:dateUtc="2026-07-06T10:37:00Z">
              <w:rPr>
                <w:b/>
                <w:bCs/>
              </w:rPr>
            </w:rPrChange>
          </w:rPr>
          <w:t>Heuristic Filter (Edge)</w:t>
        </w:r>
      </w:ins>
      <w:ins w:id="534" w:author="Mohanad Alemam" w:date="2026-07-06T11:40:00Z" w16du:dateUtc="2026-07-06T10:40:00Z">
        <w:r w:rsidR="002207A1">
          <w:rPr>
            <w:rFonts w:asciiTheme="majorBidi" w:hAnsiTheme="majorBidi" w:cstheme="majorBidi"/>
            <w:sz w:val="22"/>
            <w:szCs w:val="22"/>
          </w:rPr>
          <w:t xml:space="preserve">L: </w:t>
        </w:r>
      </w:ins>
      <w:ins w:id="535" w:author="Mohanad Alemam" w:date="2026-07-06T11:34:00Z" w16du:dateUtc="2026-07-06T10:34:00Z">
        <w:r w:rsidRPr="004746E5">
          <w:rPr>
            <w:rFonts w:asciiTheme="majorBidi" w:hAnsiTheme="majorBidi" w:cstheme="majorBidi"/>
            <w:sz w:val="22"/>
            <w:szCs w:val="22"/>
            <w:rPrChange w:id="536" w:author="Mohanad Alemam" w:date="2026-07-06T11:37:00Z" w16du:dateUtc="2026-07-06T10:37:00Z">
              <w:rPr>
                <w:b/>
                <w:bCs/>
              </w:rPr>
            </w:rPrChange>
          </w:rPr>
          <w:t>Filtering redundant frames early in the pipeline minimizes the need for unnecessary inference and potential transmission over the network, which improves overall efficiency and saves bandwidth.</w:t>
        </w:r>
      </w:ins>
    </w:p>
    <w:p w14:paraId="0234AF11" w14:textId="4FB9F832" w:rsidR="00723367" w:rsidRPr="004746E5" w:rsidRDefault="00723367" w:rsidP="00006E73">
      <w:pPr>
        <w:pStyle w:val="ListParagraph"/>
        <w:numPr>
          <w:ilvl w:val="0"/>
          <w:numId w:val="65"/>
        </w:numPr>
        <w:spacing w:line="360" w:lineRule="auto"/>
        <w:jc w:val="both"/>
        <w:rPr>
          <w:ins w:id="537" w:author="Mohanad Alemam" w:date="2026-07-06T11:34:00Z" w16du:dateUtc="2026-07-06T10:34:00Z"/>
          <w:rFonts w:asciiTheme="majorBidi" w:hAnsiTheme="majorBidi" w:cstheme="majorBidi"/>
          <w:sz w:val="22"/>
          <w:szCs w:val="22"/>
          <w:rPrChange w:id="538" w:author="Mohanad Alemam" w:date="2026-07-06T11:37:00Z" w16du:dateUtc="2026-07-06T10:37:00Z">
            <w:rPr>
              <w:ins w:id="539" w:author="Mohanad Alemam" w:date="2026-07-06T11:34:00Z" w16du:dateUtc="2026-07-06T10:34:00Z"/>
              <w:b/>
              <w:bCs/>
            </w:rPr>
          </w:rPrChange>
        </w:rPr>
        <w:pPrChange w:id="540" w:author="Mohanad Alemam" w:date="2026-07-06T11:39:00Z" w16du:dateUtc="2026-07-06T10:39:00Z">
          <w:pPr>
            <w:pStyle w:val="ListParagraph"/>
            <w:spacing w:line="360" w:lineRule="auto"/>
          </w:pPr>
        </w:pPrChange>
      </w:pPr>
      <w:ins w:id="541" w:author="Mohanad Alemam" w:date="2026-07-06T11:34:00Z" w16du:dateUtc="2026-07-06T10:34:00Z">
        <w:r w:rsidRPr="004746E5">
          <w:rPr>
            <w:rFonts w:asciiTheme="majorBidi" w:hAnsiTheme="majorBidi" w:cstheme="majorBidi"/>
            <w:sz w:val="22"/>
            <w:szCs w:val="22"/>
            <w:rPrChange w:id="542" w:author="Mohanad Alemam" w:date="2026-07-06T11:37:00Z" w16du:dateUtc="2026-07-06T10:37:00Z">
              <w:rPr>
                <w:b/>
                <w:bCs/>
              </w:rPr>
            </w:rPrChange>
          </w:rPr>
          <w:t>Lightweight Edge Model</w:t>
        </w:r>
      </w:ins>
      <w:ins w:id="543" w:author="Mohanad Alemam" w:date="2026-07-06T11:40:00Z" w16du:dateUtc="2026-07-06T10:40:00Z">
        <w:r w:rsidR="002207A1">
          <w:rPr>
            <w:rFonts w:asciiTheme="majorBidi" w:hAnsiTheme="majorBidi" w:cstheme="majorBidi"/>
            <w:sz w:val="22"/>
            <w:szCs w:val="22"/>
          </w:rPr>
          <w:t xml:space="preserve">:  </w:t>
        </w:r>
      </w:ins>
      <w:ins w:id="544" w:author="Mohanad Alemam" w:date="2026-07-06T11:34:00Z" w16du:dateUtc="2026-07-06T10:34:00Z">
        <w:r w:rsidRPr="004746E5">
          <w:rPr>
            <w:rFonts w:asciiTheme="majorBidi" w:hAnsiTheme="majorBidi" w:cstheme="majorBidi"/>
            <w:sz w:val="22"/>
            <w:szCs w:val="22"/>
            <w:rPrChange w:id="545" w:author="Mohanad Alemam" w:date="2026-07-06T11:37:00Z" w16du:dateUtc="2026-07-06T10:37:00Z">
              <w:rPr>
                <w:b/>
                <w:bCs/>
              </w:rPr>
            </w:rPrChange>
          </w:rPr>
          <w:t>This enables fast local inference and decision-making and avoids offloading sensitive data, preserving privacy, saving bandwidth, and reducing end-to-end latency.</w:t>
        </w:r>
      </w:ins>
    </w:p>
    <w:p w14:paraId="3A2CC025" w14:textId="0F884C5A" w:rsidR="00723367" w:rsidRPr="004746E5" w:rsidRDefault="00723367" w:rsidP="00006E73">
      <w:pPr>
        <w:pStyle w:val="ListParagraph"/>
        <w:numPr>
          <w:ilvl w:val="0"/>
          <w:numId w:val="65"/>
        </w:numPr>
        <w:spacing w:line="360" w:lineRule="auto"/>
        <w:jc w:val="both"/>
        <w:rPr>
          <w:ins w:id="546" w:author="Mohanad Alemam" w:date="2026-07-06T11:34:00Z" w16du:dateUtc="2026-07-06T10:34:00Z"/>
          <w:rFonts w:asciiTheme="majorBidi" w:hAnsiTheme="majorBidi" w:cstheme="majorBidi"/>
          <w:sz w:val="22"/>
          <w:szCs w:val="22"/>
          <w:rPrChange w:id="547" w:author="Mohanad Alemam" w:date="2026-07-06T11:37:00Z" w16du:dateUtc="2026-07-06T10:37:00Z">
            <w:rPr>
              <w:ins w:id="548" w:author="Mohanad Alemam" w:date="2026-07-06T11:34:00Z" w16du:dateUtc="2026-07-06T10:34:00Z"/>
              <w:b/>
              <w:bCs/>
            </w:rPr>
          </w:rPrChange>
        </w:rPr>
        <w:pPrChange w:id="549" w:author="Mohanad Alemam" w:date="2026-07-06T11:39:00Z" w16du:dateUtc="2026-07-06T10:39:00Z">
          <w:pPr>
            <w:pStyle w:val="ListParagraph"/>
            <w:spacing w:line="360" w:lineRule="auto"/>
          </w:pPr>
        </w:pPrChange>
      </w:pPr>
      <w:ins w:id="550" w:author="Mohanad Alemam" w:date="2026-07-06T11:34:00Z" w16du:dateUtc="2026-07-06T10:34:00Z">
        <w:r w:rsidRPr="004746E5">
          <w:rPr>
            <w:rFonts w:asciiTheme="majorBidi" w:hAnsiTheme="majorBidi" w:cstheme="majorBidi"/>
            <w:sz w:val="22"/>
            <w:szCs w:val="22"/>
            <w:rPrChange w:id="551" w:author="Mohanad Alemam" w:date="2026-07-06T11:37:00Z" w16du:dateUtc="2026-07-06T10:37:00Z">
              <w:rPr>
                <w:b/>
                <w:bCs/>
              </w:rPr>
            </w:rPrChange>
          </w:rPr>
          <w:t>Offloading Module</w:t>
        </w:r>
      </w:ins>
      <w:ins w:id="552" w:author="Mohanad Alemam" w:date="2026-07-06T11:40:00Z" w16du:dateUtc="2026-07-06T10:40:00Z">
        <w:r w:rsidR="002C0ED8">
          <w:rPr>
            <w:rFonts w:asciiTheme="majorBidi" w:hAnsiTheme="majorBidi" w:cstheme="majorBidi"/>
            <w:sz w:val="22"/>
            <w:szCs w:val="22"/>
          </w:rPr>
          <w:t xml:space="preserve">: </w:t>
        </w:r>
      </w:ins>
      <w:ins w:id="553" w:author="Mohanad Alemam" w:date="2026-07-06T11:34:00Z" w16du:dateUtc="2026-07-06T10:34:00Z">
        <w:r w:rsidRPr="004746E5">
          <w:rPr>
            <w:rFonts w:asciiTheme="majorBidi" w:hAnsiTheme="majorBidi" w:cstheme="majorBidi"/>
            <w:sz w:val="22"/>
            <w:szCs w:val="22"/>
            <w:rPrChange w:id="554" w:author="Mohanad Alemam" w:date="2026-07-06T11:37:00Z" w16du:dateUtc="2026-07-06T10:37:00Z">
              <w:rPr>
                <w:b/>
                <w:bCs/>
              </w:rPr>
            </w:rPrChange>
          </w:rPr>
          <w:t>JPEG compresses the image to a few bytes to be sent over the network, effectively improving bandwidth utilization, aiding privacy, and facilitating better prediction quality/accuracy from the edge server.</w:t>
        </w:r>
      </w:ins>
    </w:p>
    <w:p w14:paraId="4615E713" w14:textId="528C4313" w:rsidR="00723367" w:rsidRPr="004746E5" w:rsidRDefault="00723367" w:rsidP="00006E73">
      <w:pPr>
        <w:pStyle w:val="ListParagraph"/>
        <w:numPr>
          <w:ilvl w:val="0"/>
          <w:numId w:val="65"/>
        </w:numPr>
        <w:spacing w:line="360" w:lineRule="auto"/>
        <w:jc w:val="both"/>
        <w:rPr>
          <w:ins w:id="555" w:author="Mohanad Alemam" w:date="2026-07-06T11:34:00Z" w16du:dateUtc="2026-07-06T10:34:00Z"/>
          <w:rFonts w:asciiTheme="majorBidi" w:hAnsiTheme="majorBidi" w:cstheme="majorBidi"/>
          <w:sz w:val="22"/>
          <w:szCs w:val="22"/>
          <w:rPrChange w:id="556" w:author="Mohanad Alemam" w:date="2026-07-06T11:37:00Z" w16du:dateUtc="2026-07-06T10:37:00Z">
            <w:rPr>
              <w:ins w:id="557" w:author="Mohanad Alemam" w:date="2026-07-06T11:34:00Z" w16du:dateUtc="2026-07-06T10:34:00Z"/>
              <w:b/>
              <w:bCs/>
            </w:rPr>
          </w:rPrChange>
        </w:rPr>
        <w:pPrChange w:id="558" w:author="Mohanad Alemam" w:date="2026-07-06T11:39:00Z" w16du:dateUtc="2026-07-06T10:39:00Z">
          <w:pPr>
            <w:pStyle w:val="ListParagraph"/>
            <w:spacing w:line="360" w:lineRule="auto"/>
          </w:pPr>
        </w:pPrChange>
      </w:pPr>
      <w:ins w:id="559" w:author="Mohanad Alemam" w:date="2026-07-06T11:34:00Z" w16du:dateUtc="2026-07-06T10:34:00Z">
        <w:r w:rsidRPr="004746E5">
          <w:rPr>
            <w:rFonts w:asciiTheme="majorBidi" w:hAnsiTheme="majorBidi" w:cstheme="majorBidi"/>
            <w:sz w:val="22"/>
            <w:szCs w:val="22"/>
            <w:rPrChange w:id="560" w:author="Mohanad Alemam" w:date="2026-07-06T11:37:00Z" w16du:dateUtc="2026-07-06T10:37:00Z">
              <w:rPr>
                <w:b/>
                <w:bCs/>
              </w:rPr>
            </w:rPrChange>
          </w:rPr>
          <w:t>Heavyweight Cloud Model</w:t>
        </w:r>
      </w:ins>
      <w:ins w:id="561" w:author="Mohanad Alemam" w:date="2026-07-06T11:40:00Z" w16du:dateUtc="2026-07-06T10:40:00Z">
        <w:r w:rsidR="002207A1">
          <w:rPr>
            <w:rFonts w:asciiTheme="majorBidi" w:hAnsiTheme="majorBidi" w:cstheme="majorBidi"/>
            <w:sz w:val="22"/>
            <w:szCs w:val="22"/>
          </w:rPr>
          <w:t>:</w:t>
        </w:r>
      </w:ins>
      <w:ins w:id="562" w:author="Mohanad Alemam" w:date="2026-07-06T11:34:00Z" w16du:dateUtc="2026-07-06T10:34:00Z">
        <w:r w:rsidRPr="004746E5">
          <w:rPr>
            <w:rFonts w:asciiTheme="majorBidi" w:hAnsiTheme="majorBidi" w:cstheme="majorBidi"/>
            <w:sz w:val="22"/>
            <w:szCs w:val="22"/>
            <w:rPrChange w:id="563" w:author="Mohanad Alemam" w:date="2026-07-06T11:37:00Z" w16du:dateUtc="2026-07-06T10:37:00Z">
              <w:rPr>
                <w:b/>
                <w:bCs/>
              </w:rPr>
            </w:rPrChange>
          </w:rPr>
          <w:t xml:space="preserve"> High-accuracy object detection model improves the system’s overall prediction quality/accuracy and serves as a fallback for the local lightweight model. Furthermore, it helps scalability by serving multiple sources/sensors.</w:t>
        </w:r>
      </w:ins>
    </w:p>
    <w:p w14:paraId="51E93DF8" w14:textId="0BF1A6A6" w:rsidR="00723367" w:rsidRPr="004746E5" w:rsidRDefault="00723367" w:rsidP="00006E73">
      <w:pPr>
        <w:pStyle w:val="ListParagraph"/>
        <w:numPr>
          <w:ilvl w:val="0"/>
          <w:numId w:val="65"/>
        </w:numPr>
        <w:spacing w:line="360" w:lineRule="auto"/>
        <w:jc w:val="both"/>
        <w:rPr>
          <w:ins w:id="564" w:author="Mohanad Alemam" w:date="2026-07-06T11:34:00Z" w16du:dateUtc="2026-07-06T10:34:00Z"/>
          <w:rFonts w:asciiTheme="majorBidi" w:hAnsiTheme="majorBidi" w:cstheme="majorBidi"/>
          <w:sz w:val="22"/>
          <w:szCs w:val="22"/>
          <w:rPrChange w:id="565" w:author="Mohanad Alemam" w:date="2026-07-06T11:37:00Z" w16du:dateUtc="2026-07-06T10:37:00Z">
            <w:rPr>
              <w:ins w:id="566" w:author="Mohanad Alemam" w:date="2026-07-06T11:34:00Z" w16du:dateUtc="2026-07-06T10:34:00Z"/>
              <w:b/>
              <w:bCs/>
            </w:rPr>
          </w:rPrChange>
        </w:rPr>
        <w:pPrChange w:id="567" w:author="Mohanad Alemam" w:date="2026-07-06T11:39:00Z" w16du:dateUtc="2026-07-06T10:39:00Z">
          <w:pPr>
            <w:pStyle w:val="ListParagraph"/>
            <w:spacing w:line="360" w:lineRule="auto"/>
          </w:pPr>
        </w:pPrChange>
      </w:pPr>
      <w:ins w:id="568" w:author="Mohanad Alemam" w:date="2026-07-06T11:34:00Z" w16du:dateUtc="2026-07-06T10:34:00Z">
        <w:r w:rsidRPr="004746E5">
          <w:rPr>
            <w:rFonts w:asciiTheme="majorBidi" w:hAnsiTheme="majorBidi" w:cstheme="majorBidi"/>
            <w:sz w:val="22"/>
            <w:szCs w:val="22"/>
            <w:rPrChange w:id="569" w:author="Mohanad Alemam" w:date="2026-07-06T11:37:00Z" w16du:dateUtc="2026-07-06T10:37:00Z">
              <w:rPr>
                <w:b/>
                <w:bCs/>
              </w:rPr>
            </w:rPrChange>
          </w:rPr>
          <w:t>Video Encoder (Edge)</w:t>
        </w:r>
      </w:ins>
      <w:ins w:id="570" w:author="Mohanad Alemam" w:date="2026-07-06T11:40:00Z" w16du:dateUtc="2026-07-06T10:40:00Z">
        <w:r w:rsidR="002207A1">
          <w:rPr>
            <w:rFonts w:asciiTheme="majorBidi" w:hAnsiTheme="majorBidi" w:cstheme="majorBidi"/>
            <w:sz w:val="22"/>
            <w:szCs w:val="22"/>
          </w:rPr>
          <w:t>:</w:t>
        </w:r>
      </w:ins>
      <w:ins w:id="571" w:author="Mohanad Alemam" w:date="2026-07-06T11:34:00Z" w16du:dateUtc="2026-07-06T10:34:00Z">
        <w:r w:rsidRPr="004746E5">
          <w:rPr>
            <w:rFonts w:asciiTheme="majorBidi" w:hAnsiTheme="majorBidi" w:cstheme="majorBidi"/>
            <w:sz w:val="22"/>
            <w:szCs w:val="22"/>
            <w:rPrChange w:id="572" w:author="Mohanad Alemam" w:date="2026-07-06T11:37:00Z" w16du:dateUtc="2026-07-06T10:37:00Z">
              <w:rPr>
                <w:b/>
                <w:bCs/>
              </w:rPr>
            </w:rPrChange>
          </w:rPr>
          <w:t xml:space="preserve"> This module enables and facilitates real-time observability and situation monitoring, giving the human operator/</w:t>
        </w:r>
      </w:ins>
      <w:ins w:id="573" w:author="Mohanad Alemam" w:date="2026-07-06T11:41:00Z" w16du:dateUtc="2026-07-06T10:41:00Z">
        <w:r w:rsidR="00BC4B18">
          <w:rPr>
            <w:rFonts w:asciiTheme="majorBidi" w:hAnsiTheme="majorBidi" w:cstheme="majorBidi"/>
            <w:sz w:val="22"/>
            <w:szCs w:val="22"/>
          </w:rPr>
          <w:t xml:space="preserve"> </w:t>
        </w:r>
      </w:ins>
      <w:ins w:id="574" w:author="Mohanad Alemam" w:date="2026-07-06T11:34:00Z" w16du:dateUtc="2026-07-06T10:34:00Z">
        <w:r w:rsidRPr="004746E5">
          <w:rPr>
            <w:rFonts w:asciiTheme="majorBidi" w:hAnsiTheme="majorBidi" w:cstheme="majorBidi"/>
            <w:sz w:val="22"/>
            <w:szCs w:val="22"/>
            <w:rPrChange w:id="575" w:author="Mohanad Alemam" w:date="2026-07-06T11:37:00Z" w16du:dateUtc="2026-07-06T10:37:00Z">
              <w:rPr>
                <w:b/>
                <w:bCs/>
              </w:rPr>
            </w:rPrChange>
          </w:rPr>
          <w:t>controller situational awareness, supporting decision-making.</w:t>
        </w:r>
      </w:ins>
    </w:p>
    <w:p w14:paraId="5FB721D7" w14:textId="0BEEA38C" w:rsidR="004746E5" w:rsidRDefault="00723367" w:rsidP="006302B0">
      <w:pPr>
        <w:pStyle w:val="ListParagraph"/>
        <w:numPr>
          <w:ilvl w:val="0"/>
          <w:numId w:val="65"/>
        </w:numPr>
        <w:spacing w:line="360" w:lineRule="auto"/>
        <w:jc w:val="both"/>
        <w:rPr>
          <w:ins w:id="576" w:author="Mohanad Alemam" w:date="2026-07-06T11:38:00Z" w16du:dateUtc="2026-07-06T10:38:00Z"/>
          <w:rFonts w:asciiTheme="majorBidi" w:hAnsiTheme="majorBidi" w:cstheme="majorBidi"/>
          <w:sz w:val="22"/>
          <w:szCs w:val="22"/>
        </w:rPr>
        <w:pPrChange w:id="577" w:author="Mohanad Alemam" w:date="2026-07-06T11:40:00Z" w16du:dateUtc="2026-07-06T10:40:00Z">
          <w:pPr>
            <w:pStyle w:val="ListParagraph"/>
          </w:pPr>
        </w:pPrChange>
      </w:pPr>
      <w:ins w:id="578" w:author="Mohanad Alemam" w:date="2026-07-06T11:34:00Z" w16du:dateUtc="2026-07-06T10:34:00Z">
        <w:r w:rsidRPr="004746E5">
          <w:rPr>
            <w:rFonts w:asciiTheme="majorBidi" w:hAnsiTheme="majorBidi" w:cstheme="majorBidi"/>
            <w:sz w:val="22"/>
            <w:szCs w:val="22"/>
            <w:rPrChange w:id="579" w:author="Mohanad Alemam" w:date="2026-07-06T11:37:00Z" w16du:dateUtc="2026-07-06T10:37:00Z">
              <w:rPr>
                <w:b/>
                <w:bCs/>
              </w:rPr>
            </w:rPrChange>
          </w:rPr>
          <w:t>Metrics Aggregator</w:t>
        </w:r>
      </w:ins>
      <w:ins w:id="580" w:author="Mohanad Alemam" w:date="2026-07-06T11:41:00Z" w16du:dateUtc="2026-07-06T10:41:00Z">
        <w:r w:rsidR="006302B0">
          <w:rPr>
            <w:rFonts w:asciiTheme="majorBidi" w:hAnsiTheme="majorBidi" w:cstheme="majorBidi"/>
            <w:sz w:val="22"/>
            <w:szCs w:val="22"/>
          </w:rPr>
          <w:t>:</w:t>
        </w:r>
      </w:ins>
      <w:ins w:id="581" w:author="Mohanad Alemam" w:date="2026-07-06T11:34:00Z" w16du:dateUtc="2026-07-06T10:34:00Z">
        <w:r w:rsidRPr="004746E5">
          <w:rPr>
            <w:rFonts w:asciiTheme="majorBidi" w:hAnsiTheme="majorBidi" w:cstheme="majorBidi"/>
            <w:sz w:val="22"/>
            <w:szCs w:val="22"/>
            <w:rPrChange w:id="582" w:author="Mohanad Alemam" w:date="2026-07-06T11:37:00Z" w16du:dateUtc="2026-07-06T10:37:00Z">
              <w:rPr>
                <w:b/>
                <w:bCs/>
              </w:rPr>
            </w:rPrChange>
          </w:rPr>
          <w:t xml:space="preserve"> This module serves as the brain for monitoring and observability objectives. The per-frame metrics snapshots enable system monitoring, analysis, and debugging. They constantly feed the live dashboard with near real-time metrics to be displayed.</w:t>
        </w:r>
      </w:ins>
    </w:p>
    <w:p w14:paraId="6F6733F3" w14:textId="254FA4A4" w:rsidR="00FA259A" w:rsidRPr="004746E5" w:rsidDel="004A3253" w:rsidRDefault="004746E5" w:rsidP="00006E73">
      <w:pPr>
        <w:pStyle w:val="ListParagraph"/>
        <w:numPr>
          <w:ilvl w:val="0"/>
          <w:numId w:val="65"/>
        </w:numPr>
        <w:spacing w:line="360" w:lineRule="auto"/>
        <w:jc w:val="both"/>
        <w:rPr>
          <w:del w:id="583" w:author="Mohanad Alemam" w:date="2026-07-06T11:34:00Z" w16du:dateUtc="2026-07-06T10:34:00Z"/>
          <w:rFonts w:asciiTheme="majorBidi" w:hAnsiTheme="majorBidi" w:cstheme="majorBidi"/>
          <w:sz w:val="22"/>
          <w:szCs w:val="22"/>
          <w:rPrChange w:id="584" w:author="Mohanad Alemam" w:date="2026-07-06T11:38:00Z" w16du:dateUtc="2026-07-06T10:38:00Z">
            <w:rPr>
              <w:del w:id="585" w:author="Mohanad Alemam" w:date="2026-07-06T11:34:00Z" w16du:dateUtc="2026-07-06T10:34:00Z"/>
              <w:b/>
              <w:bCs/>
            </w:rPr>
          </w:rPrChange>
        </w:rPr>
        <w:pPrChange w:id="586" w:author="Mohanad Alemam" w:date="2026-07-06T11:39:00Z" w16du:dateUtc="2026-07-06T10:39:00Z">
          <w:pPr>
            <w:spacing w:beforeLines="40" w:before="96" w:afterLines="40" w:after="96" w:line="276" w:lineRule="auto"/>
          </w:pPr>
        </w:pPrChange>
      </w:pPr>
      <w:ins w:id="587" w:author="Mohanad Alemam" w:date="2026-07-06T11:38:00Z" w16du:dateUtc="2026-07-06T10:38:00Z">
        <w:r w:rsidRPr="004746E5">
          <w:rPr>
            <w:rFonts w:asciiTheme="majorBidi" w:hAnsiTheme="majorBidi" w:cstheme="majorBidi"/>
            <w:sz w:val="22"/>
            <w:szCs w:val="22"/>
            <w:rPrChange w:id="588" w:author="Mohanad Alemam" w:date="2026-07-06T11:38:00Z" w16du:dateUtc="2026-07-06T10:38:00Z">
              <w:rPr/>
            </w:rPrChange>
          </w:rPr>
          <w:t>Dashboard Edge</w:t>
        </w:r>
      </w:ins>
      <w:ins w:id="589" w:author="Mohanad Alemam" w:date="2026-07-06T11:41:00Z" w16du:dateUtc="2026-07-06T10:41:00Z">
        <w:r w:rsidR="00BC4B18">
          <w:rPr>
            <w:rFonts w:asciiTheme="majorBidi" w:hAnsiTheme="majorBidi" w:cstheme="majorBidi"/>
            <w:sz w:val="22"/>
            <w:szCs w:val="22"/>
          </w:rPr>
          <w:t xml:space="preserve"> </w:t>
        </w:r>
      </w:ins>
      <w:ins w:id="590" w:author="Mohanad Alemam" w:date="2026-07-06T11:38:00Z" w16du:dateUtc="2026-07-06T10:38:00Z">
        <w:r w:rsidRPr="004746E5">
          <w:rPr>
            <w:rFonts w:asciiTheme="majorBidi" w:hAnsiTheme="majorBidi" w:cstheme="majorBidi"/>
            <w:sz w:val="22"/>
            <w:szCs w:val="22"/>
            <w:rPrChange w:id="591" w:author="Mohanad Alemam" w:date="2026-07-06T11:38:00Z" w16du:dateUtc="2026-07-06T10:38:00Z">
              <w:rPr/>
            </w:rPrChange>
          </w:rPr>
          <w:t>/User</w:t>
        </w:r>
      </w:ins>
      <w:ins w:id="592" w:author="Mohanad Alemam" w:date="2026-07-06T11:40:00Z" w16du:dateUtc="2026-07-06T10:40:00Z">
        <w:r w:rsidR="002207A1">
          <w:rPr>
            <w:rFonts w:asciiTheme="majorBidi" w:hAnsiTheme="majorBidi" w:cstheme="majorBidi"/>
            <w:sz w:val="22"/>
            <w:szCs w:val="22"/>
          </w:rPr>
          <w:t xml:space="preserve">: </w:t>
        </w:r>
      </w:ins>
      <w:ins w:id="593" w:author="Mohanad Alemam" w:date="2026-07-06T11:38:00Z" w16du:dateUtc="2026-07-06T10:38:00Z">
        <w:r w:rsidRPr="004746E5">
          <w:rPr>
            <w:rFonts w:asciiTheme="majorBidi" w:hAnsiTheme="majorBidi" w:cstheme="majorBidi"/>
            <w:sz w:val="22"/>
            <w:szCs w:val="22"/>
            <w:rPrChange w:id="594" w:author="Mohanad Alemam" w:date="2026-07-06T11:38:00Z" w16du:dateUtc="2026-07-06T10:38:00Z">
              <w:rPr/>
            </w:rPrChange>
          </w:rPr>
          <w:t>This module enables monitoring and observability of all metrics, i.e, edge, network, and cloud metrics, and shows content information, e.g. threat detection signal.</w:t>
        </w:r>
      </w:ins>
      <w:del w:id="595" w:author="Mohanad Alemam" w:date="2026-07-06T11:34:00Z" w16du:dateUtc="2026-07-06T10:34:00Z">
        <w:r w:rsidR="00885D0D" w:rsidRPr="004746E5" w:rsidDel="004A3253">
          <w:rPr>
            <w:b/>
            <w:bCs/>
            <w:highlight w:val="cyan"/>
            <w:rPrChange w:id="596" w:author="Mohanad Alemam" w:date="2026-07-06T11:38:00Z" w16du:dateUtc="2026-07-06T10:38:00Z">
              <w:rPr>
                <w:b/>
                <w:bCs/>
              </w:rPr>
            </w:rPrChange>
          </w:rPr>
          <w:delText xml:space="preserve">Design </w:delText>
        </w:r>
        <w:r w:rsidR="00E75A16" w:rsidRPr="004746E5" w:rsidDel="004A3253">
          <w:rPr>
            <w:b/>
            <w:bCs/>
            <w:highlight w:val="cyan"/>
            <w:rPrChange w:id="597" w:author="Mohanad Alemam" w:date="2026-07-06T11:38:00Z" w16du:dateUtc="2026-07-06T10:38:00Z">
              <w:rPr>
                <w:b/>
                <w:bCs/>
              </w:rPr>
            </w:rPrChange>
          </w:rPr>
          <w:delText>D</w:delText>
        </w:r>
        <w:r w:rsidR="00885D0D" w:rsidRPr="004746E5" w:rsidDel="004A3253">
          <w:rPr>
            <w:b/>
            <w:bCs/>
            <w:highlight w:val="cyan"/>
            <w:rPrChange w:id="598" w:author="Mohanad Alemam" w:date="2026-07-06T11:38:00Z" w16du:dateUtc="2026-07-06T10:38:00Z">
              <w:rPr>
                <w:b/>
                <w:bCs/>
              </w:rPr>
            </w:rPrChange>
          </w:rPr>
          <w:delText xml:space="preserve">ecisions and </w:delText>
        </w:r>
        <w:r w:rsidR="00E75A16" w:rsidRPr="004746E5" w:rsidDel="004A3253">
          <w:rPr>
            <w:b/>
            <w:bCs/>
            <w:highlight w:val="cyan"/>
            <w:rPrChange w:id="599" w:author="Mohanad Alemam" w:date="2026-07-06T11:38:00Z" w16du:dateUtc="2026-07-06T10:38:00Z">
              <w:rPr>
                <w:b/>
                <w:bCs/>
              </w:rPr>
            </w:rPrChange>
          </w:rPr>
          <w:delText>R</w:delText>
        </w:r>
        <w:r w:rsidR="00885D0D" w:rsidRPr="004746E5" w:rsidDel="004A3253">
          <w:rPr>
            <w:b/>
            <w:bCs/>
            <w:highlight w:val="cyan"/>
            <w:rPrChange w:id="600" w:author="Mohanad Alemam" w:date="2026-07-06T11:38:00Z" w16du:dateUtc="2026-07-06T10:38:00Z">
              <w:rPr>
                <w:b/>
                <w:bCs/>
              </w:rPr>
            </w:rPrChange>
          </w:rPr>
          <w:delText>ationale</w:delText>
        </w:r>
        <w:r w:rsidR="00E75A16" w:rsidRPr="004746E5" w:rsidDel="004A3253">
          <w:rPr>
            <w:b/>
            <w:bCs/>
          </w:rPr>
          <w:delText xml:space="preserve"> </w:delText>
        </w:r>
        <w:r w:rsidR="00885D0D" w:rsidRPr="004746E5" w:rsidDel="004A3253">
          <w:rPr>
            <w:b/>
            <w:bCs/>
          </w:rPr>
          <w:delText>—</w:delText>
        </w:r>
        <w:r w:rsidR="00BD3C97" w:rsidRPr="004746E5" w:rsidDel="004A3253">
          <w:rPr>
            <w:b/>
            <w:bCs/>
          </w:rPr>
          <w:delText xml:space="preserve"> </w:delText>
        </w:r>
        <w:commentRangeStart w:id="601"/>
        <w:r w:rsidR="00751EBD" w:rsidRPr="00F766F1" w:rsidDel="004A3253">
          <w:delText>Design</w:delText>
        </w:r>
        <w:commentRangeEnd w:id="601"/>
        <w:r w:rsidRPr="00ED4A40" w:rsidDel="004A3253">
          <w:rPr>
            <w:rStyle w:val="CommentReference"/>
            <w:sz w:val="24"/>
            <w:szCs w:val="24"/>
          </w:rPr>
          <w:commentReference w:id="601"/>
        </w:r>
        <w:r w:rsidR="00751EBD" w:rsidRPr="00F766F1" w:rsidDel="004A3253">
          <w:delText xml:space="preserve"> decision and choices were made based on the objectives (low-latency, bandwidth efficiency, privacy detection quality and observability) and taking into consideration the real-live</w:delText>
        </w:r>
        <w:r w:rsidR="00751EBD" w:rsidRPr="004746E5" w:rsidDel="004A3253">
          <w:rPr>
            <w:b/>
            <w:bCs/>
          </w:rPr>
          <w:delText xml:space="preserve"> </w:delText>
        </w:r>
        <w:r w:rsidR="005B6333" w:rsidRPr="00F766F1" w:rsidDel="004A3253">
          <w:delText xml:space="preserve">nature of the application. </w:delText>
        </w:r>
      </w:del>
      <w:del w:id="602" w:author="Mohanad Alemam" w:date="2026-07-06T11:31:00Z" w16du:dateUtc="2026-07-06T10:31:00Z">
        <w:r w:rsidR="005B6333" w:rsidRPr="00F766F1" w:rsidDel="004A3253">
          <w:delText>Furthermore</w:delText>
        </w:r>
        <w:r w:rsidR="00AB7E5D" w:rsidRPr="00F766F1" w:rsidDel="004A3253">
          <w:delText xml:space="preserve">. </w:delText>
        </w:r>
        <w:r w:rsidR="00AB7E5D" w:rsidRPr="004746E5" w:rsidDel="004A3253">
          <w:rPr>
            <w:highlight w:val="cyan"/>
          </w:rPr>
          <w:delText>T</w:delText>
        </w:r>
        <w:r w:rsidR="002D3930" w:rsidRPr="004746E5" w:rsidDel="004A3253">
          <w:rPr>
            <w:highlight w:val="cyan"/>
          </w:rPr>
          <w:delText>able 1</w:delText>
        </w:r>
        <w:r w:rsidR="002D3930" w:rsidRPr="00F766F1" w:rsidDel="004A3253">
          <w:delText xml:space="preserve"> </w:delText>
        </w:r>
      </w:del>
      <w:del w:id="603" w:author="Mohanad Alemam" w:date="2026-07-06T11:34:00Z" w16du:dateUtc="2026-07-06T10:34:00Z">
        <w:r w:rsidR="002D3930" w:rsidRPr="00F766F1" w:rsidDel="004A3253">
          <w:delText xml:space="preserve">below lists the </w:delText>
        </w:r>
        <w:r w:rsidR="00767E99" w:rsidRPr="00F766F1" w:rsidDel="004A3253">
          <w:delText>pipeline</w:delText>
        </w:r>
        <w:r w:rsidR="00390BC1" w:rsidRPr="00F766F1" w:rsidDel="004A3253">
          <w:delText>’s</w:delText>
        </w:r>
        <w:r w:rsidR="00767E99" w:rsidRPr="00F766F1" w:rsidDel="004A3253">
          <w:delText xml:space="preserve"> main </w:delText>
        </w:r>
        <w:r w:rsidR="002D3930" w:rsidRPr="00F766F1" w:rsidDel="004A3253">
          <w:delText>modules</w:delText>
        </w:r>
        <w:r w:rsidR="00767E99" w:rsidRPr="00F766F1" w:rsidDel="004A3253">
          <w:delText>,</w:delText>
        </w:r>
        <w:r w:rsidR="002D3930" w:rsidRPr="00F766F1" w:rsidDel="004A3253">
          <w:delText xml:space="preserve"> describes </w:delText>
        </w:r>
        <w:r w:rsidR="00767E99" w:rsidRPr="00F766F1" w:rsidDel="004A3253">
          <w:delText>e</w:delText>
        </w:r>
        <w:r w:rsidR="002D3930" w:rsidRPr="00F766F1" w:rsidDel="004A3253">
          <w:delText>ach module responsibilities</w:delText>
        </w:r>
        <w:r w:rsidR="00767E99" w:rsidRPr="00F766F1" w:rsidDel="004A3253">
          <w:delText xml:space="preserve">, </w:delText>
        </w:r>
        <w:r w:rsidR="002D3930" w:rsidRPr="00F766F1" w:rsidDel="004A3253">
          <w:delText>provide rationale for the design</w:delText>
        </w:r>
        <w:r w:rsidR="00767E99" w:rsidRPr="00F766F1" w:rsidDel="004A3253">
          <w:delText xml:space="preserve"> and links each module to the objectives</w:delText>
        </w:r>
        <w:r w:rsidR="002D3930" w:rsidRPr="00F766F1" w:rsidDel="004A3253">
          <w:delText>.</w:delText>
        </w:r>
      </w:del>
    </w:p>
    <w:p w14:paraId="1065D841" w14:textId="77777777" w:rsidR="00723367" w:rsidRPr="00F766F1" w:rsidRDefault="00723367" w:rsidP="00006E73">
      <w:pPr>
        <w:pStyle w:val="ListParagraph"/>
        <w:numPr>
          <w:ilvl w:val="0"/>
          <w:numId w:val="65"/>
        </w:numPr>
        <w:spacing w:line="360" w:lineRule="auto"/>
        <w:rPr>
          <w:ins w:id="604" w:author="Mohanad Alemam" w:date="2026-07-06T11:34:00Z" w16du:dateUtc="2026-07-06T10:34:00Z"/>
          <w:b/>
          <w:bCs/>
        </w:rPr>
        <w:pPrChange w:id="605" w:author="Mohanad Alemam" w:date="2026-07-06T11:39:00Z" w16du:dateUtc="2026-07-06T10:39:00Z">
          <w:pPr>
            <w:spacing w:beforeLines="40" w:before="96" w:afterLines="40" w:after="96" w:line="276" w:lineRule="auto"/>
            <w:jc w:val="both"/>
          </w:pPr>
        </w:pPrChange>
      </w:pPr>
    </w:p>
    <w:p w14:paraId="0952C127" w14:textId="1542DC21" w:rsidR="008E7F68" w:rsidRPr="005A405E" w:rsidRDefault="007A60BB" w:rsidP="00F766F1">
      <w:pPr>
        <w:spacing w:beforeLines="40" w:before="96" w:afterLines="40" w:after="96" w:line="276" w:lineRule="auto"/>
        <w:rPr>
          <w:rFonts w:asciiTheme="majorBidi" w:hAnsiTheme="majorBidi" w:cstheme="majorBidi"/>
          <w:color w:val="000000" w:themeColor="text1"/>
          <w:sz w:val="22"/>
          <w:szCs w:val="22"/>
        </w:rPr>
      </w:pPr>
      <w:del w:id="606" w:author="Mohanad Alemam" w:date="2026-07-06T11:34:00Z" w16du:dateUtc="2026-07-06T10:34:00Z">
        <w:r w:rsidRPr="00F766F1" w:rsidDel="004A3253">
          <w:rPr>
            <w:rFonts w:asciiTheme="majorBidi" w:hAnsiTheme="majorBidi" w:cstheme="majorBidi"/>
            <w:color w:val="000000" w:themeColor="text1"/>
            <w:sz w:val="22"/>
            <w:szCs w:val="22"/>
          </w:rPr>
          <w:delText>Table 1.</w:delText>
        </w:r>
        <w:r w:rsidRPr="00842139" w:rsidDel="004A3253">
          <w:rPr>
            <w:rFonts w:asciiTheme="majorBidi" w:hAnsiTheme="majorBidi" w:cstheme="majorBidi"/>
            <w:color w:val="000000" w:themeColor="text1"/>
            <w:sz w:val="22"/>
            <w:szCs w:val="22"/>
          </w:rPr>
          <w:delText xml:space="preserve"> </w:delText>
        </w:r>
        <w:r w:rsidR="00C768A1" w:rsidRPr="00842139" w:rsidDel="004A3253">
          <w:rPr>
            <w:rFonts w:asciiTheme="majorBidi" w:hAnsiTheme="majorBidi" w:cstheme="majorBidi"/>
            <w:color w:val="000000" w:themeColor="text1"/>
            <w:sz w:val="22"/>
            <w:szCs w:val="22"/>
          </w:rPr>
          <w:delText xml:space="preserve">Design </w:delText>
        </w:r>
        <w:r w:rsidRPr="00842139" w:rsidDel="004A3253">
          <w:rPr>
            <w:rFonts w:asciiTheme="majorBidi" w:hAnsiTheme="majorBidi" w:cstheme="majorBidi"/>
            <w:color w:val="000000" w:themeColor="text1"/>
            <w:sz w:val="22"/>
            <w:szCs w:val="22"/>
          </w:rPr>
          <w:delText>modules/components with associated responsibilities, design justification and objectives.</w:delText>
        </w:r>
      </w:del>
    </w:p>
    <w:tbl>
      <w:tblPr>
        <w:tblStyle w:val="GridTable4-Accent1"/>
        <w:tblW w:w="9736" w:type="dxa"/>
        <w:tblLook w:val="04A0" w:firstRow="1" w:lastRow="0" w:firstColumn="1" w:lastColumn="0" w:noHBand="0" w:noVBand="1"/>
        <w:tblPrChange w:id="607" w:author="Mohanad Alemam" w:date="2026-07-06T11:34:00Z" w16du:dateUtc="2026-07-06T10:34:00Z">
          <w:tblPr>
            <w:tblStyle w:val="GridTable4-Accent1"/>
            <w:tblW w:w="9736" w:type="dxa"/>
            <w:tblLook w:val="04A0" w:firstRow="1" w:lastRow="0" w:firstColumn="1" w:lastColumn="0" w:noHBand="0" w:noVBand="1"/>
          </w:tblPr>
        </w:tblPrChange>
      </w:tblPr>
      <w:tblGrid>
        <w:gridCol w:w="2562"/>
        <w:gridCol w:w="7174"/>
        <w:tblGridChange w:id="608">
          <w:tblGrid>
            <w:gridCol w:w="2562"/>
            <w:gridCol w:w="7174"/>
          </w:tblGrid>
        </w:tblGridChange>
      </w:tblGrid>
      <w:tr w:rsidR="009E0142" w:rsidRPr="00E67B29" w:rsidDel="004A3253" w14:paraId="58FEC983" w14:textId="3C30E9B7" w:rsidTr="004A3253">
        <w:trPr>
          <w:cnfStyle w:val="100000000000" w:firstRow="1" w:lastRow="0" w:firstColumn="0" w:lastColumn="0" w:oddVBand="0" w:evenVBand="0" w:oddHBand="0" w:evenHBand="0" w:firstRowFirstColumn="0" w:firstRowLastColumn="0" w:lastRowFirstColumn="0" w:lastRowLastColumn="0"/>
          <w:trHeight w:val="181"/>
          <w:del w:id="609" w:author="Mohanad Alemam" w:date="2026-07-06T11:34:00Z" w16du:dateUtc="2026-07-06T10:34:00Z"/>
          <w:trPrChange w:id="610" w:author="Mohanad Alemam" w:date="2026-07-06T11:34:00Z" w16du:dateUtc="2026-07-06T10:34:00Z">
            <w:trPr>
              <w:trHeight w:val="181"/>
            </w:trPr>
          </w:trPrChange>
        </w:trPr>
        <w:tc>
          <w:tcPr>
            <w:cnfStyle w:val="001000000000" w:firstRow="0" w:lastRow="0" w:firstColumn="1" w:lastColumn="0" w:oddVBand="0" w:evenVBand="0" w:oddHBand="0" w:evenHBand="0" w:firstRowFirstColumn="0" w:firstRowLastColumn="0" w:lastRowFirstColumn="0" w:lastRowLastColumn="0"/>
            <w:tcW w:w="2562" w:type="dxa"/>
            <w:vAlign w:val="center"/>
            <w:tcPrChange w:id="611" w:author="Mohanad Alemam" w:date="2026-07-06T11:34:00Z" w16du:dateUtc="2026-07-06T10:34:00Z">
              <w:tcPr>
                <w:tcW w:w="1555" w:type="dxa"/>
                <w:vAlign w:val="center"/>
              </w:tcPr>
            </w:tcPrChange>
          </w:tcPr>
          <w:p w14:paraId="46C89ADB" w14:textId="31AE217A" w:rsidR="009E0142" w:rsidRPr="00E67B29" w:rsidDel="004A3253" w:rsidRDefault="009E0142" w:rsidP="00F766F1">
            <w:pPr>
              <w:spacing w:beforeLines="40" w:before="96" w:afterLines="40" w:after="96" w:line="276" w:lineRule="auto"/>
              <w:jc w:val="center"/>
              <w:cnfStyle w:val="101000000000" w:firstRow="1" w:lastRow="0" w:firstColumn="1" w:lastColumn="0" w:oddVBand="0" w:evenVBand="0" w:oddHBand="0" w:evenHBand="0" w:firstRowFirstColumn="0" w:firstRowLastColumn="0" w:lastRowFirstColumn="0" w:lastRowLastColumn="0"/>
              <w:rPr>
                <w:del w:id="612" w:author="Mohanad Alemam" w:date="2026-07-06T11:34:00Z" w16du:dateUtc="2026-07-06T10:34:00Z"/>
                <w:rFonts w:asciiTheme="majorBidi" w:hAnsiTheme="majorBidi" w:cstheme="majorBidi"/>
                <w:sz w:val="22"/>
                <w:szCs w:val="22"/>
              </w:rPr>
            </w:pPr>
            <w:del w:id="613" w:author="Mohanad Alemam" w:date="2026-07-06T11:34:00Z" w16du:dateUtc="2026-07-06T10:34:00Z">
              <w:r w:rsidRPr="00E67B29" w:rsidDel="004A3253">
                <w:rPr>
                  <w:rFonts w:asciiTheme="majorBidi" w:hAnsiTheme="majorBidi" w:cstheme="majorBidi"/>
                  <w:sz w:val="22"/>
                  <w:szCs w:val="22"/>
                </w:rPr>
                <w:delText>Module</w:delText>
              </w:r>
            </w:del>
          </w:p>
        </w:tc>
        <w:tc>
          <w:tcPr>
            <w:tcW w:w="7174" w:type="dxa"/>
            <w:vAlign w:val="center"/>
            <w:tcPrChange w:id="614" w:author="Mohanad Alemam" w:date="2026-07-06T11:34:00Z" w16du:dateUtc="2026-07-06T10:34:00Z">
              <w:tcPr>
                <w:tcW w:w="4354" w:type="dxa"/>
                <w:vAlign w:val="center"/>
              </w:tcPr>
            </w:tcPrChange>
          </w:tcPr>
          <w:p w14:paraId="4C893C5B" w14:textId="770955E3" w:rsidR="009E0142" w:rsidRPr="00E67B29" w:rsidDel="004A3253" w:rsidRDefault="009E0142"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615" w:author="Mohanad Alemam" w:date="2026-07-06T11:34:00Z" w16du:dateUtc="2026-07-06T10:34:00Z"/>
                <w:rFonts w:asciiTheme="majorBidi" w:hAnsiTheme="majorBidi" w:cstheme="majorBidi"/>
                <w:sz w:val="22"/>
                <w:szCs w:val="22"/>
              </w:rPr>
            </w:pPr>
            <w:del w:id="616" w:author="Mohanad Alemam" w:date="2026-07-06T11:34:00Z" w16du:dateUtc="2026-07-06T10:34:00Z">
              <w:r w:rsidRPr="00E67B29" w:rsidDel="004A3253">
                <w:rPr>
                  <w:rFonts w:asciiTheme="majorBidi" w:hAnsiTheme="majorBidi" w:cstheme="majorBidi"/>
                  <w:sz w:val="22"/>
                  <w:szCs w:val="22"/>
                </w:rPr>
                <w:delText xml:space="preserve">Rationale and Objectives </w:delText>
              </w:r>
            </w:del>
          </w:p>
        </w:tc>
      </w:tr>
      <w:tr w:rsidR="009E0142" w:rsidRPr="00E67B29" w:rsidDel="004A3253" w14:paraId="60ACA417" w14:textId="4D196476" w:rsidTr="004A3253">
        <w:trPr>
          <w:cnfStyle w:val="000000100000" w:firstRow="0" w:lastRow="0" w:firstColumn="0" w:lastColumn="0" w:oddVBand="0" w:evenVBand="0" w:oddHBand="1" w:evenHBand="0" w:firstRowFirstColumn="0" w:firstRowLastColumn="0" w:lastRowFirstColumn="0" w:lastRowLastColumn="0"/>
          <w:del w:id="617"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18" w:author="Mohanad Alemam" w:date="2026-07-06T11:34:00Z" w16du:dateUtc="2026-07-06T10:34:00Z">
              <w:tcPr>
                <w:tcW w:w="1555" w:type="dxa"/>
                <w:vAlign w:val="center"/>
              </w:tcPr>
            </w:tcPrChange>
          </w:tcPr>
          <w:p w14:paraId="41859483" w14:textId="263A551B" w:rsidR="009E0142" w:rsidRPr="00E67B29" w:rsidDel="004A3253" w:rsidRDefault="009E0142"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619" w:author="Mohanad Alemam" w:date="2026-07-06T11:34:00Z" w16du:dateUtc="2026-07-06T10:34:00Z"/>
                <w:rFonts w:asciiTheme="majorBidi" w:hAnsiTheme="majorBidi" w:cstheme="majorBidi"/>
                <w:color w:val="000000" w:themeColor="text1"/>
                <w:sz w:val="20"/>
                <w:szCs w:val="20"/>
              </w:rPr>
            </w:pPr>
            <w:del w:id="620" w:author="Mohanad Alemam" w:date="2026-07-06T11:34:00Z" w16du:dateUtc="2026-07-06T10:34:00Z">
              <w:r w:rsidRPr="00E67B29" w:rsidDel="004A3253">
                <w:rPr>
                  <w:rFonts w:asciiTheme="majorBidi" w:hAnsiTheme="majorBidi" w:cstheme="majorBidi"/>
                  <w:color w:val="000000" w:themeColor="text1"/>
                  <w:sz w:val="20"/>
                  <w:szCs w:val="20"/>
                </w:rPr>
                <w:delText>Video Decoder (Edge)</w:delText>
              </w:r>
            </w:del>
          </w:p>
        </w:tc>
        <w:tc>
          <w:tcPr>
            <w:tcW w:w="7174" w:type="dxa"/>
            <w:vAlign w:val="center"/>
            <w:tcPrChange w:id="621" w:author="Mohanad Alemam" w:date="2026-07-06T11:34:00Z" w16du:dateUtc="2026-07-06T10:34:00Z">
              <w:tcPr>
                <w:tcW w:w="4354" w:type="dxa"/>
                <w:vAlign w:val="center"/>
              </w:tcPr>
            </w:tcPrChange>
          </w:tcPr>
          <w:p w14:paraId="123F0ED4" w14:textId="340208D3" w:rsidR="009E0142" w:rsidRPr="00E67B29" w:rsidDel="004A3253" w:rsidRDefault="009E0142" w:rsidP="00F766F1">
            <w:pPr>
              <w:spacing w:beforeLines="40" w:before="96" w:afterLines="40" w:after="96" w:line="276" w:lineRule="auto"/>
              <w:jc w:val="both"/>
              <w:cnfStyle w:val="000000100000" w:firstRow="0" w:lastRow="0" w:firstColumn="0" w:lastColumn="0" w:oddVBand="0" w:evenVBand="0" w:oddHBand="1" w:evenHBand="0" w:firstRowFirstColumn="0" w:firstRowLastColumn="0" w:lastRowFirstColumn="0" w:lastRowLastColumn="0"/>
              <w:rPr>
                <w:del w:id="622" w:author="Mohanad Alemam" w:date="2026-07-06T11:34:00Z" w16du:dateUtc="2026-07-06T10:34:00Z"/>
                <w:rFonts w:asciiTheme="majorBidi" w:hAnsiTheme="majorBidi" w:cstheme="majorBidi"/>
                <w:color w:val="000000" w:themeColor="text1"/>
                <w:sz w:val="20"/>
                <w:szCs w:val="20"/>
              </w:rPr>
            </w:pPr>
            <w:del w:id="623" w:author="Mohanad Alemam" w:date="2026-07-06T11:34:00Z" w16du:dateUtc="2026-07-06T10:34:00Z">
              <w:r w:rsidRPr="00E67B29" w:rsidDel="004A3253">
                <w:rPr>
                  <w:rFonts w:asciiTheme="majorBidi" w:hAnsiTheme="majorBidi" w:cstheme="majorBidi"/>
                  <w:color w:val="000000" w:themeColor="text1"/>
                  <w:sz w:val="20"/>
                  <w:szCs w:val="20"/>
                </w:rPr>
                <w:delText>The configurable frame skipping reduces the workload, speedup computation, decreases network load, and ultimately improve latency and Bandwidth efficiency.</w:delText>
              </w:r>
            </w:del>
          </w:p>
        </w:tc>
      </w:tr>
      <w:tr w:rsidR="009E0142" w:rsidRPr="00E67B29" w:rsidDel="004A3253" w14:paraId="55EEAFD2" w14:textId="0CB5B820" w:rsidTr="004A3253">
        <w:trPr>
          <w:del w:id="624"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25" w:author="Mohanad Alemam" w:date="2026-07-06T11:34:00Z" w16du:dateUtc="2026-07-06T10:34:00Z">
              <w:tcPr>
                <w:tcW w:w="1555" w:type="dxa"/>
                <w:vAlign w:val="center"/>
              </w:tcPr>
            </w:tcPrChange>
          </w:tcPr>
          <w:p w14:paraId="5A1FE164" w14:textId="63944202" w:rsidR="009E0142" w:rsidRPr="00E67B29" w:rsidDel="004A3253" w:rsidRDefault="009E0142" w:rsidP="00F766F1">
            <w:pPr>
              <w:spacing w:beforeLines="40" w:before="96" w:afterLines="40" w:after="96" w:line="276" w:lineRule="auto"/>
              <w:rPr>
                <w:del w:id="626" w:author="Mohanad Alemam" w:date="2026-07-06T11:34:00Z" w16du:dateUtc="2026-07-06T10:34:00Z"/>
                <w:rFonts w:asciiTheme="majorBidi" w:hAnsiTheme="majorBidi" w:cstheme="majorBidi"/>
                <w:color w:val="000000" w:themeColor="text1"/>
                <w:sz w:val="20"/>
                <w:szCs w:val="20"/>
              </w:rPr>
            </w:pPr>
            <w:del w:id="627" w:author="Mohanad Alemam" w:date="2026-07-06T11:34:00Z" w16du:dateUtc="2026-07-06T10:34:00Z">
              <w:r w:rsidRPr="00E67B29" w:rsidDel="004A3253">
                <w:rPr>
                  <w:rFonts w:asciiTheme="majorBidi" w:hAnsiTheme="majorBidi" w:cstheme="majorBidi"/>
                  <w:color w:val="000000" w:themeColor="text1"/>
                  <w:sz w:val="20"/>
                  <w:szCs w:val="20"/>
                </w:rPr>
                <w:delText>Preprocessor (Edge)</w:delText>
              </w:r>
            </w:del>
          </w:p>
        </w:tc>
        <w:tc>
          <w:tcPr>
            <w:tcW w:w="7174" w:type="dxa"/>
            <w:vAlign w:val="center"/>
            <w:tcPrChange w:id="628" w:author="Mohanad Alemam" w:date="2026-07-06T11:34:00Z" w16du:dateUtc="2026-07-06T10:34:00Z">
              <w:tcPr>
                <w:tcW w:w="4354" w:type="dxa"/>
                <w:vAlign w:val="center"/>
              </w:tcPr>
            </w:tcPrChange>
          </w:tcPr>
          <w:p w14:paraId="6950AE07" w14:textId="1ABE2C49" w:rsidR="009E0142" w:rsidRPr="00E67B29" w:rsidDel="004A3253" w:rsidRDefault="009E0142" w:rsidP="00F766F1">
            <w:pPr>
              <w:spacing w:beforeLines="40" w:before="96" w:afterLines="40" w:after="96" w:line="276" w:lineRule="auto"/>
              <w:jc w:val="both"/>
              <w:cnfStyle w:val="000000000000" w:firstRow="0" w:lastRow="0" w:firstColumn="0" w:lastColumn="0" w:oddVBand="0" w:evenVBand="0" w:oddHBand="0" w:evenHBand="0" w:firstRowFirstColumn="0" w:firstRowLastColumn="0" w:lastRowFirstColumn="0" w:lastRowLastColumn="0"/>
              <w:rPr>
                <w:del w:id="629" w:author="Mohanad Alemam" w:date="2026-07-06T11:34:00Z" w16du:dateUtc="2026-07-06T10:34:00Z"/>
                <w:rFonts w:asciiTheme="majorBidi" w:hAnsiTheme="majorBidi" w:cstheme="majorBidi"/>
                <w:color w:val="000000" w:themeColor="text1"/>
                <w:sz w:val="20"/>
                <w:szCs w:val="20"/>
              </w:rPr>
            </w:pPr>
            <w:del w:id="630" w:author="Mohanad Alemam" w:date="2026-07-06T11:34:00Z" w16du:dateUtc="2026-07-06T10:34:00Z">
              <w:r w:rsidRPr="00E67B29" w:rsidDel="004A3253">
                <w:rPr>
                  <w:rFonts w:asciiTheme="majorBidi" w:hAnsiTheme="majorBidi" w:cstheme="majorBidi"/>
                  <w:color w:val="000000" w:themeColor="text1"/>
                  <w:sz w:val="20"/>
                  <w:szCs w:val="20"/>
                </w:rPr>
                <w:delText>Smaller frames are faster to compute and cheaper to transmit over the network, the grayscale versions of frames are very cheap to compute when assessing the heuristic change/motion detection. This aids latency and saves bandwidth.</w:delText>
              </w:r>
            </w:del>
          </w:p>
        </w:tc>
      </w:tr>
      <w:tr w:rsidR="009E0142" w:rsidRPr="00E67B29" w:rsidDel="004A3253" w14:paraId="60B7CE46" w14:textId="463F5E3A" w:rsidTr="004A3253">
        <w:trPr>
          <w:cnfStyle w:val="000000100000" w:firstRow="0" w:lastRow="0" w:firstColumn="0" w:lastColumn="0" w:oddVBand="0" w:evenVBand="0" w:oddHBand="1" w:evenHBand="0" w:firstRowFirstColumn="0" w:firstRowLastColumn="0" w:lastRowFirstColumn="0" w:lastRowLastColumn="0"/>
          <w:del w:id="631"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32" w:author="Mohanad Alemam" w:date="2026-07-06T11:34:00Z" w16du:dateUtc="2026-07-06T10:34:00Z">
              <w:tcPr>
                <w:tcW w:w="1555" w:type="dxa"/>
                <w:vAlign w:val="center"/>
              </w:tcPr>
            </w:tcPrChange>
          </w:tcPr>
          <w:p w14:paraId="40DBEB6C" w14:textId="76609FE1" w:rsidR="009E0142" w:rsidRPr="00E67B29" w:rsidDel="004A3253" w:rsidRDefault="009E0142"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633" w:author="Mohanad Alemam" w:date="2026-07-06T11:34:00Z" w16du:dateUtc="2026-07-06T10:34:00Z"/>
                <w:rFonts w:asciiTheme="majorBidi" w:hAnsiTheme="majorBidi" w:cstheme="majorBidi"/>
                <w:color w:val="000000" w:themeColor="text1"/>
                <w:sz w:val="20"/>
                <w:szCs w:val="20"/>
              </w:rPr>
            </w:pPr>
            <w:del w:id="634" w:author="Mohanad Alemam" w:date="2026-07-06T11:34:00Z" w16du:dateUtc="2026-07-06T10:34:00Z">
              <w:r w:rsidRPr="00E67B29" w:rsidDel="004A3253">
                <w:rPr>
                  <w:rFonts w:asciiTheme="majorBidi" w:hAnsiTheme="majorBidi" w:cstheme="majorBidi"/>
                  <w:color w:val="000000" w:themeColor="text1"/>
                  <w:sz w:val="20"/>
                  <w:szCs w:val="20"/>
                </w:rPr>
                <w:delText>Heuristic Filter (Edge)</w:delText>
              </w:r>
            </w:del>
          </w:p>
        </w:tc>
        <w:tc>
          <w:tcPr>
            <w:tcW w:w="7174" w:type="dxa"/>
            <w:vAlign w:val="center"/>
            <w:tcPrChange w:id="635" w:author="Mohanad Alemam" w:date="2026-07-06T11:34:00Z" w16du:dateUtc="2026-07-06T10:34:00Z">
              <w:tcPr>
                <w:tcW w:w="4354" w:type="dxa"/>
                <w:vAlign w:val="center"/>
              </w:tcPr>
            </w:tcPrChange>
          </w:tcPr>
          <w:p w14:paraId="1356DF0D" w14:textId="4E3E473A" w:rsidR="009E0142" w:rsidRPr="00E67B29" w:rsidDel="004A3253" w:rsidRDefault="009E0142" w:rsidP="00F766F1">
            <w:pPr>
              <w:spacing w:beforeLines="40" w:before="96" w:afterLines="40" w:after="96" w:line="276" w:lineRule="auto"/>
              <w:jc w:val="both"/>
              <w:cnfStyle w:val="000000100000" w:firstRow="0" w:lastRow="0" w:firstColumn="0" w:lastColumn="0" w:oddVBand="0" w:evenVBand="0" w:oddHBand="1" w:evenHBand="0" w:firstRowFirstColumn="0" w:firstRowLastColumn="0" w:lastRowFirstColumn="0" w:lastRowLastColumn="0"/>
              <w:rPr>
                <w:del w:id="636" w:author="Mohanad Alemam" w:date="2026-07-06T11:34:00Z" w16du:dateUtc="2026-07-06T10:34:00Z"/>
                <w:rFonts w:asciiTheme="majorBidi" w:hAnsiTheme="majorBidi" w:cstheme="majorBidi"/>
                <w:color w:val="000000" w:themeColor="text1"/>
                <w:sz w:val="20"/>
                <w:szCs w:val="20"/>
              </w:rPr>
            </w:pPr>
            <w:del w:id="637" w:author="Mohanad Alemam" w:date="2026-07-06T11:34:00Z" w16du:dateUtc="2026-07-06T10:34:00Z">
              <w:r w:rsidRPr="00E67B29" w:rsidDel="004A3253">
                <w:rPr>
                  <w:rFonts w:asciiTheme="majorBidi" w:hAnsiTheme="majorBidi" w:cstheme="majorBidi"/>
                  <w:color w:val="000000" w:themeColor="text1"/>
                  <w:sz w:val="20"/>
                  <w:szCs w:val="20"/>
                </w:rPr>
                <w:delText>Filtering redundant frames early in the pipeline minimizes the need for unnecessary inference and potential transmission over the network. Which improves overall efficiency and saves bandwidth</w:delText>
              </w:r>
              <w:r w:rsidRPr="00E67B29" w:rsidDel="004A3253">
                <w:rPr>
                  <w:rFonts w:asciiTheme="majorBidi" w:hAnsiTheme="majorBidi" w:cstheme="majorBidi"/>
                  <w:b/>
                  <w:bCs/>
                  <w:color w:val="000000" w:themeColor="text1"/>
                  <w:sz w:val="20"/>
                  <w:szCs w:val="20"/>
                </w:rPr>
                <w:delText>.</w:delText>
              </w:r>
            </w:del>
          </w:p>
        </w:tc>
      </w:tr>
      <w:tr w:rsidR="009E0142" w:rsidRPr="00E67B29" w:rsidDel="004A3253" w14:paraId="0253E5A8" w14:textId="20726917" w:rsidTr="004A3253">
        <w:trPr>
          <w:del w:id="638"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39" w:author="Mohanad Alemam" w:date="2026-07-06T11:34:00Z" w16du:dateUtc="2026-07-06T10:34:00Z">
              <w:tcPr>
                <w:tcW w:w="1555" w:type="dxa"/>
                <w:vAlign w:val="center"/>
              </w:tcPr>
            </w:tcPrChange>
          </w:tcPr>
          <w:p w14:paraId="067150A4" w14:textId="365AEFAE" w:rsidR="009E0142" w:rsidRPr="00E67B29" w:rsidDel="004A3253" w:rsidRDefault="009E0142" w:rsidP="00F766F1">
            <w:pPr>
              <w:spacing w:beforeLines="40" w:before="96" w:afterLines="40" w:after="96" w:line="276" w:lineRule="auto"/>
              <w:rPr>
                <w:del w:id="640" w:author="Mohanad Alemam" w:date="2026-07-06T11:34:00Z" w16du:dateUtc="2026-07-06T10:34:00Z"/>
                <w:rFonts w:asciiTheme="majorBidi" w:hAnsiTheme="majorBidi" w:cstheme="majorBidi"/>
                <w:color w:val="000000" w:themeColor="text1"/>
                <w:sz w:val="20"/>
                <w:szCs w:val="20"/>
              </w:rPr>
            </w:pPr>
            <w:del w:id="641" w:author="Mohanad Alemam" w:date="2026-07-06T11:34:00Z" w16du:dateUtc="2026-07-06T10:34:00Z">
              <w:r w:rsidRPr="00E67B29" w:rsidDel="004A3253">
                <w:rPr>
                  <w:rFonts w:asciiTheme="majorBidi" w:hAnsiTheme="majorBidi" w:cstheme="majorBidi"/>
                  <w:color w:val="000000" w:themeColor="text1"/>
                  <w:sz w:val="20"/>
                  <w:szCs w:val="20"/>
                </w:rPr>
                <w:delText>Lightweight Edge Model</w:delText>
              </w:r>
            </w:del>
          </w:p>
        </w:tc>
        <w:tc>
          <w:tcPr>
            <w:tcW w:w="7174" w:type="dxa"/>
            <w:vAlign w:val="center"/>
            <w:tcPrChange w:id="642" w:author="Mohanad Alemam" w:date="2026-07-06T11:34:00Z" w16du:dateUtc="2026-07-06T10:34:00Z">
              <w:tcPr>
                <w:tcW w:w="4354" w:type="dxa"/>
                <w:vAlign w:val="center"/>
              </w:tcPr>
            </w:tcPrChange>
          </w:tcPr>
          <w:p w14:paraId="4FDFCFD1" w14:textId="6923E0C2" w:rsidR="009E0142" w:rsidRPr="00E67B29" w:rsidDel="004A3253" w:rsidRDefault="009E0142" w:rsidP="00F766F1">
            <w:pPr>
              <w:spacing w:beforeLines="40" w:before="96" w:afterLines="40" w:after="96" w:line="276" w:lineRule="auto"/>
              <w:jc w:val="both"/>
              <w:cnfStyle w:val="000000000000" w:firstRow="0" w:lastRow="0" w:firstColumn="0" w:lastColumn="0" w:oddVBand="0" w:evenVBand="0" w:oddHBand="0" w:evenHBand="0" w:firstRowFirstColumn="0" w:firstRowLastColumn="0" w:lastRowFirstColumn="0" w:lastRowLastColumn="0"/>
              <w:rPr>
                <w:del w:id="643" w:author="Mohanad Alemam" w:date="2026-07-06T11:34:00Z" w16du:dateUtc="2026-07-06T10:34:00Z"/>
                <w:rFonts w:asciiTheme="majorBidi" w:hAnsiTheme="majorBidi" w:cstheme="majorBidi"/>
                <w:color w:val="000000" w:themeColor="text1"/>
                <w:sz w:val="20"/>
                <w:szCs w:val="20"/>
              </w:rPr>
            </w:pPr>
            <w:del w:id="644" w:author="Mohanad Alemam" w:date="2026-07-06T11:34:00Z" w16du:dateUtc="2026-07-06T10:34:00Z">
              <w:r w:rsidRPr="00E67B29" w:rsidDel="004A3253">
                <w:rPr>
                  <w:rFonts w:asciiTheme="majorBidi" w:hAnsiTheme="majorBidi" w:cstheme="majorBidi"/>
                  <w:color w:val="000000" w:themeColor="text1"/>
                  <w:sz w:val="20"/>
                  <w:szCs w:val="20"/>
                </w:rPr>
                <w:delText>This enables fast local inference, and decision-making with avoids offloading sensitive data preserving privacy, saving bandwidth and reducing end-to-end latency.</w:delText>
              </w:r>
            </w:del>
          </w:p>
        </w:tc>
      </w:tr>
      <w:tr w:rsidR="009E0142" w:rsidRPr="00E67B29" w:rsidDel="004A3253" w14:paraId="660A7B11" w14:textId="70C239D1" w:rsidTr="004A3253">
        <w:trPr>
          <w:cnfStyle w:val="000000100000" w:firstRow="0" w:lastRow="0" w:firstColumn="0" w:lastColumn="0" w:oddVBand="0" w:evenVBand="0" w:oddHBand="1" w:evenHBand="0" w:firstRowFirstColumn="0" w:firstRowLastColumn="0" w:lastRowFirstColumn="0" w:lastRowLastColumn="0"/>
          <w:del w:id="645"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46" w:author="Mohanad Alemam" w:date="2026-07-06T11:34:00Z" w16du:dateUtc="2026-07-06T10:34:00Z">
              <w:tcPr>
                <w:tcW w:w="1555" w:type="dxa"/>
                <w:vAlign w:val="center"/>
              </w:tcPr>
            </w:tcPrChange>
          </w:tcPr>
          <w:p w14:paraId="679E1D32" w14:textId="20F81B7D" w:rsidR="009E0142" w:rsidRPr="00E67B29" w:rsidDel="004A3253" w:rsidRDefault="009E0142"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647" w:author="Mohanad Alemam" w:date="2026-07-06T11:34:00Z" w16du:dateUtc="2026-07-06T10:34:00Z"/>
                <w:rFonts w:asciiTheme="majorBidi" w:hAnsiTheme="majorBidi" w:cstheme="majorBidi"/>
                <w:color w:val="000000" w:themeColor="text1"/>
                <w:sz w:val="20"/>
                <w:szCs w:val="20"/>
              </w:rPr>
            </w:pPr>
            <w:del w:id="648" w:author="Mohanad Alemam" w:date="2026-07-06T11:34:00Z" w16du:dateUtc="2026-07-06T10:34:00Z">
              <w:r w:rsidRPr="00E67B29" w:rsidDel="004A3253">
                <w:rPr>
                  <w:rFonts w:asciiTheme="majorBidi" w:hAnsiTheme="majorBidi" w:cstheme="majorBidi"/>
                  <w:color w:val="000000" w:themeColor="text1"/>
                  <w:sz w:val="20"/>
                  <w:szCs w:val="20"/>
                </w:rPr>
                <w:delText>Offloading Module</w:delText>
              </w:r>
            </w:del>
          </w:p>
        </w:tc>
        <w:tc>
          <w:tcPr>
            <w:tcW w:w="7174" w:type="dxa"/>
            <w:vAlign w:val="center"/>
            <w:tcPrChange w:id="649" w:author="Mohanad Alemam" w:date="2026-07-06T11:34:00Z" w16du:dateUtc="2026-07-06T10:34:00Z">
              <w:tcPr>
                <w:tcW w:w="4354" w:type="dxa"/>
                <w:vAlign w:val="center"/>
              </w:tcPr>
            </w:tcPrChange>
          </w:tcPr>
          <w:p w14:paraId="6F37F370" w14:textId="2D034030" w:rsidR="009E0142" w:rsidRPr="00E67B29" w:rsidDel="004A3253" w:rsidRDefault="009E0142" w:rsidP="00F766F1">
            <w:pPr>
              <w:spacing w:beforeLines="40" w:before="96" w:afterLines="40" w:after="96" w:line="276" w:lineRule="auto"/>
              <w:jc w:val="both"/>
              <w:cnfStyle w:val="000000100000" w:firstRow="0" w:lastRow="0" w:firstColumn="0" w:lastColumn="0" w:oddVBand="0" w:evenVBand="0" w:oddHBand="1" w:evenHBand="0" w:firstRowFirstColumn="0" w:firstRowLastColumn="0" w:lastRowFirstColumn="0" w:lastRowLastColumn="0"/>
              <w:rPr>
                <w:del w:id="650" w:author="Mohanad Alemam" w:date="2026-07-06T11:34:00Z" w16du:dateUtc="2026-07-06T10:34:00Z"/>
                <w:rFonts w:asciiTheme="majorBidi" w:hAnsiTheme="majorBidi" w:cstheme="majorBidi"/>
                <w:color w:val="000000" w:themeColor="text1"/>
                <w:sz w:val="20"/>
                <w:szCs w:val="20"/>
                <w:highlight w:val="cyan"/>
              </w:rPr>
            </w:pPr>
            <w:del w:id="651" w:author="Mohanad Alemam" w:date="2026-07-06T11:34:00Z" w16du:dateUtc="2026-07-06T10:34:00Z">
              <w:r w:rsidRPr="00E67B29" w:rsidDel="004A3253">
                <w:rPr>
                  <w:rFonts w:asciiTheme="majorBidi" w:hAnsiTheme="majorBidi" w:cstheme="majorBidi"/>
                  <w:color w:val="000000" w:themeColor="text1"/>
                  <w:sz w:val="20"/>
                  <w:szCs w:val="20"/>
                </w:rPr>
                <w:delText>JPEG compresses the image to few bytes, to be sent over the network, effectively improving bandwidth utilization, aiding privacy, and facilitating better prediction quality/accuracy from the edge server.</w:delText>
              </w:r>
            </w:del>
          </w:p>
        </w:tc>
      </w:tr>
      <w:tr w:rsidR="009E0142" w:rsidRPr="00E67B29" w:rsidDel="004A3253" w14:paraId="447E575A" w14:textId="1EB60D50" w:rsidTr="004A3253">
        <w:trPr>
          <w:trHeight w:val="1291"/>
          <w:del w:id="652" w:author="Mohanad Alemam" w:date="2026-07-06T11:34:00Z" w16du:dateUtc="2026-07-06T10:34:00Z"/>
          <w:trPrChange w:id="653" w:author="Mohanad Alemam" w:date="2026-07-06T11:34:00Z" w16du:dateUtc="2026-07-06T10:34:00Z">
            <w:trPr>
              <w:trHeight w:val="1291"/>
            </w:trPr>
          </w:trPrChange>
        </w:trPr>
        <w:tc>
          <w:tcPr>
            <w:cnfStyle w:val="001000000000" w:firstRow="0" w:lastRow="0" w:firstColumn="1" w:lastColumn="0" w:oddVBand="0" w:evenVBand="0" w:oddHBand="0" w:evenHBand="0" w:firstRowFirstColumn="0" w:firstRowLastColumn="0" w:lastRowFirstColumn="0" w:lastRowLastColumn="0"/>
            <w:tcW w:w="2562" w:type="dxa"/>
            <w:vAlign w:val="center"/>
            <w:tcPrChange w:id="654" w:author="Mohanad Alemam" w:date="2026-07-06T11:34:00Z" w16du:dateUtc="2026-07-06T10:34:00Z">
              <w:tcPr>
                <w:tcW w:w="1555" w:type="dxa"/>
                <w:vAlign w:val="center"/>
              </w:tcPr>
            </w:tcPrChange>
          </w:tcPr>
          <w:p w14:paraId="3B2021D4" w14:textId="7ED7B22B" w:rsidR="009E0142" w:rsidRPr="00E67B29" w:rsidDel="004A3253" w:rsidRDefault="009E0142" w:rsidP="00F766F1">
            <w:pPr>
              <w:spacing w:beforeLines="40" w:before="96" w:afterLines="40" w:after="96" w:line="276" w:lineRule="auto"/>
              <w:rPr>
                <w:del w:id="655" w:author="Mohanad Alemam" w:date="2026-07-06T11:34:00Z" w16du:dateUtc="2026-07-06T10:34:00Z"/>
                <w:rFonts w:asciiTheme="majorBidi" w:hAnsiTheme="majorBidi" w:cstheme="majorBidi"/>
                <w:color w:val="000000" w:themeColor="text1"/>
                <w:sz w:val="20"/>
                <w:szCs w:val="20"/>
                <w:highlight w:val="green"/>
              </w:rPr>
            </w:pPr>
            <w:del w:id="656" w:author="Mohanad Alemam" w:date="2026-07-06T11:34:00Z" w16du:dateUtc="2026-07-06T10:34:00Z">
              <w:r w:rsidRPr="00E67B29" w:rsidDel="004A3253">
                <w:rPr>
                  <w:rFonts w:asciiTheme="majorBidi" w:hAnsiTheme="majorBidi" w:cstheme="majorBidi"/>
                  <w:color w:val="000000" w:themeColor="text1"/>
                  <w:sz w:val="20"/>
                  <w:szCs w:val="20"/>
                </w:rPr>
                <w:delText>Heavyweight Cloud Model</w:delText>
              </w:r>
            </w:del>
          </w:p>
        </w:tc>
        <w:tc>
          <w:tcPr>
            <w:tcW w:w="7174" w:type="dxa"/>
            <w:vAlign w:val="center"/>
            <w:tcPrChange w:id="657" w:author="Mohanad Alemam" w:date="2026-07-06T11:34:00Z" w16du:dateUtc="2026-07-06T10:34:00Z">
              <w:tcPr>
                <w:tcW w:w="4354" w:type="dxa"/>
                <w:vAlign w:val="center"/>
              </w:tcPr>
            </w:tcPrChange>
          </w:tcPr>
          <w:p w14:paraId="4C760D10" w14:textId="41F2E7DE" w:rsidR="009E0142" w:rsidRPr="00E67B29" w:rsidDel="004A3253" w:rsidRDefault="009E0142" w:rsidP="00F766F1">
            <w:pPr>
              <w:spacing w:beforeLines="40" w:before="96" w:afterLines="40" w:after="96" w:line="276" w:lineRule="auto"/>
              <w:jc w:val="both"/>
              <w:cnfStyle w:val="000000000000" w:firstRow="0" w:lastRow="0" w:firstColumn="0" w:lastColumn="0" w:oddVBand="0" w:evenVBand="0" w:oddHBand="0" w:evenHBand="0" w:firstRowFirstColumn="0" w:firstRowLastColumn="0" w:lastRowFirstColumn="0" w:lastRowLastColumn="0"/>
              <w:rPr>
                <w:del w:id="658" w:author="Mohanad Alemam" w:date="2026-07-06T11:34:00Z" w16du:dateUtc="2026-07-06T10:34:00Z"/>
                <w:rFonts w:asciiTheme="majorBidi" w:hAnsiTheme="majorBidi" w:cstheme="majorBidi"/>
                <w:color w:val="000000" w:themeColor="text1"/>
                <w:sz w:val="20"/>
                <w:szCs w:val="20"/>
              </w:rPr>
            </w:pPr>
            <w:del w:id="659" w:author="Mohanad Alemam" w:date="2026-07-06T11:34:00Z" w16du:dateUtc="2026-07-06T10:34:00Z">
              <w:r w:rsidRPr="00E67B29" w:rsidDel="004A3253">
                <w:rPr>
                  <w:rFonts w:asciiTheme="majorBidi" w:hAnsiTheme="majorBidi" w:cstheme="majorBidi"/>
                  <w:color w:val="000000" w:themeColor="text1"/>
                  <w:sz w:val="20"/>
                  <w:szCs w:val="20"/>
                </w:rPr>
                <w:delText>High accuracy object detection model improves system’s overall prediction quality/accuracy and serves as a fallback for the local lightweight model. Furthermore, it helps scalability by serving multiple sources/sensors.</w:delText>
              </w:r>
            </w:del>
          </w:p>
        </w:tc>
      </w:tr>
      <w:tr w:rsidR="009E0142" w:rsidRPr="00E67B29" w:rsidDel="004A3253" w14:paraId="6386A495" w14:textId="6A0A21B5" w:rsidTr="004A3253">
        <w:trPr>
          <w:cnfStyle w:val="000000100000" w:firstRow="0" w:lastRow="0" w:firstColumn="0" w:lastColumn="0" w:oddVBand="0" w:evenVBand="0" w:oddHBand="1" w:evenHBand="0" w:firstRowFirstColumn="0" w:firstRowLastColumn="0" w:lastRowFirstColumn="0" w:lastRowLastColumn="0"/>
          <w:del w:id="660"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61" w:author="Mohanad Alemam" w:date="2026-07-06T11:34:00Z" w16du:dateUtc="2026-07-06T10:34:00Z">
              <w:tcPr>
                <w:tcW w:w="1555" w:type="dxa"/>
                <w:vAlign w:val="center"/>
              </w:tcPr>
            </w:tcPrChange>
          </w:tcPr>
          <w:p w14:paraId="3DE9EF10" w14:textId="550D6171" w:rsidR="009E0142" w:rsidRPr="00E67B29" w:rsidDel="004A3253" w:rsidRDefault="009E0142"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662" w:author="Mohanad Alemam" w:date="2026-07-06T11:34:00Z" w16du:dateUtc="2026-07-06T10:34:00Z"/>
                <w:rFonts w:asciiTheme="majorBidi" w:hAnsiTheme="majorBidi" w:cstheme="majorBidi"/>
                <w:color w:val="000000" w:themeColor="text1"/>
                <w:sz w:val="20"/>
                <w:szCs w:val="20"/>
              </w:rPr>
            </w:pPr>
            <w:del w:id="663" w:author="Mohanad Alemam" w:date="2026-07-06T11:34:00Z" w16du:dateUtc="2026-07-06T10:34:00Z">
              <w:r w:rsidRPr="00E67B29" w:rsidDel="004A3253">
                <w:rPr>
                  <w:rFonts w:asciiTheme="majorBidi" w:hAnsiTheme="majorBidi" w:cstheme="majorBidi"/>
                  <w:color w:val="000000" w:themeColor="text1"/>
                  <w:sz w:val="20"/>
                  <w:szCs w:val="20"/>
                </w:rPr>
                <w:delText>Video Encoder (Edge)</w:delText>
              </w:r>
            </w:del>
          </w:p>
        </w:tc>
        <w:tc>
          <w:tcPr>
            <w:tcW w:w="7174" w:type="dxa"/>
            <w:vAlign w:val="center"/>
            <w:tcPrChange w:id="664" w:author="Mohanad Alemam" w:date="2026-07-06T11:34:00Z" w16du:dateUtc="2026-07-06T10:34:00Z">
              <w:tcPr>
                <w:tcW w:w="4354" w:type="dxa"/>
                <w:vAlign w:val="center"/>
              </w:tcPr>
            </w:tcPrChange>
          </w:tcPr>
          <w:p w14:paraId="1461A6B7" w14:textId="3D39B60F" w:rsidR="009E0142" w:rsidRPr="00E67B29" w:rsidDel="004A3253" w:rsidRDefault="009E0142" w:rsidP="00F766F1">
            <w:pPr>
              <w:spacing w:beforeLines="40" w:before="96" w:afterLines="40" w:after="96" w:line="276" w:lineRule="auto"/>
              <w:jc w:val="both"/>
              <w:cnfStyle w:val="000000100000" w:firstRow="0" w:lastRow="0" w:firstColumn="0" w:lastColumn="0" w:oddVBand="0" w:evenVBand="0" w:oddHBand="1" w:evenHBand="0" w:firstRowFirstColumn="0" w:firstRowLastColumn="0" w:lastRowFirstColumn="0" w:lastRowLastColumn="0"/>
              <w:rPr>
                <w:del w:id="665" w:author="Mohanad Alemam" w:date="2026-07-06T11:34:00Z" w16du:dateUtc="2026-07-06T10:34:00Z"/>
                <w:rFonts w:asciiTheme="majorBidi" w:hAnsiTheme="majorBidi" w:cstheme="majorBidi"/>
                <w:color w:val="000000" w:themeColor="text1"/>
                <w:sz w:val="20"/>
                <w:szCs w:val="20"/>
              </w:rPr>
            </w:pPr>
            <w:del w:id="666" w:author="Mohanad Alemam" w:date="2026-07-06T11:34:00Z" w16du:dateUtc="2026-07-06T10:34:00Z">
              <w:r w:rsidRPr="00E67B29" w:rsidDel="004A3253">
                <w:rPr>
                  <w:rFonts w:asciiTheme="majorBidi" w:hAnsiTheme="majorBidi" w:cstheme="majorBidi"/>
                  <w:color w:val="000000" w:themeColor="text1"/>
                  <w:sz w:val="20"/>
                  <w:szCs w:val="20"/>
                </w:rPr>
                <w:delText>This module enables and facilitates real-rime observability and situation monitoring giving the human operator/controller situational awareness, supporting decision-making.</w:delText>
              </w:r>
            </w:del>
          </w:p>
        </w:tc>
      </w:tr>
      <w:tr w:rsidR="009E0142" w:rsidRPr="00E67B29" w:rsidDel="004A3253" w14:paraId="2824FA2F" w14:textId="41388D76" w:rsidTr="004A3253">
        <w:trPr>
          <w:del w:id="667" w:author="Mohanad Alemam" w:date="2026-07-06T11:34:00Z" w16du:dateUtc="2026-07-06T10:34:00Z"/>
        </w:trPr>
        <w:tc>
          <w:tcPr>
            <w:cnfStyle w:val="001000000000" w:firstRow="0" w:lastRow="0" w:firstColumn="1" w:lastColumn="0" w:oddVBand="0" w:evenVBand="0" w:oddHBand="0" w:evenHBand="0" w:firstRowFirstColumn="0" w:firstRowLastColumn="0" w:lastRowFirstColumn="0" w:lastRowLastColumn="0"/>
            <w:tcW w:w="2562" w:type="dxa"/>
            <w:vAlign w:val="center"/>
            <w:tcPrChange w:id="668" w:author="Mohanad Alemam" w:date="2026-07-06T11:34:00Z" w16du:dateUtc="2026-07-06T10:34:00Z">
              <w:tcPr>
                <w:tcW w:w="1555" w:type="dxa"/>
                <w:vAlign w:val="center"/>
              </w:tcPr>
            </w:tcPrChange>
          </w:tcPr>
          <w:p w14:paraId="3F64DB5E" w14:textId="45AA7777" w:rsidR="009E0142" w:rsidRPr="00E67B29" w:rsidDel="004A3253" w:rsidRDefault="009E0142" w:rsidP="00F766F1">
            <w:pPr>
              <w:spacing w:beforeLines="40" w:before="96" w:afterLines="40" w:after="96" w:line="276" w:lineRule="auto"/>
              <w:rPr>
                <w:del w:id="669" w:author="Mohanad Alemam" w:date="2026-07-06T11:34:00Z" w16du:dateUtc="2026-07-06T10:34:00Z"/>
                <w:rFonts w:asciiTheme="majorBidi" w:hAnsiTheme="majorBidi" w:cstheme="majorBidi"/>
                <w:color w:val="000000" w:themeColor="text1"/>
                <w:sz w:val="20"/>
                <w:szCs w:val="20"/>
              </w:rPr>
            </w:pPr>
            <w:del w:id="670" w:author="Mohanad Alemam" w:date="2026-07-06T11:34:00Z" w16du:dateUtc="2026-07-06T10:34:00Z">
              <w:r w:rsidRPr="00F766F1" w:rsidDel="004A3253">
                <w:rPr>
                  <w:rFonts w:asciiTheme="majorBidi" w:hAnsiTheme="majorBidi" w:cstheme="majorBidi"/>
                  <w:color w:val="000000" w:themeColor="text1"/>
                  <w:sz w:val="22"/>
                  <w:szCs w:val="22"/>
                </w:rPr>
                <w:delText>Metrics Aggregator</w:delText>
              </w:r>
            </w:del>
          </w:p>
        </w:tc>
        <w:tc>
          <w:tcPr>
            <w:tcW w:w="7174" w:type="dxa"/>
            <w:vAlign w:val="center"/>
            <w:tcPrChange w:id="671" w:author="Mohanad Alemam" w:date="2026-07-06T11:34:00Z" w16du:dateUtc="2026-07-06T10:34:00Z">
              <w:tcPr>
                <w:tcW w:w="4354" w:type="dxa"/>
                <w:vAlign w:val="center"/>
              </w:tcPr>
            </w:tcPrChange>
          </w:tcPr>
          <w:p w14:paraId="62E25BC8" w14:textId="187AFC95" w:rsidR="009E0142" w:rsidRPr="00E67B29" w:rsidDel="004A3253" w:rsidRDefault="009E0142" w:rsidP="00F766F1">
            <w:pPr>
              <w:spacing w:beforeLines="40" w:before="96" w:afterLines="40" w:after="96" w:line="276" w:lineRule="auto"/>
              <w:jc w:val="both"/>
              <w:cnfStyle w:val="000000000000" w:firstRow="0" w:lastRow="0" w:firstColumn="0" w:lastColumn="0" w:oddVBand="0" w:evenVBand="0" w:oddHBand="0" w:evenHBand="0" w:firstRowFirstColumn="0" w:firstRowLastColumn="0" w:lastRowFirstColumn="0" w:lastRowLastColumn="0"/>
              <w:rPr>
                <w:del w:id="672" w:author="Mohanad Alemam" w:date="2026-07-06T11:34:00Z" w16du:dateUtc="2026-07-06T10:34:00Z"/>
                <w:rFonts w:asciiTheme="majorBidi" w:hAnsiTheme="majorBidi" w:cstheme="majorBidi"/>
                <w:color w:val="000000" w:themeColor="text1"/>
                <w:sz w:val="20"/>
                <w:szCs w:val="20"/>
              </w:rPr>
            </w:pPr>
            <w:del w:id="673" w:author="Mohanad Alemam" w:date="2026-07-06T11:34:00Z" w16du:dateUtc="2026-07-06T10:34:00Z">
              <w:r w:rsidRPr="00E67B29" w:rsidDel="004A3253">
                <w:rPr>
                  <w:rFonts w:asciiTheme="majorBidi" w:hAnsiTheme="majorBidi" w:cstheme="majorBidi"/>
                  <w:color w:val="000000" w:themeColor="text1"/>
                  <w:sz w:val="20"/>
                  <w:szCs w:val="20"/>
                </w:rPr>
                <w:delText>This module serves as the brain for monitoring and observability objectives. The per-frame metrics snapshots enable system monitoring, analysis and debugging, they constantly feed the live dashboard with near real-time metrics to be displayed.</w:delText>
              </w:r>
            </w:del>
          </w:p>
        </w:tc>
      </w:tr>
      <w:tr w:rsidR="009E0142" w:rsidRPr="00E67B29" w:rsidDel="004A3253" w14:paraId="3ED19BAF" w14:textId="774BC57B" w:rsidTr="004A3253">
        <w:trPr>
          <w:cnfStyle w:val="000000100000" w:firstRow="0" w:lastRow="0" w:firstColumn="0" w:lastColumn="0" w:oddVBand="0" w:evenVBand="0" w:oddHBand="1" w:evenHBand="0" w:firstRowFirstColumn="0" w:firstRowLastColumn="0" w:lastRowFirstColumn="0" w:lastRowLastColumn="0"/>
          <w:trHeight w:val="890"/>
          <w:del w:id="674" w:author="Mohanad Alemam" w:date="2026-07-06T11:34:00Z" w16du:dateUtc="2026-07-06T10:34:00Z"/>
          <w:trPrChange w:id="675" w:author="Mohanad Alemam" w:date="2026-07-06T11:34:00Z" w16du:dateUtc="2026-07-06T10:34:00Z">
            <w:trPr>
              <w:trHeight w:val="890"/>
            </w:trPr>
          </w:trPrChange>
        </w:trPr>
        <w:tc>
          <w:tcPr>
            <w:cnfStyle w:val="001000000000" w:firstRow="0" w:lastRow="0" w:firstColumn="1" w:lastColumn="0" w:oddVBand="0" w:evenVBand="0" w:oddHBand="0" w:evenHBand="0" w:firstRowFirstColumn="0" w:firstRowLastColumn="0" w:lastRowFirstColumn="0" w:lastRowLastColumn="0"/>
            <w:tcW w:w="2562" w:type="dxa"/>
            <w:vAlign w:val="center"/>
            <w:tcPrChange w:id="676" w:author="Mohanad Alemam" w:date="2026-07-06T11:34:00Z" w16du:dateUtc="2026-07-06T10:34:00Z">
              <w:tcPr>
                <w:tcW w:w="1555" w:type="dxa"/>
                <w:vAlign w:val="center"/>
              </w:tcPr>
            </w:tcPrChange>
          </w:tcPr>
          <w:p w14:paraId="2D9EA442" w14:textId="2550F58A" w:rsidR="009E0142" w:rsidRPr="00E67B29" w:rsidDel="004A3253" w:rsidRDefault="009E0142" w:rsidP="00F766F1">
            <w:pPr>
              <w:tabs>
                <w:tab w:val="left" w:pos="914"/>
              </w:tabs>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677" w:author="Mohanad Alemam" w:date="2026-07-06T11:34:00Z" w16du:dateUtc="2026-07-06T10:34:00Z"/>
                <w:rFonts w:asciiTheme="majorBidi" w:hAnsiTheme="majorBidi" w:cstheme="majorBidi"/>
                <w:color w:val="000000" w:themeColor="text1"/>
                <w:sz w:val="20"/>
                <w:szCs w:val="20"/>
              </w:rPr>
            </w:pPr>
            <w:del w:id="678" w:author="Mohanad Alemam" w:date="2026-07-06T11:34:00Z" w16du:dateUtc="2026-07-06T10:34:00Z">
              <w:r w:rsidRPr="00E67B29" w:rsidDel="004A3253">
                <w:rPr>
                  <w:rFonts w:asciiTheme="majorBidi" w:hAnsiTheme="majorBidi" w:cstheme="majorBidi"/>
                  <w:color w:val="000000" w:themeColor="text1"/>
                  <w:sz w:val="20"/>
                  <w:szCs w:val="20"/>
                </w:rPr>
                <w:delText>Dashboard Edge/User</w:delText>
              </w:r>
            </w:del>
          </w:p>
        </w:tc>
        <w:tc>
          <w:tcPr>
            <w:tcW w:w="7174" w:type="dxa"/>
            <w:vAlign w:val="center"/>
            <w:tcPrChange w:id="679" w:author="Mohanad Alemam" w:date="2026-07-06T11:34:00Z" w16du:dateUtc="2026-07-06T10:34:00Z">
              <w:tcPr>
                <w:tcW w:w="4354" w:type="dxa"/>
                <w:vAlign w:val="center"/>
              </w:tcPr>
            </w:tcPrChange>
          </w:tcPr>
          <w:p w14:paraId="7DB6A042" w14:textId="3E9BBA6D" w:rsidR="009E0142" w:rsidRPr="00E67B29" w:rsidDel="004A3253" w:rsidRDefault="009E0142" w:rsidP="00F766F1">
            <w:pPr>
              <w:spacing w:beforeLines="40" w:before="96" w:afterLines="40" w:after="96" w:line="276" w:lineRule="auto"/>
              <w:jc w:val="both"/>
              <w:cnfStyle w:val="000000100000" w:firstRow="0" w:lastRow="0" w:firstColumn="0" w:lastColumn="0" w:oddVBand="0" w:evenVBand="0" w:oddHBand="1" w:evenHBand="0" w:firstRowFirstColumn="0" w:firstRowLastColumn="0" w:lastRowFirstColumn="0" w:lastRowLastColumn="0"/>
              <w:rPr>
                <w:del w:id="680" w:author="Mohanad Alemam" w:date="2026-07-06T11:34:00Z" w16du:dateUtc="2026-07-06T10:34:00Z"/>
                <w:rFonts w:asciiTheme="majorBidi" w:hAnsiTheme="majorBidi" w:cstheme="majorBidi"/>
                <w:color w:val="000000" w:themeColor="text1"/>
                <w:sz w:val="20"/>
                <w:szCs w:val="20"/>
              </w:rPr>
            </w:pPr>
            <w:del w:id="681" w:author="Mohanad Alemam" w:date="2026-07-06T11:34:00Z" w16du:dateUtc="2026-07-06T10:34:00Z">
              <w:r w:rsidRPr="00E67B29" w:rsidDel="004A3253">
                <w:rPr>
                  <w:rFonts w:asciiTheme="majorBidi" w:hAnsiTheme="majorBidi" w:cstheme="majorBidi"/>
                  <w:color w:val="000000" w:themeColor="text1"/>
                  <w:sz w:val="20"/>
                  <w:szCs w:val="20"/>
                </w:rPr>
                <w:delText>Enables monitoring and observability of all metrics i.e., edge, network, and cloud metrics and shows content information e.g., threat detection signal.</w:delText>
              </w:r>
            </w:del>
          </w:p>
        </w:tc>
      </w:tr>
    </w:tbl>
    <w:p w14:paraId="53B101D9" w14:textId="64447467" w:rsidR="006727B7" w:rsidRPr="00C80049" w:rsidRDefault="00465694" w:rsidP="00C80049">
      <w:pPr>
        <w:spacing w:beforeLines="40" w:before="96" w:afterLines="40" w:after="96" w:line="276" w:lineRule="auto"/>
        <w:jc w:val="both"/>
        <w:rPr>
          <w:ins w:id="682" w:author="Mohanad Alemam" w:date="2026-07-06T17:53:00Z" w16du:dateUtc="2026-07-06T16:53:00Z"/>
          <w:rFonts w:asciiTheme="majorBidi" w:hAnsiTheme="majorBidi" w:cstheme="majorBidi"/>
          <w:color w:val="000000" w:themeColor="text1"/>
          <w:sz w:val="22"/>
          <w:szCs w:val="22"/>
          <w:highlight w:val="cyan"/>
          <w:rPrChange w:id="683" w:author="Mohanad Alemam" w:date="2026-07-06T20:17:00Z" w16du:dateUtc="2026-07-06T19:17:00Z">
            <w:rPr>
              <w:ins w:id="684" w:author="Mohanad Alemam" w:date="2026-07-06T17:53:00Z" w16du:dateUtc="2026-07-06T16:53:00Z"/>
              <w:rFonts w:asciiTheme="majorBidi" w:hAnsiTheme="majorBidi" w:cstheme="majorBidi"/>
              <w:color w:val="000000" w:themeColor="text1"/>
              <w:sz w:val="22"/>
              <w:szCs w:val="22"/>
            </w:rPr>
          </w:rPrChange>
        </w:rPr>
      </w:pPr>
      <w:ins w:id="685" w:author="Mohanad Alemam" w:date="2026-07-06T20:21:00Z" w16du:dateUtc="2026-07-06T19:21:00Z">
        <w:r>
          <w:rPr>
            <w:noProof/>
          </w:rPr>
          <w:lastRenderedPageBreak/>
          <w:drawing>
            <wp:anchor distT="0" distB="0" distL="114300" distR="114300" simplePos="0" relativeHeight="251712512" behindDoc="0" locked="0" layoutInCell="1" allowOverlap="1" wp14:anchorId="3CAC4F4C" wp14:editId="4990A407">
              <wp:simplePos x="0" y="0"/>
              <wp:positionH relativeFrom="margin">
                <wp:align>right</wp:align>
              </wp:positionH>
              <wp:positionV relativeFrom="paragraph">
                <wp:posOffset>5715</wp:posOffset>
              </wp:positionV>
              <wp:extent cx="2909570" cy="8572500"/>
              <wp:effectExtent l="0" t="0" r="5080" b="0"/>
              <wp:wrapSquare wrapText="bothSides"/>
              <wp:docPr id="1142021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09570" cy="857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0553B" w:rsidDel="00C80049">
          <w:rPr>
            <w:rFonts w:asciiTheme="majorBidi" w:hAnsiTheme="majorBidi" w:cstheme="majorBidi"/>
            <w:noProof/>
            <w:color w:val="000000" w:themeColor="text1"/>
            <w:sz w:val="22"/>
            <w:szCs w:val="22"/>
          </w:rPr>
          <w:t xml:space="preserve"> </w:t>
        </w:r>
      </w:ins>
      <w:del w:id="686" w:author="Mohanad Alemam" w:date="2026-07-06T20:16:00Z" w16du:dateUtc="2026-07-06T19:16:00Z">
        <w:r w:rsidR="0024529D" w:rsidRPr="00D0553B" w:rsidDel="00C80049">
          <w:rPr>
            <w:rFonts w:asciiTheme="majorBidi" w:hAnsiTheme="majorBidi" w:cstheme="majorBidi"/>
            <w:noProof/>
            <w:color w:val="000000" w:themeColor="text1"/>
            <w:sz w:val="22"/>
            <w:szCs w:val="22"/>
          </w:rPr>
          <w:drawing>
            <wp:anchor distT="0" distB="0" distL="114300" distR="114300" simplePos="0" relativeHeight="251684864" behindDoc="0" locked="0" layoutInCell="1" allowOverlap="1" wp14:anchorId="3516BFB8" wp14:editId="5356D34A">
              <wp:simplePos x="0" y="0"/>
              <wp:positionH relativeFrom="margin">
                <wp:align>right</wp:align>
              </wp:positionH>
              <wp:positionV relativeFrom="paragraph">
                <wp:posOffset>4530</wp:posOffset>
              </wp:positionV>
              <wp:extent cx="2696210" cy="8024495"/>
              <wp:effectExtent l="0" t="0" r="8890" b="0"/>
              <wp:wrapSquare wrapText="bothSides"/>
              <wp:docPr id="72560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7721" cy="8029380"/>
                      </a:xfrm>
                      <a:prstGeom prst="rect">
                        <a:avLst/>
                      </a:prstGeom>
                      <a:noFill/>
                      <a:ln>
                        <a:noFill/>
                      </a:ln>
                    </pic:spPr>
                  </pic:pic>
                </a:graphicData>
              </a:graphic>
              <wp14:sizeRelH relativeFrom="margin">
                <wp14:pctWidth>0</wp14:pctWidth>
              </wp14:sizeRelH>
              <wp14:sizeRelV relativeFrom="margin">
                <wp14:pctHeight>0</wp14:pctHeight>
              </wp14:sizeRelV>
            </wp:anchor>
          </w:drawing>
        </w:r>
      </w:del>
      <w:ins w:id="687" w:author="Mohanad Alemam" w:date="2026-07-06T20:16:00Z" w16du:dateUtc="2026-07-06T19:16:00Z">
        <w:r w:rsidR="00C80049" w:rsidRPr="00C80049">
          <w:rPr>
            <w:rFonts w:asciiTheme="majorBidi" w:hAnsiTheme="majorBidi" w:cstheme="majorBidi"/>
            <w:b/>
            <w:bCs/>
            <w:color w:val="000000" w:themeColor="text1"/>
            <w:sz w:val="22"/>
            <w:szCs w:val="22"/>
          </w:rPr>
          <w:t xml:space="preserve"> </w:t>
        </w:r>
      </w:ins>
      <w:ins w:id="688" w:author="Mohanad Alemam" w:date="2026-07-06T17:53:00Z" w16du:dateUtc="2026-07-06T16:53:00Z">
        <w:r w:rsidR="006727B7" w:rsidRPr="006727B7">
          <w:rPr>
            <w:rFonts w:asciiTheme="majorBidi" w:hAnsiTheme="majorBidi" w:cstheme="majorBidi"/>
            <w:b/>
            <w:bCs/>
            <w:color w:val="000000" w:themeColor="text1"/>
            <w:sz w:val="22"/>
            <w:szCs w:val="22"/>
            <w:rPrChange w:id="689" w:author="Mohanad Alemam" w:date="2026-07-06T17:53:00Z" w16du:dateUtc="2026-07-06T16:53:00Z">
              <w:rPr>
                <w:rFonts w:asciiTheme="majorBidi" w:hAnsiTheme="majorBidi" w:cstheme="majorBidi"/>
                <w:color w:val="000000" w:themeColor="text1"/>
                <w:sz w:val="22"/>
                <w:szCs w:val="22"/>
              </w:rPr>
            </w:rPrChange>
          </w:rPr>
          <w:t>Algorithms and logic</w:t>
        </w:r>
        <w:r w:rsidR="006727B7">
          <w:rPr>
            <w:rFonts w:asciiTheme="majorBidi" w:hAnsiTheme="majorBidi" w:cstheme="majorBidi"/>
            <w:color w:val="000000" w:themeColor="text1"/>
            <w:sz w:val="22"/>
            <w:szCs w:val="22"/>
          </w:rPr>
          <w:t>:</w:t>
        </w:r>
        <w:r w:rsidR="006727B7" w:rsidRPr="006727B7">
          <w:rPr>
            <w:rFonts w:asciiTheme="majorBidi" w:hAnsiTheme="majorBidi" w:cstheme="majorBidi"/>
            <w:color w:val="000000" w:themeColor="text1"/>
            <w:sz w:val="22"/>
            <w:szCs w:val="22"/>
          </w:rPr>
          <w:t xml:space="preserve"> To connect the pieces and realise the sought objectives, I build the orchestrator to run the pipeline using the algorithm shown </w:t>
        </w:r>
        <w:r w:rsidR="006727B7" w:rsidRPr="00262662">
          <w:rPr>
            <w:rFonts w:asciiTheme="majorBidi" w:hAnsiTheme="majorBidi" w:cstheme="majorBidi"/>
            <w:color w:val="000000" w:themeColor="text1"/>
            <w:sz w:val="22"/>
            <w:szCs w:val="22"/>
            <w:highlight w:val="yellow"/>
            <w:rPrChange w:id="690" w:author="Mohanad Alemam" w:date="2026-07-06T17:55:00Z" w16du:dateUtc="2026-07-06T16:55:00Z">
              <w:rPr>
                <w:rFonts w:asciiTheme="majorBidi" w:hAnsiTheme="majorBidi" w:cstheme="majorBidi"/>
                <w:color w:val="000000" w:themeColor="text1"/>
                <w:sz w:val="22"/>
                <w:szCs w:val="22"/>
              </w:rPr>
            </w:rPrChange>
          </w:rPr>
          <w:t>in Figure 2:</w:t>
        </w:r>
      </w:ins>
    </w:p>
    <w:p w14:paraId="48A0C928" w14:textId="2328835E" w:rsidR="006727B7" w:rsidRPr="006727B7" w:rsidRDefault="006727B7" w:rsidP="006727B7">
      <w:pPr>
        <w:spacing w:beforeLines="40" w:before="96" w:afterLines="40" w:after="96" w:line="276" w:lineRule="auto"/>
        <w:jc w:val="both"/>
        <w:rPr>
          <w:ins w:id="691" w:author="Mohanad Alemam" w:date="2026-07-06T17:53:00Z" w16du:dateUtc="2026-07-06T16:53:00Z"/>
          <w:rFonts w:asciiTheme="majorBidi" w:hAnsiTheme="majorBidi" w:cstheme="majorBidi"/>
          <w:color w:val="000000" w:themeColor="text1"/>
          <w:sz w:val="22"/>
          <w:szCs w:val="22"/>
        </w:rPr>
      </w:pPr>
      <w:ins w:id="692" w:author="Mohanad Alemam" w:date="2026-07-06T17:53:00Z" w16du:dateUtc="2026-07-06T16:53:00Z">
        <w:r w:rsidRPr="006727B7">
          <w:rPr>
            <w:rFonts w:asciiTheme="majorBidi" w:hAnsiTheme="majorBidi" w:cstheme="majorBidi"/>
            <w:b/>
            <w:bCs/>
            <w:color w:val="000000" w:themeColor="text1"/>
            <w:sz w:val="22"/>
            <w:szCs w:val="22"/>
            <w:rPrChange w:id="693" w:author="Mohanad Alemam" w:date="2026-07-06T17:53:00Z" w16du:dateUtc="2026-07-06T16:53:00Z">
              <w:rPr>
                <w:rFonts w:asciiTheme="majorBidi" w:hAnsiTheme="majorBidi" w:cstheme="majorBidi"/>
                <w:color w:val="000000" w:themeColor="text1"/>
                <w:sz w:val="22"/>
                <w:szCs w:val="22"/>
              </w:rPr>
            </w:rPrChange>
          </w:rPr>
          <w:t>Frame generator:</w:t>
        </w:r>
        <w:r w:rsidRPr="006727B7">
          <w:rPr>
            <w:rFonts w:asciiTheme="majorBidi" w:hAnsiTheme="majorBidi" w:cstheme="majorBidi"/>
            <w:color w:val="000000" w:themeColor="text1"/>
            <w:sz w:val="22"/>
            <w:szCs w:val="22"/>
          </w:rPr>
          <w:t xml:space="preserve"> Receives and reads live or prerecorded video stream and decodes it into individual frames using cv2.VideoCapture(). This step has a skip interval as a configurable variable, which controls the number of frames to skip natively without any processing.</w:t>
        </w:r>
      </w:ins>
    </w:p>
    <w:p w14:paraId="5B51EFE0" w14:textId="543C4745" w:rsidR="006727B7" w:rsidRPr="006727B7" w:rsidRDefault="006727B7" w:rsidP="006727B7">
      <w:pPr>
        <w:spacing w:beforeLines="40" w:before="96" w:afterLines="40" w:after="96" w:line="276" w:lineRule="auto"/>
        <w:jc w:val="both"/>
        <w:rPr>
          <w:ins w:id="694" w:author="Mohanad Alemam" w:date="2026-07-06T17:53:00Z" w16du:dateUtc="2026-07-06T16:53:00Z"/>
          <w:rFonts w:asciiTheme="majorBidi" w:hAnsiTheme="majorBidi" w:cstheme="majorBidi"/>
          <w:color w:val="000000" w:themeColor="text1"/>
          <w:sz w:val="22"/>
          <w:szCs w:val="22"/>
        </w:rPr>
      </w:pPr>
      <w:ins w:id="695" w:author="Mohanad Alemam" w:date="2026-07-06T17:53:00Z" w16du:dateUtc="2026-07-06T16:53:00Z">
        <w:r w:rsidRPr="006727B7">
          <w:rPr>
            <w:rFonts w:asciiTheme="majorBidi" w:hAnsiTheme="majorBidi" w:cstheme="majorBidi"/>
            <w:b/>
            <w:bCs/>
            <w:color w:val="000000" w:themeColor="text1"/>
            <w:sz w:val="22"/>
            <w:szCs w:val="22"/>
            <w:rPrChange w:id="696" w:author="Mohanad Alemam" w:date="2026-07-06T17:53:00Z" w16du:dateUtc="2026-07-06T16:53:00Z">
              <w:rPr>
                <w:rFonts w:asciiTheme="majorBidi" w:hAnsiTheme="majorBidi" w:cstheme="majorBidi"/>
                <w:color w:val="000000" w:themeColor="text1"/>
                <w:sz w:val="22"/>
                <w:szCs w:val="22"/>
              </w:rPr>
            </w:rPrChange>
          </w:rPr>
          <w:t>Preprocessing:</w:t>
        </w:r>
        <w:r w:rsidRPr="006727B7">
          <w:rPr>
            <w:rFonts w:asciiTheme="majorBidi" w:hAnsiTheme="majorBidi" w:cstheme="majorBidi"/>
            <w:color w:val="000000" w:themeColor="text1"/>
            <w:sz w:val="22"/>
            <w:szCs w:val="22"/>
          </w:rPr>
          <w:t xml:space="preserve"> Includes two steps: resizing the frame to a smaller size (has a configurable variable i.e. resize_width, default=640). The resized frames are then converted to greyscale using cv2.cvtColor(), a single colour channel with pixel values ranging from (0/black — 255/white).</w:t>
        </w:r>
      </w:ins>
    </w:p>
    <w:p w14:paraId="716C573D" w14:textId="71EFC06D" w:rsidR="006727B7" w:rsidRPr="006727B7" w:rsidRDefault="006727B7" w:rsidP="006727B7">
      <w:pPr>
        <w:spacing w:beforeLines="40" w:before="96" w:afterLines="40" w:after="96" w:line="276" w:lineRule="auto"/>
        <w:jc w:val="both"/>
        <w:rPr>
          <w:ins w:id="697" w:author="Mohanad Alemam" w:date="2026-07-06T17:53:00Z" w16du:dateUtc="2026-07-06T16:53:00Z"/>
          <w:rFonts w:asciiTheme="majorBidi" w:hAnsiTheme="majorBidi" w:cstheme="majorBidi"/>
          <w:color w:val="000000" w:themeColor="text1"/>
          <w:sz w:val="22"/>
          <w:szCs w:val="22"/>
        </w:rPr>
      </w:pPr>
      <w:ins w:id="698" w:author="Mohanad Alemam" w:date="2026-07-06T17:53:00Z" w16du:dateUtc="2026-07-06T16:53:00Z">
        <w:r w:rsidRPr="006727B7">
          <w:rPr>
            <w:rFonts w:asciiTheme="majorBidi" w:hAnsiTheme="majorBidi" w:cstheme="majorBidi"/>
            <w:b/>
            <w:bCs/>
            <w:color w:val="000000" w:themeColor="text1"/>
            <w:sz w:val="22"/>
            <w:szCs w:val="22"/>
            <w:rPrChange w:id="699" w:author="Mohanad Alemam" w:date="2026-07-06T17:53:00Z" w16du:dateUtc="2026-07-06T16:53:00Z">
              <w:rPr>
                <w:rFonts w:asciiTheme="majorBidi" w:hAnsiTheme="majorBidi" w:cstheme="majorBidi"/>
                <w:color w:val="000000" w:themeColor="text1"/>
                <w:sz w:val="22"/>
                <w:szCs w:val="22"/>
              </w:rPr>
            </w:rPrChange>
          </w:rPr>
          <w:t>Heuristic filter:</w:t>
        </w:r>
        <w:r w:rsidRPr="006727B7">
          <w:rPr>
            <w:rFonts w:asciiTheme="majorBidi" w:hAnsiTheme="majorBidi" w:cstheme="majorBidi"/>
            <w:color w:val="000000" w:themeColor="text1"/>
            <w:sz w:val="22"/>
            <w:szCs w:val="22"/>
          </w:rPr>
          <w:t xml:space="preserve"> A vital component of this pipeline. As illustrated </w:t>
        </w:r>
        <w:r w:rsidRPr="00262662">
          <w:rPr>
            <w:rFonts w:asciiTheme="majorBidi" w:hAnsiTheme="majorBidi" w:cstheme="majorBidi"/>
            <w:color w:val="000000" w:themeColor="text1"/>
            <w:sz w:val="22"/>
            <w:szCs w:val="22"/>
            <w:highlight w:val="yellow"/>
            <w:rPrChange w:id="700" w:author="Mohanad Alemam" w:date="2026-07-06T17:55:00Z" w16du:dateUtc="2026-07-06T16:55:00Z">
              <w:rPr>
                <w:rFonts w:asciiTheme="majorBidi" w:hAnsiTheme="majorBidi" w:cstheme="majorBidi"/>
                <w:color w:val="000000" w:themeColor="text1"/>
                <w:sz w:val="22"/>
                <w:szCs w:val="22"/>
              </w:rPr>
            </w:rPrChange>
          </w:rPr>
          <w:t>in Figure 3</w:t>
        </w:r>
        <w:r w:rsidRPr="006727B7">
          <w:rPr>
            <w:rFonts w:asciiTheme="majorBidi" w:hAnsiTheme="majorBidi" w:cstheme="majorBidi"/>
            <w:color w:val="000000" w:themeColor="text1"/>
            <w:sz w:val="22"/>
            <w:szCs w:val="22"/>
          </w:rPr>
          <w:t>, this filter is computationally cheap as it uses the greyscale frame to check whether the frame is interesting by calculating a change score (0–255) based on the mean absolute difference in pixel intensity between the current frame and its predecessor using cv2.absdiff(). This change score serves as a motion indicator. It compares each frame's change score to a configurable heuristic threshold to decide using this logic:</w:t>
        </w:r>
      </w:ins>
    </w:p>
    <w:p w14:paraId="645BAA75" w14:textId="4E45D206" w:rsidR="006727B7" w:rsidRPr="00AA6A2F" w:rsidRDefault="006727B7" w:rsidP="00AA6A2F">
      <w:pPr>
        <w:pStyle w:val="ListParagraph"/>
        <w:numPr>
          <w:ilvl w:val="0"/>
          <w:numId w:val="67"/>
        </w:numPr>
        <w:spacing w:beforeLines="40" w:before="96" w:afterLines="40" w:after="96" w:line="276" w:lineRule="auto"/>
        <w:jc w:val="both"/>
        <w:rPr>
          <w:ins w:id="701" w:author="Mohanad Alemam" w:date="2026-07-06T17:53:00Z" w16du:dateUtc="2026-07-06T16:53:00Z"/>
          <w:rFonts w:asciiTheme="majorBidi" w:hAnsiTheme="majorBidi" w:cstheme="majorBidi"/>
          <w:color w:val="000000" w:themeColor="text1"/>
          <w:sz w:val="22"/>
          <w:szCs w:val="22"/>
          <w:rPrChange w:id="702" w:author="Mohanad Alemam" w:date="2026-07-06T17:58:00Z" w16du:dateUtc="2026-07-06T16:58:00Z">
            <w:rPr>
              <w:ins w:id="703" w:author="Mohanad Alemam" w:date="2026-07-06T17:53:00Z" w16du:dateUtc="2026-07-06T16:53:00Z"/>
            </w:rPr>
          </w:rPrChange>
        </w:rPr>
        <w:pPrChange w:id="704" w:author="Mohanad Alemam" w:date="2026-07-06T17:58:00Z" w16du:dateUtc="2026-07-06T16:58:00Z">
          <w:pPr>
            <w:spacing w:beforeLines="40" w:before="96" w:afterLines="40" w:after="96" w:line="276" w:lineRule="auto"/>
            <w:jc w:val="both"/>
          </w:pPr>
        </w:pPrChange>
      </w:pPr>
      <w:ins w:id="705" w:author="Mohanad Alemam" w:date="2026-07-06T17:53:00Z" w16du:dateUtc="2026-07-06T16:53:00Z">
        <w:r w:rsidRPr="00AA6A2F">
          <w:rPr>
            <w:rFonts w:asciiTheme="majorBidi" w:hAnsiTheme="majorBidi" w:cstheme="majorBidi"/>
            <w:color w:val="000000" w:themeColor="text1"/>
            <w:sz w:val="22"/>
            <w:szCs w:val="22"/>
            <w:rPrChange w:id="706" w:author="Mohanad Alemam" w:date="2026-07-06T17:58:00Z" w16du:dateUtc="2026-07-06T16:58:00Z">
              <w:rPr/>
            </w:rPrChange>
          </w:rPr>
          <w:t>Change score &gt;= heuristic threshold: frame is interesting (continue processing), return (True, the change score).</w:t>
        </w:r>
      </w:ins>
    </w:p>
    <w:p w14:paraId="2BA7288A" w14:textId="45AFAFCD" w:rsidR="006727B7" w:rsidRPr="00AA6A2F" w:rsidRDefault="006727B7" w:rsidP="00AA6A2F">
      <w:pPr>
        <w:pStyle w:val="ListParagraph"/>
        <w:numPr>
          <w:ilvl w:val="0"/>
          <w:numId w:val="67"/>
        </w:numPr>
        <w:spacing w:beforeLines="40" w:before="96" w:afterLines="40" w:after="96" w:line="276" w:lineRule="auto"/>
        <w:jc w:val="both"/>
        <w:rPr>
          <w:ins w:id="707" w:author="Mohanad Alemam" w:date="2026-07-06T17:53:00Z" w16du:dateUtc="2026-07-06T16:53:00Z"/>
          <w:rFonts w:asciiTheme="majorBidi" w:hAnsiTheme="majorBidi" w:cstheme="majorBidi"/>
          <w:color w:val="000000" w:themeColor="text1"/>
          <w:sz w:val="22"/>
          <w:szCs w:val="22"/>
          <w:rPrChange w:id="708" w:author="Mohanad Alemam" w:date="2026-07-06T17:58:00Z" w16du:dateUtc="2026-07-06T16:58:00Z">
            <w:rPr>
              <w:ins w:id="709" w:author="Mohanad Alemam" w:date="2026-07-06T17:53:00Z" w16du:dateUtc="2026-07-06T16:53:00Z"/>
            </w:rPr>
          </w:rPrChange>
        </w:rPr>
        <w:pPrChange w:id="710" w:author="Mohanad Alemam" w:date="2026-07-06T17:58:00Z" w16du:dateUtc="2026-07-06T16:58:00Z">
          <w:pPr>
            <w:spacing w:beforeLines="40" w:before="96" w:afterLines="40" w:after="96" w:line="276" w:lineRule="auto"/>
            <w:jc w:val="both"/>
          </w:pPr>
        </w:pPrChange>
      </w:pPr>
      <w:ins w:id="711" w:author="Mohanad Alemam" w:date="2026-07-06T17:53:00Z" w16du:dateUtc="2026-07-06T16:53:00Z">
        <w:r w:rsidRPr="00AA6A2F">
          <w:rPr>
            <w:rFonts w:asciiTheme="majorBidi" w:hAnsiTheme="majorBidi" w:cstheme="majorBidi"/>
            <w:color w:val="000000" w:themeColor="text1"/>
            <w:sz w:val="22"/>
            <w:szCs w:val="22"/>
            <w:rPrChange w:id="712" w:author="Mohanad Alemam" w:date="2026-07-06T17:58:00Z" w16du:dateUtc="2026-07-06T16:58:00Z">
              <w:rPr/>
            </w:rPrChange>
          </w:rPr>
          <w:t>Change score &lt; heuristic threshold: return (False, the change score).</w:t>
        </w:r>
      </w:ins>
    </w:p>
    <w:p w14:paraId="46CB0E66" w14:textId="599FF41C" w:rsidR="006727B7" w:rsidRPr="006727B7" w:rsidRDefault="006727B7" w:rsidP="006727B7">
      <w:pPr>
        <w:spacing w:beforeLines="40" w:before="96" w:afterLines="40" w:after="96" w:line="276" w:lineRule="auto"/>
        <w:jc w:val="both"/>
        <w:rPr>
          <w:ins w:id="713" w:author="Mohanad Alemam" w:date="2026-07-06T17:53:00Z" w16du:dateUtc="2026-07-06T16:53:00Z"/>
          <w:rFonts w:asciiTheme="majorBidi" w:hAnsiTheme="majorBidi" w:cstheme="majorBidi"/>
          <w:color w:val="000000" w:themeColor="text1"/>
          <w:sz w:val="22"/>
          <w:szCs w:val="22"/>
        </w:rPr>
      </w:pPr>
      <w:ins w:id="714" w:author="Mohanad Alemam" w:date="2026-07-06T17:53:00Z" w16du:dateUtc="2026-07-06T16:53:00Z">
        <w:r w:rsidRPr="006727B7">
          <w:rPr>
            <w:rFonts w:asciiTheme="majorBidi" w:hAnsiTheme="majorBidi" w:cstheme="majorBidi"/>
            <w:color w:val="000000" w:themeColor="text1"/>
            <w:sz w:val="22"/>
            <w:szCs w:val="22"/>
          </w:rPr>
          <w:t>If False, drop the frame (no further processing). If True, the frame is interesting and significant change has been detected. Consequently, continue processing the frame.</w:t>
        </w:r>
      </w:ins>
    </w:p>
    <w:p w14:paraId="76F437D7" w14:textId="78B168C4" w:rsidR="006727B7" w:rsidRPr="006727B7" w:rsidRDefault="006727B7" w:rsidP="006727B7">
      <w:pPr>
        <w:spacing w:beforeLines="40" w:before="96" w:afterLines="40" w:after="96" w:line="276" w:lineRule="auto"/>
        <w:jc w:val="both"/>
        <w:rPr>
          <w:ins w:id="715" w:author="Mohanad Alemam" w:date="2026-07-06T17:53:00Z" w16du:dateUtc="2026-07-06T16:53:00Z"/>
          <w:rFonts w:asciiTheme="majorBidi" w:hAnsiTheme="majorBidi" w:cstheme="majorBidi"/>
          <w:color w:val="000000" w:themeColor="text1"/>
          <w:sz w:val="22"/>
          <w:szCs w:val="22"/>
        </w:rPr>
      </w:pPr>
      <w:ins w:id="716" w:author="Mohanad Alemam" w:date="2026-07-06T17:53:00Z" w16du:dateUtc="2026-07-06T16:53:00Z">
        <w:r w:rsidRPr="006727B7">
          <w:rPr>
            <w:rFonts w:asciiTheme="majorBidi" w:hAnsiTheme="majorBidi" w:cstheme="majorBidi"/>
            <w:b/>
            <w:bCs/>
            <w:color w:val="000000" w:themeColor="text1"/>
            <w:sz w:val="22"/>
            <w:szCs w:val="22"/>
            <w:rPrChange w:id="717" w:author="Mohanad Alemam" w:date="2026-07-06T17:53:00Z" w16du:dateUtc="2026-07-06T16:53:00Z">
              <w:rPr>
                <w:rFonts w:asciiTheme="majorBidi" w:hAnsiTheme="majorBidi" w:cstheme="majorBidi"/>
                <w:color w:val="000000" w:themeColor="text1"/>
                <w:sz w:val="22"/>
                <w:szCs w:val="22"/>
              </w:rPr>
            </w:rPrChange>
          </w:rPr>
          <w:t>Edge model inference:</w:t>
        </w:r>
        <w:r w:rsidRPr="006727B7">
          <w:rPr>
            <w:rFonts w:asciiTheme="majorBidi" w:hAnsiTheme="majorBidi" w:cstheme="majorBidi"/>
            <w:color w:val="000000" w:themeColor="text1"/>
            <w:sz w:val="22"/>
            <w:szCs w:val="22"/>
          </w:rPr>
          <w:t xml:space="preserve"> To improve efficiency, the orchestrator lazily loads the model using Ultralytics YOLO class (default yolov8n.pt) and conducts an asynchronous background warmup using threading.Thread() to avoid blocking the pipeline. For each interesting frame, the orchestrator conducts on-edge object detection using the _detect_edge() method and measures inference time in milliseconds. The results are converted from a single Ultralytics object into a structured list of dictionaries using the parse_detections function and are used to annotate the frame. A wrapper method edge_model_decision extracts per-detection confidence scores and implements a gateway logic:</w:t>
        </w:r>
      </w:ins>
    </w:p>
    <w:p w14:paraId="120F3CAD" w14:textId="2E5F4CC2" w:rsidR="006727B7" w:rsidRPr="0024529D" w:rsidRDefault="006727B7" w:rsidP="0024529D">
      <w:pPr>
        <w:pStyle w:val="ListParagraph"/>
        <w:numPr>
          <w:ilvl w:val="0"/>
          <w:numId w:val="68"/>
        </w:numPr>
        <w:spacing w:beforeLines="40" w:before="96" w:afterLines="40" w:after="96" w:line="276" w:lineRule="auto"/>
        <w:jc w:val="both"/>
        <w:rPr>
          <w:ins w:id="718" w:author="Mohanad Alemam" w:date="2026-07-06T17:53:00Z" w16du:dateUtc="2026-07-06T16:53:00Z"/>
          <w:rFonts w:asciiTheme="majorBidi" w:hAnsiTheme="majorBidi" w:cstheme="majorBidi"/>
          <w:color w:val="000000" w:themeColor="text1"/>
          <w:sz w:val="22"/>
          <w:szCs w:val="22"/>
          <w:rPrChange w:id="719" w:author="Mohanad Alemam" w:date="2026-07-06T17:58:00Z" w16du:dateUtc="2026-07-06T16:58:00Z">
            <w:rPr>
              <w:ins w:id="720" w:author="Mohanad Alemam" w:date="2026-07-06T17:53:00Z" w16du:dateUtc="2026-07-06T16:53:00Z"/>
            </w:rPr>
          </w:rPrChange>
        </w:rPr>
        <w:pPrChange w:id="721" w:author="Mohanad Alemam" w:date="2026-07-06T17:58:00Z" w16du:dateUtc="2026-07-06T16:58:00Z">
          <w:pPr>
            <w:spacing w:beforeLines="40" w:before="96" w:afterLines="40" w:after="96" w:line="276" w:lineRule="auto"/>
            <w:jc w:val="both"/>
          </w:pPr>
        </w:pPrChange>
      </w:pPr>
      <w:ins w:id="722" w:author="Mohanad Alemam" w:date="2026-07-06T17:53:00Z" w16du:dateUtc="2026-07-06T16:53:00Z">
        <w:r w:rsidRPr="0024529D">
          <w:rPr>
            <w:rFonts w:asciiTheme="majorBidi" w:hAnsiTheme="majorBidi" w:cstheme="majorBidi"/>
            <w:color w:val="000000" w:themeColor="text1"/>
            <w:sz w:val="22"/>
            <w:szCs w:val="22"/>
            <w:rPrChange w:id="723" w:author="Mohanad Alemam" w:date="2026-07-06T17:58:00Z" w16du:dateUtc="2026-07-06T16:58:00Z">
              <w:rPr/>
            </w:rPrChange>
          </w:rPr>
          <w:t>If no detections (empty conf list) or max(confidences) &lt; edge_conf_threshold: offload to cloud.</w:t>
        </w:r>
      </w:ins>
    </w:p>
    <w:p w14:paraId="6D977F34" w14:textId="03D18EEE" w:rsidR="006727B7" w:rsidRPr="0024529D" w:rsidRDefault="006727B7" w:rsidP="0024529D">
      <w:pPr>
        <w:pStyle w:val="ListParagraph"/>
        <w:numPr>
          <w:ilvl w:val="0"/>
          <w:numId w:val="68"/>
        </w:numPr>
        <w:spacing w:beforeLines="40" w:before="96" w:afterLines="40" w:after="96" w:line="276" w:lineRule="auto"/>
        <w:jc w:val="both"/>
        <w:rPr>
          <w:ins w:id="724" w:author="Mohanad Alemam" w:date="2026-07-06T17:53:00Z" w16du:dateUtc="2026-07-06T16:53:00Z"/>
          <w:rFonts w:asciiTheme="majorBidi" w:hAnsiTheme="majorBidi" w:cstheme="majorBidi"/>
          <w:color w:val="000000" w:themeColor="text1"/>
          <w:sz w:val="22"/>
          <w:szCs w:val="22"/>
          <w:rPrChange w:id="725" w:author="Mohanad Alemam" w:date="2026-07-06T17:58:00Z" w16du:dateUtc="2026-07-06T16:58:00Z">
            <w:rPr>
              <w:ins w:id="726" w:author="Mohanad Alemam" w:date="2026-07-06T17:53:00Z" w16du:dateUtc="2026-07-06T16:53:00Z"/>
            </w:rPr>
          </w:rPrChange>
        </w:rPr>
        <w:pPrChange w:id="727" w:author="Mohanad Alemam" w:date="2026-07-06T17:58:00Z" w16du:dateUtc="2026-07-06T16:58:00Z">
          <w:pPr>
            <w:spacing w:beforeLines="40" w:before="96" w:afterLines="40" w:after="96" w:line="276" w:lineRule="auto"/>
            <w:jc w:val="both"/>
          </w:pPr>
        </w:pPrChange>
      </w:pPr>
      <w:ins w:id="728" w:author="Mohanad Alemam" w:date="2026-07-06T17:53:00Z" w16du:dateUtc="2026-07-06T16:53:00Z">
        <w:r w:rsidRPr="0024529D">
          <w:rPr>
            <w:rFonts w:asciiTheme="majorBidi" w:hAnsiTheme="majorBidi" w:cstheme="majorBidi"/>
            <w:color w:val="000000" w:themeColor="text1"/>
            <w:sz w:val="22"/>
            <w:szCs w:val="22"/>
            <w:rPrChange w:id="729" w:author="Mohanad Alemam" w:date="2026-07-06T17:58:00Z" w16du:dateUtc="2026-07-06T16:58:00Z">
              <w:rPr/>
            </w:rPrChange>
          </w:rPr>
          <w:t>If max(confidences) &gt;= edge_conf_threshold: accept the detections and annotate the frame locally and prepare it as display_frame for output.</w:t>
        </w:r>
      </w:ins>
    </w:p>
    <w:p w14:paraId="67F7DD3B" w14:textId="1964E195" w:rsidR="006727B7" w:rsidRDefault="00465694" w:rsidP="006727B7">
      <w:pPr>
        <w:spacing w:beforeLines="40" w:before="96" w:afterLines="40" w:after="96" w:line="276" w:lineRule="auto"/>
        <w:jc w:val="both"/>
        <w:rPr>
          <w:ins w:id="730" w:author="Mohanad Alemam" w:date="2026-07-06T20:08:00Z" w16du:dateUtc="2026-07-06T19:08:00Z"/>
          <w:rFonts w:asciiTheme="majorBidi" w:hAnsiTheme="majorBidi" w:cstheme="majorBidi"/>
          <w:color w:val="000000" w:themeColor="text1"/>
          <w:sz w:val="22"/>
          <w:szCs w:val="22"/>
        </w:rPr>
      </w:pPr>
      <w:r w:rsidRPr="005A405E">
        <w:rPr>
          <w:noProof/>
        </w:rPr>
        <mc:AlternateContent>
          <mc:Choice Requires="wps">
            <w:drawing>
              <wp:anchor distT="0" distB="0" distL="114300" distR="114300" simplePos="0" relativeHeight="251673600" behindDoc="0" locked="0" layoutInCell="1" allowOverlap="1" wp14:anchorId="32986815" wp14:editId="233C55BA">
                <wp:simplePos x="0" y="0"/>
                <wp:positionH relativeFrom="margin">
                  <wp:posOffset>3823970</wp:posOffset>
                </wp:positionH>
                <wp:positionV relativeFrom="paragraph">
                  <wp:posOffset>-20320</wp:posOffset>
                </wp:positionV>
                <wp:extent cx="2707640" cy="400050"/>
                <wp:effectExtent l="0" t="0" r="0" b="0"/>
                <wp:wrapSquare wrapText="bothSides"/>
                <wp:docPr id="1719554558" name="Text Box 1"/>
                <wp:cNvGraphicFramePr/>
                <a:graphic xmlns:a="http://schemas.openxmlformats.org/drawingml/2006/main">
                  <a:graphicData uri="http://schemas.microsoft.com/office/word/2010/wordprocessingShape">
                    <wps:wsp>
                      <wps:cNvSpPr txBox="1"/>
                      <wps:spPr>
                        <a:xfrm>
                          <a:off x="0" y="0"/>
                          <a:ext cx="2707640" cy="400050"/>
                        </a:xfrm>
                        <a:prstGeom prst="rect">
                          <a:avLst/>
                        </a:prstGeom>
                        <a:solidFill>
                          <a:prstClr val="white"/>
                        </a:solidFill>
                        <a:ln>
                          <a:noFill/>
                        </a:ln>
                      </wps:spPr>
                      <wps:txbx>
                        <w:txbxContent>
                          <w:p w14:paraId="4382A6B9" w14:textId="5747D8E1" w:rsidR="00E46A72" w:rsidRPr="00E46A72" w:rsidRDefault="00E46A72" w:rsidP="00F766F1">
                            <w:pPr>
                              <w:pStyle w:val="Caption"/>
                              <w:jc w:val="both"/>
                              <w:rPr>
                                <w:rFonts w:asciiTheme="majorBidi" w:hAnsiTheme="majorBidi" w:cstheme="majorBidi"/>
                                <w:i w:val="0"/>
                                <w:iCs w:val="0"/>
                                <w:noProof/>
                              </w:rPr>
                            </w:pPr>
                            <w:r w:rsidRPr="00E46A72">
                              <w:rPr>
                                <w:rFonts w:asciiTheme="majorBidi" w:hAnsiTheme="majorBidi" w:cstheme="majorBidi"/>
                                <w:i w:val="0"/>
                                <w:iCs w:val="0"/>
                              </w:rPr>
                              <w:t xml:space="preserve">Figure </w:t>
                            </w:r>
                            <w:r w:rsidR="005C6FDC">
                              <w:rPr>
                                <w:rFonts w:asciiTheme="majorBidi" w:hAnsiTheme="majorBidi" w:cstheme="majorBidi"/>
                                <w:i w:val="0"/>
                                <w:iCs w:val="0"/>
                              </w:rPr>
                              <w:t>2</w:t>
                            </w:r>
                            <w:r w:rsidRPr="00E46A72">
                              <w:rPr>
                                <w:rFonts w:asciiTheme="majorBidi" w:hAnsiTheme="majorBidi" w:cstheme="majorBidi"/>
                                <w:i w:val="0"/>
                                <w:iCs w:val="0"/>
                                <w:lang w:val="en-US"/>
                              </w:rPr>
                              <w:t xml:space="preserve"> Algorithm</w:t>
                            </w:r>
                            <w:r w:rsidR="008E126C">
                              <w:rPr>
                                <w:rFonts w:asciiTheme="majorBidi" w:hAnsiTheme="majorBidi" w:cstheme="majorBidi"/>
                                <w:i w:val="0"/>
                                <w:iCs w:val="0"/>
                                <w:lang w:val="en-US"/>
                              </w:rPr>
                              <w:t xml:space="preserve">/ logic </w:t>
                            </w:r>
                            <w:r w:rsidRPr="00E46A72">
                              <w:rPr>
                                <w:rFonts w:asciiTheme="majorBidi" w:hAnsiTheme="majorBidi" w:cstheme="majorBidi"/>
                                <w:i w:val="0"/>
                                <w:iCs w:val="0"/>
                                <w:lang w:val="en-US"/>
                              </w:rPr>
                              <w:t>flowchart of the video analytics pipeline illustrating frame preprocessing, heuristic filtering, edge inference, cloud offloading and metrics aggregation and display on the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86815" id="_x0000_s1029" type="#_x0000_t202" style="position:absolute;left:0;text-align:left;margin-left:301.1pt;margin-top:-1.6pt;width:213.2pt;height:3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" stroked="f">
                <v:textbox inset="0,0,0,0">
                  <w:txbxContent>
                    <w:p w14:paraId="4382A6B9" w14:textId="5747D8E1" w:rsidR="00E46A72" w:rsidRPr="00E46A72" w:rsidRDefault="00E46A72" w:rsidP="00F766F1">
                      <w:pPr>
                        <w:pStyle w:val="Caption"/>
                        <w:jc w:val="both"/>
                        <w:rPr>
                          <w:rFonts w:asciiTheme="majorBidi" w:hAnsiTheme="majorBidi" w:cstheme="majorBidi"/>
                          <w:i w:val="0"/>
                          <w:iCs w:val="0"/>
                          <w:noProof/>
                        </w:rPr>
                      </w:pPr>
                      <w:r w:rsidRPr="00E46A72">
                        <w:rPr>
                          <w:rFonts w:asciiTheme="majorBidi" w:hAnsiTheme="majorBidi" w:cstheme="majorBidi"/>
                          <w:i w:val="0"/>
                          <w:iCs w:val="0"/>
                        </w:rPr>
                        <w:t xml:space="preserve">Figure </w:t>
                      </w:r>
                      <w:r w:rsidR="005C6FDC">
                        <w:rPr>
                          <w:rFonts w:asciiTheme="majorBidi" w:hAnsiTheme="majorBidi" w:cstheme="majorBidi"/>
                          <w:i w:val="0"/>
                          <w:iCs w:val="0"/>
                        </w:rPr>
                        <w:t>2</w:t>
                      </w:r>
                      <w:r w:rsidRPr="00E46A72">
                        <w:rPr>
                          <w:rFonts w:asciiTheme="majorBidi" w:hAnsiTheme="majorBidi" w:cstheme="majorBidi"/>
                          <w:i w:val="0"/>
                          <w:iCs w:val="0"/>
                          <w:lang w:val="en-US"/>
                        </w:rPr>
                        <w:t xml:space="preserve"> Algorithm</w:t>
                      </w:r>
                      <w:r w:rsidR="008E126C">
                        <w:rPr>
                          <w:rFonts w:asciiTheme="majorBidi" w:hAnsiTheme="majorBidi" w:cstheme="majorBidi"/>
                          <w:i w:val="0"/>
                          <w:iCs w:val="0"/>
                          <w:lang w:val="en-US"/>
                        </w:rPr>
                        <w:t xml:space="preserve">/ logic </w:t>
                      </w:r>
                      <w:r w:rsidRPr="00E46A72">
                        <w:rPr>
                          <w:rFonts w:asciiTheme="majorBidi" w:hAnsiTheme="majorBidi" w:cstheme="majorBidi"/>
                          <w:i w:val="0"/>
                          <w:iCs w:val="0"/>
                          <w:lang w:val="en-US"/>
                        </w:rPr>
                        <w:t>flowchart of the video analytics pipeline illustrating frame preprocessing, heuristic filtering, edge inference, cloud offloading and metrics aggregation and display on the dashboard.</w:t>
                      </w:r>
                    </w:p>
                  </w:txbxContent>
                </v:textbox>
                <w10:wrap type="square" anchorx="margin"/>
              </v:shape>
            </w:pict>
          </mc:Fallback>
        </mc:AlternateContent>
      </w:r>
      <w:ins w:id="731" w:author="Mohanad Alemam" w:date="2026-07-06T17:53:00Z" w16du:dateUtc="2026-07-06T16:53:00Z">
        <w:r w:rsidR="006727B7" w:rsidRPr="006727B7">
          <w:rPr>
            <w:rFonts w:asciiTheme="majorBidi" w:hAnsiTheme="majorBidi" w:cstheme="majorBidi"/>
            <w:color w:val="000000" w:themeColor="text1"/>
            <w:sz w:val="22"/>
            <w:szCs w:val="22"/>
          </w:rPr>
          <w:t xml:space="preserve">Edge confidence threshold range is (0 – 1), and it's configurable through the application CLI. All other exceptions, e.g., edge model </w:t>
        </w:r>
        <w:r w:rsidR="006727B7" w:rsidRPr="006727B7">
          <w:rPr>
            <w:rFonts w:asciiTheme="majorBidi" w:hAnsiTheme="majorBidi" w:cstheme="majorBidi"/>
            <w:color w:val="000000" w:themeColor="text1"/>
            <w:sz w:val="22"/>
            <w:szCs w:val="22"/>
          </w:rPr>
          <w:lastRenderedPageBreak/>
          <w:t>unavailability, result in an empty response, so the orchestrator can handle them gracefully by routing the frame to the cloud server.</w:t>
        </w:r>
      </w:ins>
    </w:p>
    <w:p w14:paraId="5FEAB576" w14:textId="61A24AE7" w:rsidR="00C80049" w:rsidRDefault="00C80049" w:rsidP="006727B7">
      <w:pPr>
        <w:spacing w:beforeLines="40" w:before="96" w:afterLines="40" w:after="96" w:line="276" w:lineRule="auto"/>
        <w:jc w:val="both"/>
        <w:rPr>
          <w:ins w:id="732" w:author="Mohanad Alemam" w:date="2026-07-06T20:08:00Z" w16du:dateUtc="2026-07-06T19:08:00Z"/>
          <w:rFonts w:asciiTheme="majorBidi" w:hAnsiTheme="majorBidi" w:cstheme="majorBidi"/>
          <w:color w:val="000000" w:themeColor="text1"/>
          <w:sz w:val="22"/>
          <w:szCs w:val="22"/>
        </w:rPr>
      </w:pPr>
    </w:p>
    <w:p w14:paraId="694AF797" w14:textId="55643FD4" w:rsidR="00C80049" w:rsidRPr="00C80049" w:rsidRDefault="00C80049" w:rsidP="00C80049">
      <w:pPr>
        <w:spacing w:beforeLines="40" w:before="96" w:afterLines="40" w:after="96" w:line="276" w:lineRule="auto"/>
        <w:jc w:val="both"/>
        <w:rPr>
          <w:ins w:id="733" w:author="Mohanad Alemam" w:date="2026-07-06T20:08:00Z"/>
          <w:rFonts w:asciiTheme="majorBidi" w:hAnsiTheme="majorBidi" w:cstheme="majorBidi"/>
          <w:color w:val="000000" w:themeColor="text1"/>
          <w:sz w:val="22"/>
          <w:szCs w:val="22"/>
        </w:rPr>
      </w:pPr>
    </w:p>
    <w:p w14:paraId="308E0076" w14:textId="77777777" w:rsidR="00C80049" w:rsidRPr="006727B7" w:rsidRDefault="00C80049" w:rsidP="006727B7">
      <w:pPr>
        <w:spacing w:beforeLines="40" w:before="96" w:afterLines="40" w:after="96" w:line="276" w:lineRule="auto"/>
        <w:jc w:val="both"/>
        <w:rPr>
          <w:ins w:id="734" w:author="Mohanad Alemam" w:date="2026-07-06T17:53:00Z" w16du:dateUtc="2026-07-06T16:53:00Z"/>
          <w:rFonts w:asciiTheme="majorBidi" w:hAnsiTheme="majorBidi" w:cstheme="majorBidi"/>
          <w:color w:val="000000" w:themeColor="text1"/>
          <w:sz w:val="22"/>
          <w:szCs w:val="22"/>
        </w:rPr>
      </w:pPr>
    </w:p>
    <w:p w14:paraId="5882EB3B" w14:textId="4747D296" w:rsidR="003F3D2F" w:rsidRPr="00C578B3" w:rsidDel="00537D02" w:rsidRDefault="002A26FC" w:rsidP="00F766F1">
      <w:pPr>
        <w:spacing w:beforeLines="40" w:before="96" w:afterLines="40" w:after="96" w:line="276" w:lineRule="auto"/>
        <w:jc w:val="both"/>
        <w:rPr>
          <w:del w:id="735" w:author="Mohanad Alemam" w:date="2026-07-06T17:57:00Z" w16du:dateUtc="2026-07-06T16:57:00Z"/>
          <w:rFonts w:asciiTheme="majorBidi" w:hAnsiTheme="majorBidi" w:cstheme="majorBidi"/>
          <w:b/>
          <w:bCs/>
          <w:color w:val="000000" w:themeColor="text1"/>
          <w:sz w:val="22"/>
          <w:szCs w:val="22"/>
        </w:rPr>
      </w:pPr>
      <w:del w:id="736" w:author="Mohanad Alemam" w:date="2026-07-06T17:57:00Z" w16du:dateUtc="2026-07-06T16:57:00Z">
        <w:r w:rsidRPr="00C578B3" w:rsidDel="00537D02">
          <w:rPr>
            <w:rFonts w:asciiTheme="majorBidi" w:hAnsiTheme="majorBidi" w:cstheme="majorBidi"/>
            <w:b/>
            <w:bCs/>
            <w:color w:val="000000" w:themeColor="text1"/>
            <w:sz w:val="22"/>
            <w:szCs w:val="22"/>
          </w:rPr>
          <w:delText>Algorithms and logic</w:delText>
        </w:r>
        <w:r w:rsidR="008D2BCC" w:rsidRPr="00C578B3" w:rsidDel="00537D02">
          <w:rPr>
            <w:rFonts w:asciiTheme="majorBidi" w:hAnsiTheme="majorBidi" w:cstheme="majorBidi"/>
            <w:color w:val="000000" w:themeColor="text1"/>
            <w:sz w:val="22"/>
            <w:szCs w:val="22"/>
          </w:rPr>
          <w:delText xml:space="preserve"> </w:delText>
        </w:r>
        <w:r w:rsidR="00FA40A0" w:rsidRPr="00C578B3" w:rsidDel="00537D02">
          <w:rPr>
            <w:rFonts w:asciiTheme="majorBidi" w:hAnsiTheme="majorBidi" w:cstheme="majorBidi"/>
            <w:b/>
            <w:bCs/>
            <w:color w:val="000000" w:themeColor="text1"/>
            <w:sz w:val="22"/>
            <w:szCs w:val="22"/>
          </w:rPr>
          <w:delText xml:space="preserve">–– </w:delText>
        </w:r>
        <w:r w:rsidR="00886C0D" w:rsidRPr="00C578B3" w:rsidDel="00537D02">
          <w:rPr>
            <w:rFonts w:asciiTheme="majorBidi" w:hAnsiTheme="majorBidi" w:cstheme="majorBidi"/>
            <w:color w:val="000000" w:themeColor="text1"/>
            <w:sz w:val="22"/>
            <w:szCs w:val="22"/>
          </w:rPr>
          <w:delText xml:space="preserve">To </w:delText>
        </w:r>
        <w:commentRangeStart w:id="737"/>
        <w:r w:rsidR="00886C0D" w:rsidRPr="00C578B3" w:rsidDel="00537D02">
          <w:rPr>
            <w:rFonts w:asciiTheme="majorBidi" w:hAnsiTheme="majorBidi" w:cstheme="majorBidi"/>
            <w:color w:val="000000" w:themeColor="text1"/>
            <w:sz w:val="22"/>
            <w:szCs w:val="22"/>
          </w:rPr>
          <w:delText xml:space="preserve">connect </w:delText>
        </w:r>
        <w:commentRangeEnd w:id="737"/>
        <w:r w:rsidR="005C6D92" w:rsidDel="00537D02">
          <w:rPr>
            <w:rStyle w:val="CommentReference"/>
            <w:rFonts w:asciiTheme="majorBidi" w:hAnsiTheme="majorBidi" w:cstheme="majorBidi"/>
            <w:color w:val="000000" w:themeColor="text1"/>
            <w:sz w:val="22"/>
            <w:szCs w:val="22"/>
          </w:rPr>
          <w:commentReference w:id="737"/>
        </w:r>
        <w:r w:rsidR="00886C0D" w:rsidRPr="00C578B3" w:rsidDel="00537D02">
          <w:rPr>
            <w:rFonts w:asciiTheme="majorBidi" w:hAnsiTheme="majorBidi" w:cstheme="majorBidi"/>
            <w:color w:val="000000" w:themeColor="text1"/>
            <w:sz w:val="22"/>
            <w:szCs w:val="22"/>
          </w:rPr>
          <w:delText xml:space="preserve">the pieces and realise the sought objectives I and build the orchestrator to run the pipeline using the algorithm shown in </w:delText>
        </w:r>
        <w:r w:rsidR="006112FD" w:rsidRPr="00C578B3" w:rsidDel="00537D02">
          <w:rPr>
            <w:rFonts w:asciiTheme="majorBidi" w:hAnsiTheme="majorBidi" w:cstheme="majorBidi"/>
            <w:color w:val="000000" w:themeColor="text1"/>
            <w:sz w:val="22"/>
            <w:szCs w:val="22"/>
            <w:rPrChange w:id="738" w:author="Mohanad Alemam" w:date="2026-07-06T18:07:00Z" w16du:dateUtc="2026-07-06T17:07:00Z">
              <w:rPr>
                <w:rFonts w:asciiTheme="majorBidi" w:hAnsiTheme="majorBidi" w:cstheme="majorBidi"/>
                <w:color w:val="000000" w:themeColor="text1"/>
                <w:sz w:val="22"/>
                <w:szCs w:val="22"/>
                <w:highlight w:val="yellow"/>
              </w:rPr>
            </w:rPrChange>
          </w:rPr>
          <w:delText xml:space="preserve">Figure </w:delText>
        </w:r>
        <w:r w:rsidR="003A55EF" w:rsidRPr="00C578B3" w:rsidDel="00537D02">
          <w:rPr>
            <w:rFonts w:asciiTheme="majorBidi" w:hAnsiTheme="majorBidi" w:cstheme="majorBidi"/>
            <w:color w:val="000000" w:themeColor="text1"/>
            <w:sz w:val="22"/>
            <w:szCs w:val="22"/>
          </w:rPr>
          <w:delText>2</w:delText>
        </w:r>
        <w:r w:rsidR="00886C0D" w:rsidRPr="00C578B3" w:rsidDel="00537D02">
          <w:rPr>
            <w:rFonts w:asciiTheme="majorBidi" w:hAnsiTheme="majorBidi" w:cstheme="majorBidi"/>
            <w:color w:val="000000" w:themeColor="text1"/>
            <w:sz w:val="22"/>
            <w:szCs w:val="22"/>
          </w:rPr>
          <w:delText>:</w:delText>
        </w:r>
      </w:del>
    </w:p>
    <w:p w14:paraId="19824FF4" w14:textId="3960A0BE" w:rsidR="00D607D4" w:rsidRPr="00C578B3" w:rsidDel="00537D02" w:rsidRDefault="003D7D3D" w:rsidP="00F766F1">
      <w:pPr>
        <w:spacing w:beforeLines="40" w:before="96" w:afterLines="40" w:after="96" w:line="276" w:lineRule="auto"/>
        <w:jc w:val="both"/>
        <w:rPr>
          <w:del w:id="739" w:author="Mohanad Alemam" w:date="2026-07-06T17:57:00Z" w16du:dateUtc="2026-07-06T16:57:00Z"/>
          <w:rFonts w:asciiTheme="majorBidi" w:hAnsiTheme="majorBidi" w:cstheme="majorBidi"/>
          <w:color w:val="000000" w:themeColor="text1"/>
          <w:sz w:val="22"/>
          <w:szCs w:val="22"/>
        </w:rPr>
      </w:pPr>
      <w:del w:id="740" w:author="Mohanad Alemam" w:date="2026-07-06T17:57:00Z" w16du:dateUtc="2026-07-06T16:57:00Z">
        <w:r w:rsidRPr="00C578B3" w:rsidDel="00537D02">
          <w:rPr>
            <w:rFonts w:asciiTheme="majorBidi" w:hAnsiTheme="majorBidi" w:cstheme="majorBidi"/>
            <w:b/>
            <w:bCs/>
            <w:color w:val="000000" w:themeColor="text1"/>
            <w:sz w:val="22"/>
            <w:szCs w:val="22"/>
          </w:rPr>
          <w:delText xml:space="preserve">The frame </w:delText>
        </w:r>
        <w:r w:rsidR="00ED4BC9" w:rsidRPr="00C578B3" w:rsidDel="00537D02">
          <w:rPr>
            <w:rFonts w:asciiTheme="majorBidi" w:hAnsiTheme="majorBidi" w:cstheme="majorBidi"/>
            <w:b/>
            <w:bCs/>
            <w:color w:val="000000" w:themeColor="text1"/>
            <w:sz w:val="22"/>
            <w:szCs w:val="22"/>
          </w:rPr>
          <w:delText>generator</w:delText>
        </w:r>
        <w:r w:rsidR="00430109" w:rsidRPr="00C578B3" w:rsidDel="00537D02">
          <w:rPr>
            <w:rFonts w:asciiTheme="majorBidi" w:hAnsiTheme="majorBidi" w:cstheme="majorBidi"/>
            <w:b/>
            <w:bCs/>
            <w:color w:val="000000" w:themeColor="text1"/>
            <w:sz w:val="22"/>
            <w:szCs w:val="22"/>
          </w:rPr>
          <w:delText>:</w:delText>
        </w:r>
        <w:r w:rsidRPr="00C578B3" w:rsidDel="00537D02">
          <w:rPr>
            <w:rFonts w:asciiTheme="majorBidi" w:hAnsiTheme="majorBidi" w:cstheme="majorBidi"/>
            <w:color w:val="000000" w:themeColor="text1"/>
            <w:sz w:val="22"/>
            <w:szCs w:val="22"/>
          </w:rPr>
          <w:delText xml:space="preserve"> </w:delText>
        </w:r>
        <w:r w:rsidR="00430109" w:rsidRPr="00C578B3" w:rsidDel="00537D02">
          <w:rPr>
            <w:rFonts w:asciiTheme="majorBidi" w:hAnsiTheme="majorBidi" w:cstheme="majorBidi"/>
            <w:color w:val="000000" w:themeColor="text1"/>
            <w:sz w:val="22"/>
            <w:szCs w:val="22"/>
          </w:rPr>
          <w:delText>R</w:delText>
        </w:r>
        <w:r w:rsidR="00D607D4" w:rsidRPr="00C578B3" w:rsidDel="00537D02">
          <w:rPr>
            <w:rFonts w:asciiTheme="majorBidi" w:hAnsiTheme="majorBidi" w:cstheme="majorBidi"/>
            <w:color w:val="000000" w:themeColor="text1"/>
            <w:sz w:val="22"/>
            <w:szCs w:val="22"/>
          </w:rPr>
          <w:delText>eceives and reads live or</w:delText>
        </w:r>
        <w:r w:rsidR="00861E57" w:rsidRPr="00C578B3" w:rsidDel="00537D02">
          <w:rPr>
            <w:rFonts w:asciiTheme="majorBidi" w:hAnsiTheme="majorBidi" w:cstheme="majorBidi"/>
            <w:color w:val="000000" w:themeColor="text1"/>
            <w:sz w:val="22"/>
            <w:szCs w:val="22"/>
          </w:rPr>
          <w:delText xml:space="preserve"> </w:delText>
        </w:r>
        <w:r w:rsidR="00D607D4" w:rsidRPr="00C578B3" w:rsidDel="00537D02">
          <w:rPr>
            <w:rFonts w:asciiTheme="majorBidi" w:hAnsiTheme="majorBidi" w:cstheme="majorBidi"/>
            <w:color w:val="000000" w:themeColor="text1"/>
            <w:sz w:val="22"/>
            <w:szCs w:val="22"/>
          </w:rPr>
          <w:delText xml:space="preserve">prerecorded video stream and </w:delText>
        </w:r>
        <w:r w:rsidRPr="00C578B3" w:rsidDel="00537D02">
          <w:rPr>
            <w:rFonts w:asciiTheme="majorBidi" w:hAnsiTheme="majorBidi" w:cstheme="majorBidi"/>
            <w:color w:val="000000" w:themeColor="text1"/>
            <w:sz w:val="22"/>
            <w:szCs w:val="22"/>
          </w:rPr>
          <w:delText>decodes</w:delText>
        </w:r>
        <w:r w:rsidR="00D607D4" w:rsidRPr="00C578B3" w:rsidDel="00537D02">
          <w:rPr>
            <w:rFonts w:asciiTheme="majorBidi" w:hAnsiTheme="majorBidi" w:cstheme="majorBidi"/>
            <w:color w:val="000000" w:themeColor="text1"/>
            <w:sz w:val="22"/>
            <w:szCs w:val="22"/>
          </w:rPr>
          <w:delText xml:space="preserve"> it into </w:delText>
        </w:r>
        <w:r w:rsidRPr="00C578B3" w:rsidDel="00537D02">
          <w:rPr>
            <w:rFonts w:asciiTheme="majorBidi" w:hAnsiTheme="majorBidi" w:cstheme="majorBidi"/>
            <w:color w:val="000000" w:themeColor="text1"/>
            <w:sz w:val="22"/>
            <w:szCs w:val="22"/>
          </w:rPr>
          <w:delText>individual frames</w:delText>
        </w:r>
        <w:r w:rsidR="002516CF" w:rsidRPr="00C578B3" w:rsidDel="00537D02">
          <w:rPr>
            <w:rFonts w:asciiTheme="majorBidi" w:hAnsiTheme="majorBidi" w:cstheme="majorBidi"/>
            <w:color w:val="000000" w:themeColor="text1"/>
            <w:sz w:val="22"/>
            <w:szCs w:val="22"/>
          </w:rPr>
          <w:delText xml:space="preserve"> using ‘</w:delText>
        </w:r>
        <w:r w:rsidR="002516CF" w:rsidRPr="00C578B3" w:rsidDel="00537D02">
          <w:rPr>
            <w:rFonts w:asciiTheme="majorBidi" w:hAnsiTheme="majorBidi" w:cstheme="majorBidi"/>
            <w:i/>
            <w:iCs/>
            <w:color w:val="000000" w:themeColor="text1"/>
            <w:sz w:val="22"/>
            <w:szCs w:val="22"/>
          </w:rPr>
          <w:delText>cv2.VideoCapture()’</w:delText>
        </w:r>
        <w:r w:rsidR="00D607D4" w:rsidRPr="00C578B3" w:rsidDel="00537D02">
          <w:rPr>
            <w:rFonts w:asciiTheme="majorBidi" w:hAnsiTheme="majorBidi" w:cstheme="majorBidi"/>
            <w:color w:val="000000" w:themeColor="text1"/>
            <w:sz w:val="22"/>
            <w:szCs w:val="22"/>
          </w:rPr>
          <w:delText>, this step has a ‘skip interval’ as a configurable variable</w:delText>
        </w:r>
        <w:r w:rsidR="00140BE5" w:rsidRPr="00C578B3" w:rsidDel="00537D02">
          <w:rPr>
            <w:rFonts w:asciiTheme="majorBidi" w:hAnsiTheme="majorBidi" w:cstheme="majorBidi"/>
            <w:color w:val="000000" w:themeColor="text1"/>
            <w:sz w:val="22"/>
            <w:szCs w:val="22"/>
          </w:rPr>
          <w:delText>, which controls the number of frames to skip</w:delText>
        </w:r>
        <w:r w:rsidR="00E705D8" w:rsidRPr="00C578B3" w:rsidDel="00537D02">
          <w:rPr>
            <w:rFonts w:asciiTheme="majorBidi" w:hAnsiTheme="majorBidi" w:cstheme="majorBidi"/>
            <w:color w:val="000000" w:themeColor="text1"/>
            <w:sz w:val="22"/>
            <w:szCs w:val="22"/>
          </w:rPr>
          <w:delText xml:space="preserve"> natively </w:delText>
        </w:r>
        <w:r w:rsidR="00140BE5" w:rsidRPr="00C578B3" w:rsidDel="00537D02">
          <w:rPr>
            <w:rFonts w:asciiTheme="majorBidi" w:hAnsiTheme="majorBidi" w:cstheme="majorBidi"/>
            <w:color w:val="000000" w:themeColor="text1"/>
            <w:sz w:val="22"/>
            <w:szCs w:val="22"/>
          </w:rPr>
          <w:delText>without any processing</w:delText>
        </w:r>
        <w:r w:rsidR="00D607D4" w:rsidRPr="00C578B3" w:rsidDel="00537D02">
          <w:rPr>
            <w:rFonts w:asciiTheme="majorBidi" w:hAnsiTheme="majorBidi" w:cstheme="majorBidi"/>
            <w:color w:val="000000" w:themeColor="text1"/>
            <w:sz w:val="22"/>
            <w:szCs w:val="22"/>
          </w:rPr>
          <w:delText>.</w:delText>
        </w:r>
      </w:del>
    </w:p>
    <w:p w14:paraId="4C2EFC13" w14:textId="6CA9E3B6" w:rsidR="003D7D3D" w:rsidRPr="00C578B3" w:rsidDel="00537D02" w:rsidRDefault="00D607D4" w:rsidP="00F766F1">
      <w:pPr>
        <w:spacing w:beforeLines="40" w:before="96" w:afterLines="40" w:after="96" w:line="276" w:lineRule="auto"/>
        <w:jc w:val="both"/>
        <w:rPr>
          <w:del w:id="741" w:author="Mohanad Alemam" w:date="2026-07-06T17:57:00Z" w16du:dateUtc="2026-07-06T16:57:00Z"/>
          <w:rFonts w:asciiTheme="majorBidi" w:hAnsiTheme="majorBidi" w:cstheme="majorBidi"/>
          <w:color w:val="000000" w:themeColor="text1"/>
          <w:sz w:val="22"/>
          <w:szCs w:val="22"/>
        </w:rPr>
      </w:pPr>
      <w:del w:id="742" w:author="Mohanad Alemam" w:date="2026-07-06T17:57:00Z" w16du:dateUtc="2026-07-06T16:57:00Z">
        <w:r w:rsidRPr="00C578B3" w:rsidDel="00537D02">
          <w:rPr>
            <w:rFonts w:asciiTheme="majorBidi" w:hAnsiTheme="majorBidi" w:cstheme="majorBidi"/>
            <w:b/>
            <w:bCs/>
            <w:color w:val="000000" w:themeColor="text1"/>
            <w:sz w:val="22"/>
            <w:szCs w:val="22"/>
          </w:rPr>
          <w:delText>Preprocessing</w:delText>
        </w:r>
        <w:r w:rsidR="003066E4" w:rsidRPr="00C578B3" w:rsidDel="00537D02">
          <w:rPr>
            <w:rFonts w:asciiTheme="majorBidi" w:hAnsiTheme="majorBidi" w:cstheme="majorBidi"/>
            <w:b/>
            <w:bCs/>
            <w:color w:val="000000" w:themeColor="text1"/>
            <w:sz w:val="22"/>
            <w:szCs w:val="22"/>
          </w:rPr>
          <w:delText>:</w:delText>
        </w:r>
        <w:r w:rsidRPr="00C578B3" w:rsidDel="00537D02">
          <w:rPr>
            <w:rFonts w:asciiTheme="majorBidi" w:hAnsiTheme="majorBidi" w:cstheme="majorBidi"/>
            <w:color w:val="000000" w:themeColor="text1"/>
            <w:sz w:val="22"/>
            <w:szCs w:val="22"/>
          </w:rPr>
          <w:delText xml:space="preserve"> </w:delText>
        </w:r>
        <w:r w:rsidR="00430109" w:rsidRPr="00C578B3" w:rsidDel="00537D02">
          <w:rPr>
            <w:rFonts w:asciiTheme="majorBidi" w:hAnsiTheme="majorBidi" w:cstheme="majorBidi"/>
            <w:color w:val="000000" w:themeColor="text1"/>
            <w:sz w:val="22"/>
            <w:szCs w:val="22"/>
          </w:rPr>
          <w:delText>I</w:delText>
        </w:r>
        <w:r w:rsidRPr="00C578B3" w:rsidDel="00537D02">
          <w:rPr>
            <w:rFonts w:asciiTheme="majorBidi" w:hAnsiTheme="majorBidi" w:cstheme="majorBidi"/>
            <w:color w:val="000000" w:themeColor="text1"/>
            <w:sz w:val="22"/>
            <w:szCs w:val="22"/>
          </w:rPr>
          <w:delText>nclud</w:delText>
        </w:r>
        <w:r w:rsidR="00430109" w:rsidRPr="00C578B3" w:rsidDel="00537D02">
          <w:rPr>
            <w:rFonts w:asciiTheme="majorBidi" w:hAnsiTheme="majorBidi" w:cstheme="majorBidi"/>
            <w:color w:val="000000" w:themeColor="text1"/>
            <w:sz w:val="22"/>
            <w:szCs w:val="22"/>
          </w:rPr>
          <w:delText xml:space="preserve">es two steps: </w:delText>
        </w:r>
        <w:r w:rsidR="00FF6038" w:rsidRPr="00C578B3" w:rsidDel="00537D02">
          <w:rPr>
            <w:rFonts w:asciiTheme="majorBidi" w:hAnsiTheme="majorBidi" w:cstheme="majorBidi"/>
            <w:color w:val="000000" w:themeColor="text1"/>
            <w:sz w:val="22"/>
            <w:szCs w:val="22"/>
          </w:rPr>
          <w:delText>resiz</w:delText>
        </w:r>
        <w:r w:rsidR="00430109" w:rsidRPr="00C578B3" w:rsidDel="00537D02">
          <w:rPr>
            <w:rFonts w:asciiTheme="majorBidi" w:hAnsiTheme="majorBidi" w:cstheme="majorBidi"/>
            <w:color w:val="000000" w:themeColor="text1"/>
            <w:sz w:val="22"/>
            <w:szCs w:val="22"/>
          </w:rPr>
          <w:delText>ing</w:delText>
        </w:r>
        <w:r w:rsidR="00FF6038" w:rsidRPr="00C578B3" w:rsidDel="00537D02">
          <w:rPr>
            <w:rFonts w:asciiTheme="majorBidi" w:hAnsiTheme="majorBidi" w:cstheme="majorBidi"/>
            <w:color w:val="000000" w:themeColor="text1"/>
            <w:sz w:val="22"/>
            <w:szCs w:val="22"/>
          </w:rPr>
          <w:delText xml:space="preserve"> the frame to a smaller</w:delText>
        </w:r>
        <w:r w:rsidR="00861E57" w:rsidRPr="00C578B3" w:rsidDel="00537D02">
          <w:rPr>
            <w:rFonts w:asciiTheme="majorBidi" w:hAnsiTheme="majorBidi" w:cstheme="majorBidi"/>
            <w:color w:val="000000" w:themeColor="text1"/>
            <w:sz w:val="22"/>
            <w:szCs w:val="22"/>
          </w:rPr>
          <w:delText xml:space="preserve"> </w:delText>
        </w:r>
        <w:r w:rsidR="00FF6038" w:rsidRPr="00C578B3" w:rsidDel="00537D02">
          <w:rPr>
            <w:rFonts w:asciiTheme="majorBidi" w:hAnsiTheme="majorBidi" w:cstheme="majorBidi"/>
            <w:color w:val="000000" w:themeColor="text1"/>
            <w:sz w:val="22"/>
            <w:szCs w:val="22"/>
          </w:rPr>
          <w:delText xml:space="preserve">size, </w:delText>
        </w:r>
        <w:r w:rsidR="00430109" w:rsidRPr="00C578B3" w:rsidDel="00537D02">
          <w:rPr>
            <w:rFonts w:asciiTheme="majorBidi" w:hAnsiTheme="majorBidi" w:cstheme="majorBidi"/>
            <w:color w:val="000000" w:themeColor="text1"/>
            <w:sz w:val="22"/>
            <w:szCs w:val="22"/>
          </w:rPr>
          <w:delText>(</w:delText>
        </w:r>
        <w:r w:rsidR="00FF6038" w:rsidRPr="00C578B3" w:rsidDel="00537D02">
          <w:rPr>
            <w:rFonts w:asciiTheme="majorBidi" w:hAnsiTheme="majorBidi" w:cstheme="majorBidi"/>
            <w:color w:val="000000" w:themeColor="text1"/>
            <w:sz w:val="22"/>
            <w:szCs w:val="22"/>
          </w:rPr>
          <w:delText>has a configurable variable</w:delText>
        </w:r>
        <w:r w:rsidR="00430109" w:rsidRPr="00C578B3" w:rsidDel="00537D02">
          <w:rPr>
            <w:rFonts w:asciiTheme="majorBidi" w:hAnsiTheme="majorBidi" w:cstheme="majorBidi"/>
            <w:color w:val="000000" w:themeColor="text1"/>
            <w:sz w:val="22"/>
            <w:szCs w:val="22"/>
          </w:rPr>
          <w:delText xml:space="preserve"> </w:delText>
        </w:r>
        <w:r w:rsidR="00FF6038" w:rsidRPr="00C578B3" w:rsidDel="00537D02">
          <w:rPr>
            <w:rFonts w:asciiTheme="majorBidi" w:hAnsiTheme="majorBidi" w:cstheme="majorBidi"/>
            <w:color w:val="000000" w:themeColor="text1"/>
            <w:sz w:val="22"/>
            <w:szCs w:val="22"/>
          </w:rPr>
          <w:delText>i.e. resize_width, default=640)</w:delText>
        </w:r>
        <w:r w:rsidR="00753327" w:rsidRPr="00C578B3" w:rsidDel="00537D02">
          <w:rPr>
            <w:rFonts w:asciiTheme="majorBidi" w:hAnsiTheme="majorBidi" w:cstheme="majorBidi"/>
            <w:color w:val="000000" w:themeColor="text1"/>
            <w:sz w:val="22"/>
            <w:szCs w:val="22"/>
          </w:rPr>
          <w:delText xml:space="preserve">. The resized frames </w:delText>
        </w:r>
        <w:r w:rsidR="003F3D2F" w:rsidRPr="00C578B3" w:rsidDel="00537D02">
          <w:rPr>
            <w:rFonts w:asciiTheme="majorBidi" w:hAnsiTheme="majorBidi" w:cstheme="majorBidi"/>
            <w:color w:val="000000" w:themeColor="text1"/>
            <w:sz w:val="22"/>
            <w:szCs w:val="22"/>
          </w:rPr>
          <w:delText>are</w:delText>
        </w:r>
        <w:r w:rsidR="00753327" w:rsidRPr="00C578B3" w:rsidDel="00537D02">
          <w:rPr>
            <w:rFonts w:asciiTheme="majorBidi" w:hAnsiTheme="majorBidi" w:cstheme="majorBidi"/>
            <w:color w:val="000000" w:themeColor="text1"/>
            <w:sz w:val="22"/>
            <w:szCs w:val="22"/>
          </w:rPr>
          <w:delText xml:space="preserve"> then converted to a greyscale</w:delText>
        </w:r>
        <w:r w:rsidR="001B6C8A" w:rsidRPr="00C578B3" w:rsidDel="00537D02">
          <w:rPr>
            <w:rFonts w:asciiTheme="majorBidi" w:hAnsiTheme="majorBidi" w:cstheme="majorBidi"/>
            <w:color w:val="000000" w:themeColor="text1"/>
            <w:sz w:val="22"/>
            <w:szCs w:val="22"/>
          </w:rPr>
          <w:delText xml:space="preserve"> using ‘</w:delText>
        </w:r>
        <w:r w:rsidR="001B6C8A" w:rsidRPr="00C578B3" w:rsidDel="00537D02">
          <w:rPr>
            <w:rFonts w:asciiTheme="majorBidi" w:hAnsiTheme="majorBidi" w:cstheme="majorBidi"/>
            <w:i/>
            <w:iCs/>
            <w:color w:val="000000" w:themeColor="text1"/>
            <w:sz w:val="22"/>
            <w:szCs w:val="22"/>
          </w:rPr>
          <w:delText>cv2.cvtColor()</w:delText>
        </w:r>
        <w:r w:rsidR="001B6C8A" w:rsidRPr="00C578B3" w:rsidDel="00537D02">
          <w:rPr>
            <w:rFonts w:asciiTheme="majorBidi" w:hAnsiTheme="majorBidi" w:cstheme="majorBidi"/>
            <w:color w:val="000000" w:themeColor="text1"/>
            <w:sz w:val="22"/>
            <w:szCs w:val="22"/>
          </w:rPr>
          <w:delText>’</w:delText>
        </w:r>
        <w:r w:rsidR="00DD0E13" w:rsidRPr="00C578B3" w:rsidDel="00537D02">
          <w:rPr>
            <w:rFonts w:asciiTheme="majorBidi" w:hAnsiTheme="majorBidi" w:cstheme="majorBidi"/>
            <w:color w:val="000000" w:themeColor="text1"/>
            <w:sz w:val="22"/>
            <w:szCs w:val="22"/>
          </w:rPr>
          <w:delText>,</w:delText>
        </w:r>
        <w:r w:rsidR="00430109" w:rsidRPr="00C578B3" w:rsidDel="00537D02">
          <w:rPr>
            <w:rFonts w:asciiTheme="majorBidi" w:hAnsiTheme="majorBidi" w:cstheme="majorBidi"/>
            <w:color w:val="000000" w:themeColor="text1"/>
            <w:sz w:val="22"/>
            <w:szCs w:val="22"/>
          </w:rPr>
          <w:delText xml:space="preserve"> </w:delText>
        </w:r>
        <w:r w:rsidR="00DD0E13" w:rsidRPr="00C578B3" w:rsidDel="00537D02">
          <w:rPr>
            <w:rFonts w:asciiTheme="majorBidi" w:hAnsiTheme="majorBidi" w:cstheme="majorBidi"/>
            <w:color w:val="000000" w:themeColor="text1"/>
            <w:sz w:val="22"/>
            <w:szCs w:val="22"/>
          </w:rPr>
          <w:delText xml:space="preserve">a single </w:delText>
        </w:r>
        <w:r w:rsidR="00430109" w:rsidRPr="00C578B3" w:rsidDel="00537D02">
          <w:rPr>
            <w:rFonts w:asciiTheme="majorBidi" w:hAnsiTheme="majorBidi" w:cstheme="majorBidi"/>
            <w:color w:val="000000" w:themeColor="text1"/>
            <w:sz w:val="22"/>
            <w:szCs w:val="22"/>
          </w:rPr>
          <w:delText xml:space="preserve">colour </w:delText>
        </w:r>
        <w:r w:rsidR="00DD0E13" w:rsidRPr="00C578B3" w:rsidDel="00537D02">
          <w:rPr>
            <w:rFonts w:asciiTheme="majorBidi" w:hAnsiTheme="majorBidi" w:cstheme="majorBidi"/>
            <w:color w:val="000000" w:themeColor="text1"/>
            <w:sz w:val="22"/>
            <w:szCs w:val="22"/>
          </w:rPr>
          <w:delText xml:space="preserve">channel with pixel value ranging from (0/black </w:delText>
        </w:r>
        <w:r w:rsidR="00DD0E13" w:rsidRPr="00C578B3" w:rsidDel="00537D02">
          <w:rPr>
            <w:rFonts w:asciiTheme="majorBidi" w:hAnsiTheme="majorBidi" w:cstheme="majorBidi"/>
            <w:b/>
            <w:bCs/>
            <w:color w:val="000000" w:themeColor="text1"/>
            <w:sz w:val="22"/>
            <w:szCs w:val="22"/>
          </w:rPr>
          <w:delText>—</w:delText>
        </w:r>
        <w:r w:rsidR="00DD0E13" w:rsidRPr="00C578B3" w:rsidDel="00537D02">
          <w:rPr>
            <w:rFonts w:asciiTheme="majorBidi" w:hAnsiTheme="majorBidi" w:cstheme="majorBidi"/>
            <w:color w:val="9F4110" w:themeColor="accent2" w:themeShade="BF"/>
            <w:sz w:val="22"/>
            <w:szCs w:val="22"/>
          </w:rPr>
          <w:delText xml:space="preserve"> </w:delText>
        </w:r>
        <w:r w:rsidR="00DD0E13" w:rsidRPr="00C578B3" w:rsidDel="00537D02">
          <w:rPr>
            <w:rFonts w:asciiTheme="majorBidi" w:hAnsiTheme="majorBidi" w:cstheme="majorBidi"/>
            <w:color w:val="000000" w:themeColor="text1"/>
            <w:sz w:val="22"/>
            <w:szCs w:val="22"/>
          </w:rPr>
          <w:delText>255/white)</w:delText>
        </w:r>
        <w:r w:rsidR="00814942" w:rsidRPr="00C578B3" w:rsidDel="00537D02">
          <w:rPr>
            <w:rFonts w:asciiTheme="majorBidi" w:hAnsiTheme="majorBidi" w:cstheme="majorBidi"/>
            <w:color w:val="000000" w:themeColor="text1"/>
            <w:sz w:val="22"/>
            <w:szCs w:val="22"/>
          </w:rPr>
          <w:delText>.</w:delText>
        </w:r>
      </w:del>
    </w:p>
    <w:p w14:paraId="6182F9A0" w14:textId="1F69BA6F" w:rsidR="00406577" w:rsidRPr="00C578B3" w:rsidDel="00537D02" w:rsidRDefault="00873E05" w:rsidP="00F766F1">
      <w:pPr>
        <w:spacing w:beforeLines="40" w:before="96" w:afterLines="40" w:after="96" w:line="276" w:lineRule="auto"/>
        <w:jc w:val="both"/>
        <w:rPr>
          <w:del w:id="743" w:author="Mohanad Alemam" w:date="2026-07-06T17:57:00Z" w16du:dateUtc="2026-07-06T16:57:00Z"/>
          <w:rFonts w:asciiTheme="majorBidi" w:hAnsiTheme="majorBidi" w:cstheme="majorBidi"/>
          <w:i/>
          <w:iCs/>
          <w:color w:val="000000" w:themeColor="text1"/>
          <w:sz w:val="22"/>
          <w:szCs w:val="22"/>
        </w:rPr>
      </w:pPr>
      <w:del w:id="744" w:author="Mohanad Alemam" w:date="2026-07-06T17:57:00Z" w16du:dateUtc="2026-07-06T16:57:00Z">
        <w:r w:rsidRPr="00C578B3" w:rsidDel="00537D02">
          <w:rPr>
            <w:rFonts w:asciiTheme="majorBidi" w:hAnsiTheme="majorBidi" w:cstheme="majorBidi"/>
            <w:b/>
            <w:bCs/>
            <w:color w:val="000000" w:themeColor="text1"/>
            <w:sz w:val="22"/>
            <w:szCs w:val="22"/>
          </w:rPr>
          <w:delText>The heuristic filter</w:delText>
        </w:r>
        <w:r w:rsidR="00AE1344" w:rsidRPr="00C578B3" w:rsidDel="00537D02">
          <w:rPr>
            <w:rFonts w:asciiTheme="majorBidi" w:hAnsiTheme="majorBidi" w:cstheme="majorBidi"/>
            <w:b/>
            <w:bCs/>
            <w:color w:val="000000" w:themeColor="text1"/>
            <w:sz w:val="22"/>
            <w:szCs w:val="22"/>
          </w:rPr>
          <w:delText>:</w:delText>
        </w:r>
        <w:r w:rsidR="00361F7A" w:rsidRPr="00C578B3" w:rsidDel="00537D02">
          <w:rPr>
            <w:rFonts w:asciiTheme="majorBidi" w:hAnsiTheme="majorBidi" w:cstheme="majorBidi"/>
            <w:b/>
            <w:bCs/>
            <w:color w:val="000000" w:themeColor="text1"/>
            <w:sz w:val="22"/>
            <w:szCs w:val="22"/>
          </w:rPr>
          <w:delText xml:space="preserve"> </w:delText>
        </w:r>
        <w:r w:rsidR="00361F7A" w:rsidRPr="00C578B3" w:rsidDel="00537D02">
          <w:rPr>
            <w:rFonts w:asciiTheme="majorBidi" w:hAnsiTheme="majorBidi" w:cstheme="majorBidi"/>
            <w:color w:val="000000" w:themeColor="text1"/>
            <w:sz w:val="22"/>
            <w:szCs w:val="22"/>
          </w:rPr>
          <w:delText>A</w:delText>
        </w:r>
        <w:r w:rsidR="00DB659A" w:rsidRPr="00C578B3" w:rsidDel="00537D02">
          <w:rPr>
            <w:rFonts w:asciiTheme="majorBidi" w:hAnsiTheme="majorBidi" w:cstheme="majorBidi"/>
            <w:color w:val="000000" w:themeColor="text1"/>
            <w:sz w:val="22"/>
            <w:szCs w:val="22"/>
          </w:rPr>
          <w:delText xml:space="preserve"> vital component of this pipeline</w:delText>
        </w:r>
        <w:r w:rsidR="00830F09" w:rsidRPr="00C578B3" w:rsidDel="00537D02">
          <w:rPr>
            <w:rFonts w:asciiTheme="majorBidi" w:hAnsiTheme="majorBidi" w:cstheme="majorBidi"/>
            <w:color w:val="000000" w:themeColor="text1"/>
            <w:sz w:val="22"/>
            <w:szCs w:val="22"/>
          </w:rPr>
          <w:delText>.</w:delText>
        </w:r>
        <w:r w:rsidR="00861E57" w:rsidRPr="00C578B3" w:rsidDel="00537D02">
          <w:rPr>
            <w:rFonts w:asciiTheme="majorBidi" w:hAnsiTheme="majorBidi" w:cstheme="majorBidi"/>
            <w:color w:val="000000" w:themeColor="text1"/>
            <w:sz w:val="22"/>
            <w:szCs w:val="22"/>
          </w:rPr>
          <w:delText xml:space="preserve"> </w:delText>
        </w:r>
        <w:r w:rsidR="00830F09" w:rsidRPr="00C578B3" w:rsidDel="00537D02">
          <w:rPr>
            <w:rFonts w:asciiTheme="majorBidi" w:hAnsiTheme="majorBidi" w:cstheme="majorBidi"/>
            <w:color w:val="000000" w:themeColor="text1"/>
            <w:sz w:val="22"/>
            <w:szCs w:val="22"/>
          </w:rPr>
          <w:delText xml:space="preserve">As illustrated in </w:delText>
        </w:r>
        <w:r w:rsidR="00830F09" w:rsidRPr="00C578B3" w:rsidDel="00537D02">
          <w:rPr>
            <w:rFonts w:asciiTheme="majorBidi" w:hAnsiTheme="majorBidi" w:cstheme="majorBidi"/>
            <w:color w:val="000000" w:themeColor="text1"/>
            <w:sz w:val="22"/>
            <w:szCs w:val="22"/>
            <w:rPrChange w:id="745" w:author="Mohanad Alemam" w:date="2026-07-06T18:07:00Z" w16du:dateUtc="2026-07-06T17:07:00Z">
              <w:rPr>
                <w:rFonts w:asciiTheme="majorBidi" w:hAnsiTheme="majorBidi" w:cstheme="majorBidi"/>
                <w:color w:val="000000" w:themeColor="text1"/>
                <w:sz w:val="22"/>
                <w:szCs w:val="22"/>
                <w:highlight w:val="cyan"/>
              </w:rPr>
            </w:rPrChange>
          </w:rPr>
          <w:delText>Figure 3</w:delText>
        </w:r>
        <w:r w:rsidR="007E5748" w:rsidRPr="00C578B3" w:rsidDel="00537D02">
          <w:rPr>
            <w:rFonts w:asciiTheme="majorBidi" w:hAnsiTheme="majorBidi" w:cstheme="majorBidi"/>
            <w:color w:val="000000" w:themeColor="text1"/>
            <w:sz w:val="22"/>
            <w:szCs w:val="22"/>
          </w:rPr>
          <w:delText xml:space="preserve"> this filter is computationally cheap as</w:delText>
        </w:r>
        <w:r w:rsidR="00DB659A" w:rsidRPr="00C578B3" w:rsidDel="00537D02">
          <w:rPr>
            <w:rFonts w:asciiTheme="majorBidi" w:hAnsiTheme="majorBidi" w:cstheme="majorBidi"/>
            <w:color w:val="000000" w:themeColor="text1"/>
            <w:sz w:val="22"/>
            <w:szCs w:val="22"/>
          </w:rPr>
          <w:delText xml:space="preserve"> it uses the greyscale frame to</w:delText>
        </w:r>
        <w:r w:rsidR="00406577" w:rsidRPr="00C578B3" w:rsidDel="00537D02">
          <w:rPr>
            <w:rFonts w:asciiTheme="majorBidi" w:hAnsiTheme="majorBidi" w:cstheme="majorBidi"/>
            <w:color w:val="000000" w:themeColor="text1"/>
            <w:sz w:val="22"/>
            <w:szCs w:val="22"/>
          </w:rPr>
          <w:delText xml:space="preserve"> check whether the frame is interesting by</w:delText>
        </w:r>
        <w:r w:rsidR="00DB659A" w:rsidRPr="00C578B3" w:rsidDel="00537D02">
          <w:rPr>
            <w:rFonts w:asciiTheme="majorBidi" w:hAnsiTheme="majorBidi" w:cstheme="majorBidi"/>
            <w:color w:val="000000" w:themeColor="text1"/>
            <w:sz w:val="22"/>
            <w:szCs w:val="22"/>
          </w:rPr>
          <w:delText xml:space="preserve"> calculate a change </w:delText>
        </w:r>
        <w:r w:rsidR="00DB659A" w:rsidRPr="00C578B3" w:rsidDel="00537D02">
          <w:rPr>
            <w:rFonts w:asciiTheme="majorBidi" w:hAnsiTheme="majorBidi" w:cstheme="majorBidi"/>
            <w:color w:val="000000" w:themeColor="text1"/>
            <w:sz w:val="22"/>
            <w:szCs w:val="22"/>
            <w:rPrChange w:id="746" w:author="Mohanad Alemam" w:date="2026-07-06T18:07:00Z" w16du:dateUtc="2026-07-06T17:07:00Z">
              <w:rPr>
                <w:rFonts w:asciiTheme="majorBidi" w:hAnsiTheme="majorBidi" w:cstheme="majorBidi"/>
                <w:color w:val="000000" w:themeColor="text1"/>
                <w:sz w:val="22"/>
                <w:szCs w:val="22"/>
                <w:highlight w:val="cyan"/>
              </w:rPr>
            </w:rPrChange>
          </w:rPr>
          <w:delText>score (0-255)</w:delText>
        </w:r>
        <w:r w:rsidR="003443ED" w:rsidRPr="00C578B3" w:rsidDel="00537D02">
          <w:rPr>
            <w:rFonts w:asciiTheme="majorBidi" w:hAnsiTheme="majorBidi" w:cstheme="majorBidi"/>
            <w:color w:val="000000" w:themeColor="text1"/>
            <w:sz w:val="22"/>
            <w:szCs w:val="22"/>
          </w:rPr>
          <w:delText xml:space="preserve"> </w:delText>
        </w:r>
        <w:r w:rsidR="00361F7A" w:rsidRPr="00C578B3" w:rsidDel="00537D02">
          <w:rPr>
            <w:rFonts w:asciiTheme="majorBidi" w:hAnsiTheme="majorBidi" w:cstheme="majorBidi"/>
            <w:color w:val="000000" w:themeColor="text1"/>
            <w:sz w:val="22"/>
            <w:szCs w:val="22"/>
          </w:rPr>
          <w:delText>based on the</w:delText>
        </w:r>
        <w:r w:rsidR="003443ED" w:rsidRPr="00C578B3" w:rsidDel="00537D02">
          <w:rPr>
            <w:rFonts w:asciiTheme="majorBidi" w:hAnsiTheme="majorBidi" w:cstheme="majorBidi"/>
            <w:color w:val="000000" w:themeColor="text1"/>
            <w:sz w:val="22"/>
            <w:szCs w:val="22"/>
          </w:rPr>
          <w:delText xml:space="preserve"> </w:delText>
        </w:r>
        <w:r w:rsidR="00DB659A" w:rsidRPr="00C578B3" w:rsidDel="00537D02">
          <w:rPr>
            <w:rFonts w:asciiTheme="majorBidi" w:hAnsiTheme="majorBidi" w:cstheme="majorBidi"/>
            <w:b/>
            <w:bCs/>
            <w:color w:val="000000" w:themeColor="text1"/>
            <w:sz w:val="22"/>
            <w:szCs w:val="22"/>
          </w:rPr>
          <w:delText>mean absolute difference in pixel intensity</w:delText>
        </w:r>
        <w:r w:rsidR="00DB659A" w:rsidRPr="00C578B3" w:rsidDel="00537D02">
          <w:rPr>
            <w:rFonts w:asciiTheme="majorBidi" w:hAnsiTheme="majorBidi" w:cstheme="majorBidi"/>
            <w:color w:val="000000" w:themeColor="text1"/>
            <w:sz w:val="22"/>
            <w:szCs w:val="22"/>
          </w:rPr>
          <w:delText xml:space="preserve"> between the current frame and</w:delText>
        </w:r>
        <w:r w:rsidR="00361F7A" w:rsidRPr="00C578B3" w:rsidDel="00537D02">
          <w:rPr>
            <w:rFonts w:asciiTheme="majorBidi" w:hAnsiTheme="majorBidi" w:cstheme="majorBidi"/>
            <w:color w:val="000000" w:themeColor="text1"/>
            <w:sz w:val="22"/>
            <w:szCs w:val="22"/>
          </w:rPr>
          <w:delText xml:space="preserve"> its predecessor using</w:delText>
        </w:r>
        <w:r w:rsidR="00EB3713" w:rsidRPr="00C578B3" w:rsidDel="00537D02">
          <w:rPr>
            <w:rFonts w:asciiTheme="majorBidi" w:hAnsiTheme="majorBidi" w:cstheme="majorBidi"/>
            <w:color w:val="000000" w:themeColor="text1"/>
            <w:sz w:val="22"/>
            <w:szCs w:val="22"/>
          </w:rPr>
          <w:delText xml:space="preserve"> ‘</w:delText>
        </w:r>
        <w:r w:rsidR="00EB3713" w:rsidRPr="00C578B3" w:rsidDel="00537D02">
          <w:rPr>
            <w:rFonts w:asciiTheme="majorBidi" w:hAnsiTheme="majorBidi" w:cstheme="majorBidi"/>
            <w:i/>
            <w:iCs/>
            <w:color w:val="000000" w:themeColor="text1"/>
            <w:sz w:val="22"/>
            <w:szCs w:val="22"/>
          </w:rPr>
          <w:delText>cv2.absdiff()</w:delText>
        </w:r>
        <w:r w:rsidR="00EB3713" w:rsidRPr="00C578B3" w:rsidDel="00537D02">
          <w:rPr>
            <w:rFonts w:asciiTheme="majorBidi" w:hAnsiTheme="majorBidi" w:cstheme="majorBidi"/>
            <w:color w:val="000000" w:themeColor="text1"/>
            <w:sz w:val="22"/>
            <w:szCs w:val="22"/>
          </w:rPr>
          <w:delText>’</w:delText>
        </w:r>
        <w:r w:rsidR="00830F09" w:rsidRPr="00C578B3" w:rsidDel="00537D02">
          <w:rPr>
            <w:rFonts w:asciiTheme="majorBidi" w:hAnsiTheme="majorBidi" w:cstheme="majorBidi"/>
            <w:color w:val="000000" w:themeColor="text1"/>
            <w:sz w:val="22"/>
            <w:szCs w:val="22"/>
          </w:rPr>
          <w:delText xml:space="preserve">. </w:delText>
        </w:r>
        <w:r w:rsidR="00C56177" w:rsidRPr="00C578B3" w:rsidDel="00537D02">
          <w:rPr>
            <w:rFonts w:asciiTheme="majorBidi" w:hAnsiTheme="majorBidi" w:cstheme="majorBidi"/>
            <w:color w:val="000000" w:themeColor="text1"/>
            <w:sz w:val="22"/>
            <w:szCs w:val="22"/>
          </w:rPr>
          <w:delText>The heuristic filter seeds the first frame as a re</w:delText>
        </w:r>
        <w:r w:rsidR="003F7287" w:rsidRPr="00C578B3" w:rsidDel="00537D02">
          <w:rPr>
            <w:rFonts w:asciiTheme="majorBidi" w:hAnsiTheme="majorBidi" w:cstheme="majorBidi"/>
            <w:color w:val="000000" w:themeColor="text1"/>
            <w:sz w:val="22"/>
            <w:szCs w:val="22"/>
          </w:rPr>
          <w:delText>ference</w:delText>
        </w:r>
        <w:r w:rsidR="00C56177" w:rsidRPr="00C578B3" w:rsidDel="00537D02">
          <w:rPr>
            <w:rFonts w:asciiTheme="majorBidi" w:hAnsiTheme="majorBidi" w:cstheme="majorBidi"/>
            <w:color w:val="000000" w:themeColor="text1"/>
            <w:sz w:val="22"/>
            <w:szCs w:val="22"/>
          </w:rPr>
          <w:delText xml:space="preserve"> (no detection) and skips to the second to compute this score. </w:delText>
        </w:r>
        <w:r w:rsidR="00830F09" w:rsidRPr="00C578B3" w:rsidDel="00537D02">
          <w:rPr>
            <w:rFonts w:asciiTheme="majorBidi" w:hAnsiTheme="majorBidi" w:cstheme="majorBidi"/>
            <w:color w:val="000000" w:themeColor="text1"/>
            <w:sz w:val="22"/>
            <w:szCs w:val="22"/>
          </w:rPr>
          <w:delText>This change score serves a</w:delText>
        </w:r>
        <w:r w:rsidR="00361F7A" w:rsidRPr="00C578B3" w:rsidDel="00537D02">
          <w:rPr>
            <w:rFonts w:asciiTheme="majorBidi" w:hAnsiTheme="majorBidi" w:cstheme="majorBidi"/>
            <w:color w:val="000000" w:themeColor="text1"/>
            <w:sz w:val="22"/>
            <w:szCs w:val="22"/>
          </w:rPr>
          <w:delText xml:space="preserve">s </w:delText>
        </w:r>
      </w:del>
      <w:del w:id="747" w:author="Mohanad Alemam" w:date="2026-07-06T17:49:00Z" w16du:dateUtc="2026-07-06T16:49:00Z">
        <w:r w:rsidR="00361F7A" w:rsidRPr="00C578B3" w:rsidDel="00AF0D7B">
          <w:rPr>
            <w:rFonts w:asciiTheme="majorBidi" w:hAnsiTheme="majorBidi" w:cstheme="majorBidi"/>
            <w:color w:val="000000" w:themeColor="text1"/>
            <w:sz w:val="22"/>
            <w:szCs w:val="22"/>
          </w:rPr>
          <w:delText>change/</w:delText>
        </w:r>
      </w:del>
      <w:del w:id="748" w:author="Mohanad Alemam" w:date="2026-07-06T17:57:00Z" w16du:dateUtc="2026-07-06T16:57:00Z">
        <w:r w:rsidR="00361F7A" w:rsidRPr="00C578B3" w:rsidDel="00537D02">
          <w:rPr>
            <w:rFonts w:asciiTheme="majorBidi" w:hAnsiTheme="majorBidi" w:cstheme="majorBidi"/>
            <w:color w:val="000000" w:themeColor="text1"/>
            <w:sz w:val="22"/>
            <w:szCs w:val="22"/>
          </w:rPr>
          <w:delText xml:space="preserve">motion indicator. </w:delText>
        </w:r>
        <w:r w:rsidR="00406577" w:rsidRPr="00C578B3" w:rsidDel="00537D02">
          <w:rPr>
            <w:rFonts w:asciiTheme="majorBidi" w:hAnsiTheme="majorBidi" w:cstheme="majorBidi"/>
            <w:color w:val="000000" w:themeColor="text1"/>
            <w:sz w:val="22"/>
            <w:szCs w:val="22"/>
          </w:rPr>
          <w:delText>The heuristic filter</w:delText>
        </w:r>
        <w:r w:rsidR="00361F7A" w:rsidRPr="00C578B3" w:rsidDel="00537D02">
          <w:rPr>
            <w:rFonts w:asciiTheme="majorBidi" w:hAnsiTheme="majorBidi" w:cstheme="majorBidi"/>
            <w:color w:val="000000" w:themeColor="text1"/>
            <w:sz w:val="22"/>
            <w:szCs w:val="22"/>
          </w:rPr>
          <w:delText xml:space="preserve"> seeds the first frame as a refence (no detection) and skips to the second to compute the difference. It compares each frame’s change score </w:delText>
        </w:r>
        <w:r w:rsidR="00406577" w:rsidRPr="00C578B3" w:rsidDel="00537D02">
          <w:rPr>
            <w:rFonts w:asciiTheme="majorBidi" w:hAnsiTheme="majorBidi" w:cstheme="majorBidi"/>
            <w:color w:val="000000" w:themeColor="text1"/>
            <w:sz w:val="22"/>
            <w:szCs w:val="22"/>
          </w:rPr>
          <w:delText xml:space="preserve">to a configurable </w:delText>
        </w:r>
        <w:r w:rsidR="00406577" w:rsidRPr="00C578B3" w:rsidDel="00537D02">
          <w:rPr>
            <w:rFonts w:asciiTheme="majorBidi" w:hAnsiTheme="majorBidi" w:cstheme="majorBidi"/>
            <w:i/>
            <w:iCs/>
            <w:color w:val="000000" w:themeColor="text1"/>
            <w:sz w:val="22"/>
            <w:szCs w:val="22"/>
          </w:rPr>
          <w:delText>‘heuristic threshold’</w:delText>
        </w:r>
        <w:r w:rsidR="00B700FB" w:rsidRPr="00C578B3" w:rsidDel="00537D02">
          <w:rPr>
            <w:rFonts w:asciiTheme="majorBidi" w:hAnsiTheme="majorBidi" w:cstheme="majorBidi"/>
            <w:color w:val="000000" w:themeColor="text1"/>
            <w:sz w:val="22"/>
            <w:szCs w:val="22"/>
          </w:rPr>
          <w:delText>, to decide using this logic</w:delText>
        </w:r>
        <w:r w:rsidR="00406577" w:rsidRPr="00C578B3" w:rsidDel="00537D02">
          <w:rPr>
            <w:rFonts w:asciiTheme="majorBidi" w:hAnsiTheme="majorBidi" w:cstheme="majorBidi"/>
            <w:i/>
            <w:iCs/>
            <w:color w:val="000000" w:themeColor="text1"/>
            <w:sz w:val="22"/>
            <w:szCs w:val="22"/>
          </w:rPr>
          <w:delText>:</w:delText>
        </w:r>
      </w:del>
    </w:p>
    <w:p w14:paraId="73D21AE1" w14:textId="0C687E26" w:rsidR="00406577" w:rsidRPr="00C578B3" w:rsidDel="00537D02" w:rsidRDefault="00406577" w:rsidP="00F766F1">
      <w:pPr>
        <w:pStyle w:val="ListParagraph"/>
        <w:numPr>
          <w:ilvl w:val="0"/>
          <w:numId w:val="33"/>
        </w:numPr>
        <w:spacing w:beforeLines="40" w:before="96" w:afterLines="40" w:after="96" w:line="276" w:lineRule="auto"/>
        <w:jc w:val="both"/>
        <w:rPr>
          <w:del w:id="749" w:author="Mohanad Alemam" w:date="2026-07-06T17:57:00Z" w16du:dateUtc="2026-07-06T16:57:00Z"/>
          <w:rFonts w:asciiTheme="majorBidi" w:hAnsiTheme="majorBidi" w:cstheme="majorBidi"/>
          <w:i/>
          <w:iCs/>
          <w:color w:val="000000" w:themeColor="text1"/>
          <w:sz w:val="22"/>
          <w:szCs w:val="22"/>
        </w:rPr>
      </w:pPr>
      <w:del w:id="750" w:author="Mohanad Alemam" w:date="2026-07-06T17:57:00Z" w16du:dateUtc="2026-07-06T16:57:00Z">
        <w:r w:rsidRPr="00C578B3" w:rsidDel="00537D02">
          <w:rPr>
            <w:rFonts w:asciiTheme="majorBidi" w:hAnsiTheme="majorBidi" w:cstheme="majorBidi"/>
            <w:i/>
            <w:iCs/>
            <w:color w:val="000000" w:themeColor="text1"/>
            <w:sz w:val="22"/>
            <w:szCs w:val="22"/>
          </w:rPr>
          <w:delText>Change score &gt;= heuristic threshold</w:delText>
        </w:r>
        <w:r w:rsidR="00D23EE1" w:rsidRPr="00C578B3" w:rsidDel="00537D02">
          <w:rPr>
            <w:rFonts w:asciiTheme="majorBidi" w:hAnsiTheme="majorBidi" w:cstheme="majorBidi"/>
            <w:i/>
            <w:iCs/>
            <w:color w:val="000000" w:themeColor="text1"/>
            <w:sz w:val="22"/>
            <w:szCs w:val="22"/>
          </w:rPr>
          <w:delText>: frame is interesting (continue processing)</w:delText>
        </w:r>
        <w:r w:rsidRPr="00C578B3" w:rsidDel="00537D02">
          <w:rPr>
            <w:rFonts w:asciiTheme="majorBidi" w:hAnsiTheme="majorBidi" w:cstheme="majorBidi"/>
            <w:i/>
            <w:iCs/>
            <w:color w:val="000000" w:themeColor="text1"/>
            <w:sz w:val="22"/>
            <w:szCs w:val="22"/>
          </w:rPr>
          <w:delText xml:space="preserve">, return </w:delText>
        </w:r>
        <w:r w:rsidR="00553C2E" w:rsidRPr="00C578B3" w:rsidDel="00537D02">
          <w:rPr>
            <w:rFonts w:asciiTheme="majorBidi" w:hAnsiTheme="majorBidi" w:cstheme="majorBidi"/>
            <w:i/>
            <w:iCs/>
            <w:color w:val="000000" w:themeColor="text1"/>
            <w:sz w:val="22"/>
            <w:szCs w:val="22"/>
          </w:rPr>
          <w:delText>(</w:delText>
        </w:r>
        <w:r w:rsidRPr="00C578B3" w:rsidDel="00537D02">
          <w:rPr>
            <w:rFonts w:asciiTheme="majorBidi" w:hAnsiTheme="majorBidi" w:cstheme="majorBidi"/>
            <w:i/>
            <w:iCs/>
            <w:color w:val="000000" w:themeColor="text1"/>
            <w:sz w:val="22"/>
            <w:szCs w:val="22"/>
          </w:rPr>
          <w:delText>True,</w:delText>
        </w:r>
        <w:r w:rsidR="00553C2E" w:rsidRPr="00C578B3" w:rsidDel="00537D02">
          <w:rPr>
            <w:rFonts w:asciiTheme="majorBidi" w:hAnsiTheme="majorBidi" w:cstheme="majorBidi"/>
            <w:i/>
            <w:iCs/>
            <w:color w:val="000000" w:themeColor="text1"/>
            <w:sz w:val="22"/>
            <w:szCs w:val="22"/>
          </w:rPr>
          <w:delText xml:space="preserve"> </w:delText>
        </w:r>
        <w:r w:rsidRPr="00C578B3" w:rsidDel="00537D02">
          <w:rPr>
            <w:rFonts w:asciiTheme="majorBidi" w:hAnsiTheme="majorBidi" w:cstheme="majorBidi"/>
            <w:i/>
            <w:iCs/>
            <w:color w:val="000000" w:themeColor="text1"/>
            <w:sz w:val="22"/>
            <w:szCs w:val="22"/>
          </w:rPr>
          <w:delText>the change score</w:delText>
        </w:r>
        <w:r w:rsidR="00553C2E" w:rsidRPr="00C578B3" w:rsidDel="00537D02">
          <w:rPr>
            <w:rFonts w:asciiTheme="majorBidi" w:hAnsiTheme="majorBidi" w:cstheme="majorBidi"/>
            <w:i/>
            <w:iCs/>
            <w:color w:val="000000" w:themeColor="text1"/>
            <w:sz w:val="22"/>
            <w:szCs w:val="22"/>
          </w:rPr>
          <w:delText>).</w:delText>
        </w:r>
      </w:del>
    </w:p>
    <w:p w14:paraId="6B1084A8" w14:textId="581F3703" w:rsidR="00861E57" w:rsidRPr="00C578B3" w:rsidDel="00537D02" w:rsidRDefault="00406577" w:rsidP="00F766F1">
      <w:pPr>
        <w:pStyle w:val="ListParagraph"/>
        <w:numPr>
          <w:ilvl w:val="0"/>
          <w:numId w:val="33"/>
        </w:numPr>
        <w:spacing w:beforeLines="40" w:before="96" w:afterLines="40" w:after="96" w:line="276" w:lineRule="auto"/>
        <w:jc w:val="both"/>
        <w:rPr>
          <w:del w:id="751" w:author="Mohanad Alemam" w:date="2026-07-06T17:57:00Z" w16du:dateUtc="2026-07-06T16:57:00Z"/>
          <w:rFonts w:asciiTheme="majorBidi" w:hAnsiTheme="majorBidi" w:cstheme="majorBidi"/>
          <w:i/>
          <w:iCs/>
          <w:color w:val="000000" w:themeColor="text1"/>
          <w:sz w:val="22"/>
          <w:szCs w:val="22"/>
        </w:rPr>
      </w:pPr>
      <w:del w:id="752" w:author="Mohanad Alemam" w:date="2026-07-06T17:57:00Z" w16du:dateUtc="2026-07-06T16:57:00Z">
        <w:r w:rsidRPr="00C578B3" w:rsidDel="00537D02">
          <w:rPr>
            <w:rFonts w:asciiTheme="majorBidi" w:hAnsiTheme="majorBidi" w:cstheme="majorBidi"/>
            <w:i/>
            <w:iCs/>
            <w:color w:val="000000" w:themeColor="text1"/>
            <w:sz w:val="22"/>
            <w:szCs w:val="22"/>
          </w:rPr>
          <w:delText xml:space="preserve">Change score &lt; heuristic threshold, return </w:delText>
        </w:r>
        <w:r w:rsidR="00553C2E" w:rsidRPr="00C578B3" w:rsidDel="00537D02">
          <w:rPr>
            <w:rFonts w:asciiTheme="majorBidi" w:hAnsiTheme="majorBidi" w:cstheme="majorBidi"/>
            <w:i/>
            <w:iCs/>
            <w:color w:val="000000" w:themeColor="text1"/>
            <w:sz w:val="22"/>
            <w:szCs w:val="22"/>
          </w:rPr>
          <w:delText>(</w:delText>
        </w:r>
        <w:r w:rsidRPr="00C578B3" w:rsidDel="00537D02">
          <w:rPr>
            <w:rFonts w:asciiTheme="majorBidi" w:hAnsiTheme="majorBidi" w:cstheme="majorBidi"/>
            <w:i/>
            <w:iCs/>
            <w:color w:val="000000" w:themeColor="text1"/>
            <w:sz w:val="22"/>
            <w:szCs w:val="22"/>
          </w:rPr>
          <w:delText>False,</w:delText>
        </w:r>
        <w:r w:rsidR="00553C2E" w:rsidRPr="00C578B3" w:rsidDel="00537D02">
          <w:rPr>
            <w:rFonts w:asciiTheme="majorBidi" w:hAnsiTheme="majorBidi" w:cstheme="majorBidi"/>
            <w:i/>
            <w:iCs/>
            <w:color w:val="000000" w:themeColor="text1"/>
            <w:sz w:val="22"/>
            <w:szCs w:val="22"/>
          </w:rPr>
          <w:delText xml:space="preserve"> </w:delText>
        </w:r>
        <w:r w:rsidRPr="00C578B3" w:rsidDel="00537D02">
          <w:rPr>
            <w:rFonts w:asciiTheme="majorBidi" w:hAnsiTheme="majorBidi" w:cstheme="majorBidi"/>
            <w:i/>
            <w:iCs/>
            <w:color w:val="000000" w:themeColor="text1"/>
            <w:sz w:val="22"/>
            <w:szCs w:val="22"/>
          </w:rPr>
          <w:delText xml:space="preserve">the change </w:delText>
        </w:r>
        <w:r w:rsidR="002B12F4" w:rsidRPr="00C578B3" w:rsidDel="00537D02">
          <w:rPr>
            <w:rFonts w:asciiTheme="majorBidi" w:hAnsiTheme="majorBidi" w:cstheme="majorBidi"/>
            <w:i/>
            <w:iCs/>
            <w:color w:val="000000" w:themeColor="text1"/>
            <w:sz w:val="22"/>
            <w:szCs w:val="22"/>
          </w:rPr>
          <w:delText>score</w:delText>
        </w:r>
        <w:r w:rsidR="00553C2E" w:rsidRPr="00C578B3" w:rsidDel="00537D02">
          <w:rPr>
            <w:rFonts w:asciiTheme="majorBidi" w:hAnsiTheme="majorBidi" w:cstheme="majorBidi"/>
            <w:i/>
            <w:iCs/>
            <w:color w:val="000000" w:themeColor="text1"/>
            <w:sz w:val="22"/>
            <w:szCs w:val="22"/>
          </w:rPr>
          <w:delText>)</w:delText>
        </w:r>
        <w:r w:rsidR="00746516" w:rsidRPr="00C578B3" w:rsidDel="00537D02">
          <w:rPr>
            <w:rFonts w:asciiTheme="majorBidi" w:hAnsiTheme="majorBidi" w:cstheme="majorBidi"/>
            <w:i/>
            <w:iCs/>
            <w:color w:val="000000" w:themeColor="text1"/>
            <w:sz w:val="22"/>
            <w:szCs w:val="22"/>
          </w:rPr>
          <w:delText>.</w:delText>
        </w:r>
      </w:del>
    </w:p>
    <w:p w14:paraId="7845690B" w14:textId="24F87A3A" w:rsidR="003A3C00" w:rsidRPr="00C578B3" w:rsidDel="00537D02" w:rsidRDefault="002B12F4" w:rsidP="00F766F1">
      <w:pPr>
        <w:spacing w:beforeLines="40" w:before="96" w:afterLines="40" w:after="96" w:line="276" w:lineRule="auto"/>
        <w:jc w:val="both"/>
        <w:rPr>
          <w:del w:id="753" w:author="Mohanad Alemam" w:date="2026-07-06T17:57:00Z" w16du:dateUtc="2026-07-06T16:57:00Z"/>
          <w:rFonts w:asciiTheme="majorBidi" w:hAnsiTheme="majorBidi" w:cstheme="majorBidi"/>
          <w:b/>
          <w:bCs/>
          <w:color w:val="000000" w:themeColor="text1"/>
          <w:sz w:val="22"/>
          <w:szCs w:val="22"/>
        </w:rPr>
      </w:pPr>
      <w:del w:id="754" w:author="Mohanad Alemam" w:date="2026-07-06T17:57:00Z" w16du:dateUtc="2026-07-06T16:57:00Z">
        <w:r w:rsidRPr="00C578B3" w:rsidDel="00537D02">
          <w:rPr>
            <w:rFonts w:asciiTheme="majorBidi" w:hAnsiTheme="majorBidi" w:cstheme="majorBidi"/>
            <w:color w:val="000000" w:themeColor="text1"/>
            <w:sz w:val="22"/>
            <w:szCs w:val="22"/>
          </w:rPr>
          <w:delText>If False, drop the frame (no further processing), if True, the frame is interesting and significant change has been detected</w:delText>
        </w:r>
        <w:r w:rsidR="00F47665" w:rsidRPr="00C578B3" w:rsidDel="00537D02">
          <w:rPr>
            <w:rFonts w:asciiTheme="majorBidi" w:hAnsiTheme="majorBidi" w:cstheme="majorBidi"/>
            <w:color w:val="000000" w:themeColor="text1"/>
            <w:sz w:val="22"/>
            <w:szCs w:val="22"/>
          </w:rPr>
          <w:delText>. Consequently,</w:delText>
        </w:r>
        <w:r w:rsidRPr="00C578B3" w:rsidDel="00537D02">
          <w:rPr>
            <w:rFonts w:asciiTheme="majorBidi" w:hAnsiTheme="majorBidi" w:cstheme="majorBidi"/>
            <w:color w:val="000000" w:themeColor="text1"/>
            <w:sz w:val="22"/>
            <w:szCs w:val="22"/>
          </w:rPr>
          <w:delText xml:space="preserve"> </w:delText>
        </w:r>
        <w:r w:rsidR="00F47665" w:rsidRPr="00C578B3" w:rsidDel="00537D02">
          <w:rPr>
            <w:rFonts w:asciiTheme="majorBidi" w:hAnsiTheme="majorBidi" w:cstheme="majorBidi"/>
            <w:color w:val="000000" w:themeColor="text1"/>
            <w:sz w:val="22"/>
            <w:szCs w:val="22"/>
          </w:rPr>
          <w:delText>continue processing</w:delText>
        </w:r>
        <w:r w:rsidR="00E06EF5" w:rsidRPr="00C578B3" w:rsidDel="00537D02">
          <w:rPr>
            <w:rFonts w:asciiTheme="majorBidi" w:hAnsiTheme="majorBidi" w:cstheme="majorBidi"/>
            <w:color w:val="000000" w:themeColor="text1"/>
            <w:sz w:val="22"/>
            <w:szCs w:val="22"/>
          </w:rPr>
          <w:delText xml:space="preserve"> the frame</w:delText>
        </w:r>
        <w:r w:rsidRPr="00C578B3" w:rsidDel="00537D02">
          <w:rPr>
            <w:rFonts w:asciiTheme="majorBidi" w:hAnsiTheme="majorBidi" w:cstheme="majorBidi"/>
            <w:color w:val="000000" w:themeColor="text1"/>
            <w:sz w:val="22"/>
            <w:szCs w:val="22"/>
          </w:rPr>
          <w:delText>.</w:delText>
        </w:r>
      </w:del>
    </w:p>
    <w:p w14:paraId="1F43D521" w14:textId="022ACB33" w:rsidR="003A3C00" w:rsidRPr="00C578B3" w:rsidDel="00537D02" w:rsidRDefault="003A3C00" w:rsidP="00F766F1">
      <w:pPr>
        <w:spacing w:beforeLines="40" w:before="96" w:afterLines="40" w:after="96" w:line="276" w:lineRule="auto"/>
        <w:jc w:val="both"/>
        <w:rPr>
          <w:del w:id="755" w:author="Mohanad Alemam" w:date="2026-07-06T17:57:00Z" w16du:dateUtc="2026-07-06T16:57:00Z"/>
          <w:rFonts w:asciiTheme="majorBidi" w:hAnsiTheme="majorBidi" w:cstheme="majorBidi"/>
          <w:color w:val="000000" w:themeColor="text1"/>
          <w:sz w:val="22"/>
          <w:szCs w:val="22"/>
        </w:rPr>
      </w:pPr>
      <w:del w:id="756" w:author="Mohanad Alemam" w:date="2026-07-06T17:57:00Z" w16du:dateUtc="2026-07-06T16:57:00Z">
        <w:r w:rsidRPr="00C578B3" w:rsidDel="00537D02">
          <w:rPr>
            <w:rFonts w:asciiTheme="majorBidi" w:hAnsiTheme="majorBidi" w:cstheme="majorBidi"/>
            <w:b/>
            <w:bCs/>
            <w:color w:val="000000" w:themeColor="text1"/>
            <w:sz w:val="22"/>
            <w:szCs w:val="22"/>
          </w:rPr>
          <w:delText>Edge model inference</w:delText>
        </w:r>
        <w:r w:rsidRPr="00C578B3" w:rsidDel="00537D02">
          <w:rPr>
            <w:rFonts w:asciiTheme="majorBidi" w:hAnsiTheme="majorBidi" w:cstheme="majorBidi"/>
            <w:color w:val="000000" w:themeColor="text1"/>
            <w:sz w:val="22"/>
            <w:szCs w:val="22"/>
          </w:rPr>
          <w:delText>:</w:delText>
        </w:r>
        <w:r w:rsidR="00BF138C" w:rsidRPr="00C578B3" w:rsidDel="00537D02">
          <w:rPr>
            <w:rFonts w:asciiTheme="majorBidi" w:hAnsiTheme="majorBidi" w:cstheme="majorBidi"/>
            <w:color w:val="000000" w:themeColor="text1"/>
            <w:sz w:val="22"/>
            <w:szCs w:val="22"/>
          </w:rPr>
          <w:delText xml:space="preserve"> To improve efficiency</w:delText>
        </w:r>
        <w:r w:rsidR="00BF138C" w:rsidRPr="00C578B3" w:rsidDel="00537D02">
          <w:rPr>
            <w:rFonts w:asciiTheme="majorBidi" w:hAnsiTheme="majorBidi" w:cstheme="majorBidi"/>
            <w:color w:val="000000" w:themeColor="text1"/>
            <w:sz w:val="22"/>
            <w:szCs w:val="22"/>
            <w:rPrChange w:id="757" w:author="Mohanad Alemam" w:date="2026-07-06T18:07:00Z" w16du:dateUtc="2026-07-06T17:07:00Z">
              <w:rPr>
                <w:rFonts w:asciiTheme="majorBidi" w:hAnsiTheme="majorBidi" w:cstheme="majorBidi"/>
                <w:color w:val="000000" w:themeColor="text1"/>
                <w:sz w:val="22"/>
                <w:szCs w:val="22"/>
                <w:highlight w:val="cyan"/>
              </w:rPr>
            </w:rPrChange>
          </w:rPr>
          <w:delText xml:space="preserve"> </w:delText>
        </w:r>
        <w:r w:rsidR="0017630C" w:rsidRPr="00C578B3" w:rsidDel="00537D02">
          <w:rPr>
            <w:rFonts w:asciiTheme="majorBidi" w:hAnsiTheme="majorBidi" w:cstheme="majorBidi"/>
            <w:color w:val="000000" w:themeColor="text1"/>
            <w:sz w:val="22"/>
            <w:szCs w:val="22"/>
            <w:rPrChange w:id="758" w:author="Mohanad Alemam" w:date="2026-07-06T18:07:00Z" w16du:dateUtc="2026-07-06T17:07:00Z">
              <w:rPr>
                <w:rFonts w:asciiTheme="majorBidi" w:hAnsiTheme="majorBidi" w:cstheme="majorBidi"/>
                <w:color w:val="000000" w:themeColor="text1"/>
                <w:sz w:val="22"/>
                <w:szCs w:val="22"/>
                <w:highlight w:val="cyan"/>
              </w:rPr>
            </w:rPrChange>
          </w:rPr>
          <w:delText>the</w:delText>
        </w:r>
        <w:r w:rsidRPr="00C578B3" w:rsidDel="00537D02">
          <w:rPr>
            <w:rFonts w:asciiTheme="majorBidi" w:hAnsiTheme="majorBidi" w:cstheme="majorBidi"/>
            <w:color w:val="000000" w:themeColor="text1"/>
            <w:sz w:val="22"/>
            <w:szCs w:val="22"/>
            <w:rPrChange w:id="759" w:author="Mohanad Alemam" w:date="2026-07-06T18:07:00Z" w16du:dateUtc="2026-07-06T17:07:00Z">
              <w:rPr>
                <w:rFonts w:asciiTheme="majorBidi" w:hAnsiTheme="majorBidi" w:cstheme="majorBidi"/>
                <w:color w:val="000000" w:themeColor="text1"/>
                <w:sz w:val="22"/>
                <w:szCs w:val="22"/>
                <w:highlight w:val="cyan"/>
              </w:rPr>
            </w:rPrChange>
          </w:rPr>
          <w:delText xml:space="preserve"> orchestrator lazily loads the model using Ultralytics YOLO class</w:delText>
        </w:r>
        <w:r w:rsidR="00BF138C" w:rsidRPr="00C578B3" w:rsidDel="00537D02">
          <w:rPr>
            <w:rFonts w:asciiTheme="majorBidi" w:hAnsiTheme="majorBidi" w:cstheme="majorBidi"/>
            <w:color w:val="000000" w:themeColor="text1"/>
            <w:sz w:val="22"/>
            <w:szCs w:val="22"/>
            <w:rPrChange w:id="760" w:author="Mohanad Alemam" w:date="2026-07-06T18:07:00Z" w16du:dateUtc="2026-07-06T17:07:00Z">
              <w:rPr>
                <w:rFonts w:asciiTheme="majorBidi" w:hAnsiTheme="majorBidi" w:cstheme="majorBidi"/>
                <w:color w:val="000000" w:themeColor="text1"/>
                <w:sz w:val="22"/>
                <w:szCs w:val="22"/>
                <w:highlight w:val="cyan"/>
              </w:rPr>
            </w:rPrChange>
          </w:rPr>
          <w:delText xml:space="preserve"> </w:delText>
        </w:r>
        <w:r w:rsidRPr="00C578B3" w:rsidDel="00537D02">
          <w:rPr>
            <w:rFonts w:asciiTheme="majorBidi" w:hAnsiTheme="majorBidi" w:cstheme="majorBidi"/>
            <w:color w:val="000000" w:themeColor="text1"/>
            <w:sz w:val="22"/>
            <w:szCs w:val="22"/>
            <w:rPrChange w:id="761" w:author="Mohanad Alemam" w:date="2026-07-06T18:07:00Z" w16du:dateUtc="2026-07-06T17:07:00Z">
              <w:rPr>
                <w:rFonts w:asciiTheme="majorBidi" w:hAnsiTheme="majorBidi" w:cstheme="majorBidi"/>
                <w:color w:val="000000" w:themeColor="text1"/>
                <w:sz w:val="22"/>
                <w:szCs w:val="22"/>
                <w:highlight w:val="cyan"/>
              </w:rPr>
            </w:rPrChange>
          </w:rPr>
          <w:delText>(default yolov8n.pt</w:delText>
        </w:r>
        <w:r w:rsidR="00B56EF1" w:rsidRPr="00C578B3" w:rsidDel="00537D02">
          <w:rPr>
            <w:rFonts w:asciiTheme="majorBidi" w:hAnsiTheme="majorBidi" w:cstheme="majorBidi"/>
            <w:color w:val="000000" w:themeColor="text1"/>
            <w:sz w:val="22"/>
            <w:szCs w:val="22"/>
            <w:rPrChange w:id="762" w:author="Mohanad Alemam" w:date="2026-07-06T18:07:00Z" w16du:dateUtc="2026-07-06T17:07:00Z">
              <w:rPr>
                <w:rFonts w:asciiTheme="majorBidi" w:hAnsiTheme="majorBidi" w:cstheme="majorBidi"/>
                <w:color w:val="000000" w:themeColor="text1"/>
                <w:sz w:val="22"/>
                <w:szCs w:val="22"/>
                <w:highlight w:val="cyan"/>
              </w:rPr>
            </w:rPrChange>
          </w:rPr>
          <w:delText>) and</w:delText>
        </w:r>
        <w:r w:rsidRPr="00C578B3" w:rsidDel="00537D02">
          <w:rPr>
            <w:rFonts w:asciiTheme="majorBidi" w:hAnsiTheme="majorBidi" w:cstheme="majorBidi"/>
            <w:color w:val="000000" w:themeColor="text1"/>
            <w:sz w:val="22"/>
            <w:szCs w:val="22"/>
            <w:rPrChange w:id="763" w:author="Mohanad Alemam" w:date="2026-07-06T18:07:00Z" w16du:dateUtc="2026-07-06T17:07:00Z">
              <w:rPr>
                <w:rFonts w:asciiTheme="majorBidi" w:hAnsiTheme="majorBidi" w:cstheme="majorBidi"/>
                <w:color w:val="000000" w:themeColor="text1"/>
                <w:sz w:val="22"/>
                <w:szCs w:val="22"/>
                <w:highlight w:val="cyan"/>
              </w:rPr>
            </w:rPrChange>
          </w:rPr>
          <w:delText xml:space="preserve"> conduct an asynchronous background warmup using </w:delText>
        </w:r>
        <w:r w:rsidRPr="00C578B3" w:rsidDel="00537D02">
          <w:rPr>
            <w:rFonts w:asciiTheme="majorBidi" w:hAnsiTheme="majorBidi" w:cstheme="majorBidi"/>
            <w:i/>
            <w:iCs/>
            <w:color w:val="000000" w:themeColor="text1"/>
            <w:sz w:val="22"/>
            <w:szCs w:val="22"/>
            <w:rPrChange w:id="764" w:author="Mohanad Alemam" w:date="2026-07-06T18:07:00Z" w16du:dateUtc="2026-07-06T17:07:00Z">
              <w:rPr>
                <w:rFonts w:asciiTheme="majorBidi" w:hAnsiTheme="majorBidi" w:cstheme="majorBidi"/>
                <w:i/>
                <w:iCs/>
                <w:color w:val="000000" w:themeColor="text1"/>
                <w:sz w:val="22"/>
                <w:szCs w:val="22"/>
                <w:highlight w:val="cyan"/>
              </w:rPr>
            </w:rPrChange>
          </w:rPr>
          <w:delText>‘threading.Thread()’</w:delText>
        </w:r>
        <w:r w:rsidRPr="00C578B3" w:rsidDel="00537D02">
          <w:rPr>
            <w:rFonts w:asciiTheme="majorBidi" w:hAnsiTheme="majorBidi" w:cstheme="majorBidi"/>
            <w:color w:val="000000" w:themeColor="text1"/>
            <w:sz w:val="22"/>
            <w:szCs w:val="22"/>
            <w:rPrChange w:id="765" w:author="Mohanad Alemam" w:date="2026-07-06T18:07:00Z" w16du:dateUtc="2026-07-06T17:07:00Z">
              <w:rPr>
                <w:rFonts w:asciiTheme="majorBidi" w:hAnsiTheme="majorBidi" w:cstheme="majorBidi"/>
                <w:color w:val="000000" w:themeColor="text1"/>
                <w:sz w:val="22"/>
                <w:szCs w:val="22"/>
                <w:highlight w:val="cyan"/>
              </w:rPr>
            </w:rPrChange>
          </w:rPr>
          <w:delText xml:space="preserve"> to avoid blocking the pipeline.</w:delText>
        </w:r>
        <w:r w:rsidRPr="00C578B3" w:rsidDel="00537D02">
          <w:rPr>
            <w:rFonts w:asciiTheme="majorBidi" w:hAnsiTheme="majorBidi" w:cstheme="majorBidi"/>
            <w:color w:val="000000" w:themeColor="text1"/>
            <w:sz w:val="22"/>
            <w:szCs w:val="22"/>
          </w:rPr>
          <w:delText xml:space="preserve"> For each interesting frame the ‘_</w:delText>
        </w:r>
        <w:r w:rsidRPr="00C578B3" w:rsidDel="00537D02">
          <w:rPr>
            <w:rFonts w:asciiTheme="majorBidi" w:hAnsiTheme="majorBidi" w:cstheme="majorBidi"/>
            <w:i/>
            <w:iCs/>
            <w:color w:val="000000" w:themeColor="text1"/>
            <w:sz w:val="22"/>
            <w:szCs w:val="22"/>
          </w:rPr>
          <w:delText>detect_edge()</w:delText>
        </w:r>
        <w:r w:rsidRPr="00C578B3" w:rsidDel="00537D02">
          <w:rPr>
            <w:rFonts w:asciiTheme="majorBidi" w:hAnsiTheme="majorBidi" w:cstheme="majorBidi"/>
            <w:color w:val="000000" w:themeColor="text1"/>
            <w:sz w:val="22"/>
            <w:szCs w:val="22"/>
          </w:rPr>
          <w:delText xml:space="preserve">’ method </w:delText>
        </w:r>
        <w:r w:rsidR="0017630C" w:rsidRPr="00C578B3" w:rsidDel="00537D02">
          <w:rPr>
            <w:rFonts w:asciiTheme="majorBidi" w:hAnsiTheme="majorBidi" w:cstheme="majorBidi"/>
            <w:color w:val="000000" w:themeColor="text1"/>
            <w:sz w:val="22"/>
            <w:szCs w:val="22"/>
          </w:rPr>
          <w:delText xml:space="preserve">the orchestrator </w:delText>
        </w:r>
        <w:r w:rsidR="004E248D" w:rsidRPr="00C578B3" w:rsidDel="00537D02">
          <w:rPr>
            <w:rFonts w:asciiTheme="majorBidi" w:hAnsiTheme="majorBidi" w:cstheme="majorBidi"/>
            <w:color w:val="000000" w:themeColor="text1"/>
            <w:sz w:val="22"/>
            <w:szCs w:val="22"/>
          </w:rPr>
          <w:delText xml:space="preserve">conducts on-edge </w:delText>
        </w:r>
        <w:r w:rsidRPr="00C578B3" w:rsidDel="00537D02">
          <w:rPr>
            <w:rFonts w:asciiTheme="majorBidi" w:hAnsiTheme="majorBidi" w:cstheme="majorBidi"/>
            <w:color w:val="000000" w:themeColor="text1"/>
            <w:sz w:val="22"/>
            <w:szCs w:val="22"/>
          </w:rPr>
          <w:delText>objec</w:delText>
        </w:r>
        <w:r w:rsidR="0017630C" w:rsidRPr="00C578B3" w:rsidDel="00537D02">
          <w:rPr>
            <w:rFonts w:asciiTheme="majorBidi" w:hAnsiTheme="majorBidi" w:cstheme="majorBidi"/>
            <w:color w:val="000000" w:themeColor="text1"/>
            <w:sz w:val="22"/>
            <w:szCs w:val="22"/>
          </w:rPr>
          <w:delText>t detection</w:delText>
        </w:r>
        <w:r w:rsidR="004E248D" w:rsidRPr="00C578B3" w:rsidDel="00537D02">
          <w:rPr>
            <w:rFonts w:asciiTheme="majorBidi" w:hAnsiTheme="majorBidi" w:cstheme="majorBidi"/>
            <w:color w:val="000000" w:themeColor="text1"/>
            <w:sz w:val="22"/>
            <w:szCs w:val="22"/>
          </w:rPr>
          <w:delText xml:space="preserve"> and</w:delText>
        </w:r>
        <w:r w:rsidR="00003C82" w:rsidRPr="00C578B3" w:rsidDel="00537D02">
          <w:rPr>
            <w:rFonts w:asciiTheme="majorBidi" w:hAnsiTheme="majorBidi" w:cstheme="majorBidi"/>
            <w:color w:val="000000" w:themeColor="text1"/>
            <w:sz w:val="22"/>
            <w:szCs w:val="22"/>
          </w:rPr>
          <w:delText xml:space="preserve"> </w:delText>
        </w:r>
        <w:r w:rsidRPr="00C578B3" w:rsidDel="00537D02">
          <w:rPr>
            <w:rFonts w:asciiTheme="majorBidi" w:hAnsiTheme="majorBidi" w:cstheme="majorBidi"/>
            <w:color w:val="000000" w:themeColor="text1"/>
            <w:sz w:val="22"/>
            <w:szCs w:val="22"/>
          </w:rPr>
          <w:delText>measures inference time in milliseconds</w:delText>
        </w:r>
        <w:r w:rsidR="004E248D" w:rsidRPr="00C578B3" w:rsidDel="00537D02">
          <w:rPr>
            <w:rFonts w:asciiTheme="majorBidi" w:hAnsiTheme="majorBidi" w:cstheme="majorBidi"/>
            <w:color w:val="000000" w:themeColor="text1"/>
            <w:sz w:val="22"/>
            <w:szCs w:val="22"/>
          </w:rPr>
          <w:delText>.</w:delText>
        </w:r>
        <w:r w:rsidR="005A205C" w:rsidRPr="00C578B3" w:rsidDel="00537D02">
          <w:rPr>
            <w:rFonts w:asciiTheme="majorBidi" w:hAnsiTheme="majorBidi" w:cstheme="majorBidi"/>
            <w:color w:val="000000" w:themeColor="text1"/>
            <w:sz w:val="22"/>
            <w:szCs w:val="22"/>
          </w:rPr>
          <w:delText xml:space="preserve"> </w:delText>
        </w:r>
        <w:r w:rsidR="004E248D" w:rsidRPr="00C578B3" w:rsidDel="00537D02">
          <w:rPr>
            <w:rFonts w:asciiTheme="majorBidi" w:hAnsiTheme="majorBidi" w:cstheme="majorBidi"/>
            <w:color w:val="000000" w:themeColor="text1"/>
            <w:sz w:val="22"/>
            <w:szCs w:val="22"/>
          </w:rPr>
          <w:delText>T</w:delText>
        </w:r>
        <w:r w:rsidR="005A205C" w:rsidRPr="00C578B3" w:rsidDel="00537D02">
          <w:rPr>
            <w:rFonts w:asciiTheme="majorBidi" w:hAnsiTheme="majorBidi" w:cstheme="majorBidi"/>
            <w:color w:val="000000" w:themeColor="text1"/>
            <w:sz w:val="22"/>
            <w:szCs w:val="22"/>
          </w:rPr>
          <w:delText>he results are</w:delText>
        </w:r>
        <w:r w:rsidR="00003C82" w:rsidRPr="00C578B3" w:rsidDel="00537D02">
          <w:rPr>
            <w:rFonts w:asciiTheme="majorBidi" w:hAnsiTheme="majorBidi" w:cstheme="majorBidi"/>
            <w:color w:val="000000" w:themeColor="text1"/>
            <w:sz w:val="22"/>
            <w:szCs w:val="22"/>
          </w:rPr>
          <w:delText xml:space="preserve"> </w:delText>
        </w:r>
        <w:r w:rsidR="005A205C" w:rsidRPr="00C578B3" w:rsidDel="00537D02">
          <w:rPr>
            <w:rFonts w:asciiTheme="majorBidi" w:hAnsiTheme="majorBidi" w:cstheme="majorBidi"/>
            <w:color w:val="000000" w:themeColor="text1"/>
            <w:sz w:val="22"/>
            <w:szCs w:val="22"/>
          </w:rPr>
          <w:delText xml:space="preserve">converted from single Ultralytics object into a structured list of dictionaries using the </w:delText>
        </w:r>
        <w:r w:rsidR="005A205C" w:rsidRPr="00C578B3" w:rsidDel="00537D02">
          <w:rPr>
            <w:rFonts w:asciiTheme="majorBidi" w:hAnsiTheme="majorBidi" w:cstheme="majorBidi"/>
            <w:i/>
            <w:iCs/>
            <w:color w:val="000000" w:themeColor="text1"/>
            <w:sz w:val="22"/>
            <w:szCs w:val="22"/>
          </w:rPr>
          <w:delText>‘parse_detections’</w:delText>
        </w:r>
        <w:r w:rsidR="005A205C" w:rsidRPr="00C578B3" w:rsidDel="00537D02">
          <w:rPr>
            <w:rFonts w:asciiTheme="majorBidi" w:hAnsiTheme="majorBidi" w:cstheme="majorBidi"/>
            <w:color w:val="000000" w:themeColor="text1"/>
            <w:sz w:val="22"/>
            <w:szCs w:val="22"/>
          </w:rPr>
          <w:delText xml:space="preserve"> </w:delText>
        </w:r>
        <w:r w:rsidR="00E06ED6" w:rsidRPr="00C578B3" w:rsidDel="00537D02">
          <w:rPr>
            <w:rFonts w:asciiTheme="majorBidi" w:hAnsiTheme="majorBidi" w:cstheme="majorBidi"/>
            <w:color w:val="000000" w:themeColor="text1"/>
            <w:sz w:val="22"/>
            <w:szCs w:val="22"/>
          </w:rPr>
          <w:delText>function and</w:delText>
        </w:r>
        <w:r w:rsidR="007B5A6E" w:rsidRPr="00C578B3" w:rsidDel="00537D02">
          <w:rPr>
            <w:rFonts w:asciiTheme="majorBidi" w:hAnsiTheme="majorBidi" w:cstheme="majorBidi"/>
            <w:color w:val="000000" w:themeColor="text1"/>
            <w:sz w:val="22"/>
            <w:szCs w:val="22"/>
          </w:rPr>
          <w:delText xml:space="preserve"> used to annotate the frame.</w:delText>
        </w:r>
        <w:r w:rsidR="004C1980" w:rsidRPr="00C578B3" w:rsidDel="00537D02">
          <w:rPr>
            <w:rFonts w:asciiTheme="majorBidi" w:hAnsiTheme="majorBidi" w:cstheme="majorBidi"/>
            <w:color w:val="000000" w:themeColor="text1"/>
            <w:sz w:val="22"/>
            <w:szCs w:val="22"/>
          </w:rPr>
          <w:delText xml:space="preserve"> </w:delText>
        </w:r>
        <w:r w:rsidRPr="00C578B3" w:rsidDel="00537D02">
          <w:rPr>
            <w:rFonts w:asciiTheme="majorBidi" w:hAnsiTheme="majorBidi" w:cstheme="majorBidi"/>
            <w:color w:val="000000" w:themeColor="text1"/>
            <w:sz w:val="22"/>
            <w:szCs w:val="22"/>
          </w:rPr>
          <w:delText xml:space="preserve">A wrapper method </w:delText>
        </w:r>
        <w:r w:rsidRPr="00C578B3" w:rsidDel="00537D02">
          <w:rPr>
            <w:rFonts w:asciiTheme="majorBidi" w:hAnsiTheme="majorBidi" w:cstheme="majorBidi"/>
            <w:i/>
            <w:iCs/>
            <w:color w:val="000000" w:themeColor="text1"/>
            <w:sz w:val="22"/>
            <w:szCs w:val="22"/>
          </w:rPr>
          <w:delText xml:space="preserve">‘edg_model_decision’ </w:delText>
        </w:r>
        <w:r w:rsidRPr="00C578B3" w:rsidDel="00537D02">
          <w:rPr>
            <w:rFonts w:asciiTheme="majorBidi" w:hAnsiTheme="majorBidi" w:cstheme="majorBidi"/>
            <w:color w:val="000000" w:themeColor="text1"/>
            <w:sz w:val="22"/>
            <w:szCs w:val="22"/>
          </w:rPr>
          <w:delText>extracts per detection confidence scores and implements a gateway logic:</w:delText>
        </w:r>
      </w:del>
    </w:p>
    <w:p w14:paraId="08BC91EF" w14:textId="5A5FE90B" w:rsidR="00553C2E" w:rsidRPr="00C578B3" w:rsidDel="00537D02" w:rsidRDefault="00CE4F61" w:rsidP="00F766F1">
      <w:pPr>
        <w:pStyle w:val="ListParagraph"/>
        <w:numPr>
          <w:ilvl w:val="0"/>
          <w:numId w:val="59"/>
        </w:numPr>
        <w:spacing w:beforeLines="40" w:before="96" w:afterLines="40" w:after="96" w:line="276" w:lineRule="auto"/>
        <w:jc w:val="both"/>
        <w:rPr>
          <w:del w:id="766" w:author="Mohanad Alemam" w:date="2026-07-06T17:57:00Z" w16du:dateUtc="2026-07-06T16:57:00Z"/>
          <w:rFonts w:asciiTheme="majorBidi" w:hAnsiTheme="majorBidi" w:cstheme="majorBidi"/>
          <w:i/>
          <w:iCs/>
          <w:color w:val="000000" w:themeColor="text1"/>
          <w:sz w:val="22"/>
          <w:szCs w:val="22"/>
        </w:rPr>
      </w:pPr>
      <w:del w:id="767" w:author="Mohanad Alemam" w:date="2026-07-06T17:57:00Z" w16du:dateUtc="2026-07-06T16:57:00Z">
        <w:r w:rsidRPr="00C578B3" w:rsidDel="00537D02">
          <w:rPr>
            <w:rFonts w:asciiTheme="majorBidi" w:hAnsiTheme="majorBidi" w:cstheme="majorBidi"/>
            <w:color w:val="000000" w:themeColor="text1"/>
            <w:sz w:val="22"/>
            <w:szCs w:val="22"/>
          </w:rPr>
          <w:delText>If no detections (empty</w:delText>
        </w:r>
        <w:r w:rsidR="00E004AD" w:rsidRPr="00C578B3" w:rsidDel="00537D02">
          <w:rPr>
            <w:rFonts w:asciiTheme="majorBidi" w:hAnsiTheme="majorBidi" w:cstheme="majorBidi"/>
            <w:color w:val="000000" w:themeColor="text1"/>
            <w:sz w:val="22"/>
            <w:szCs w:val="22"/>
          </w:rPr>
          <w:delText xml:space="preserve"> </w:delText>
        </w:r>
        <w:r w:rsidRPr="00C578B3" w:rsidDel="00537D02">
          <w:rPr>
            <w:rFonts w:asciiTheme="majorBidi" w:hAnsiTheme="majorBidi" w:cstheme="majorBidi"/>
            <w:color w:val="000000" w:themeColor="text1"/>
            <w:sz w:val="22"/>
            <w:szCs w:val="22"/>
          </w:rPr>
          <w:delText>conf</w:delText>
        </w:r>
        <w:r w:rsidR="00E004AD" w:rsidRPr="00C578B3" w:rsidDel="00537D02">
          <w:rPr>
            <w:rFonts w:asciiTheme="majorBidi" w:hAnsiTheme="majorBidi" w:cstheme="majorBidi"/>
            <w:color w:val="000000" w:themeColor="text1"/>
            <w:sz w:val="22"/>
            <w:szCs w:val="22"/>
          </w:rPr>
          <w:delText xml:space="preserve"> list</w:delText>
        </w:r>
        <w:r w:rsidRPr="00C578B3" w:rsidDel="00537D02">
          <w:rPr>
            <w:rFonts w:asciiTheme="majorBidi" w:hAnsiTheme="majorBidi" w:cstheme="majorBidi"/>
            <w:color w:val="000000" w:themeColor="text1"/>
            <w:sz w:val="22"/>
            <w:szCs w:val="22"/>
          </w:rPr>
          <w:delText>) or the max(confidences) &lt; edge_conf_threshold</w:delText>
        </w:r>
        <w:r w:rsidR="00E004AD" w:rsidRPr="00C578B3" w:rsidDel="00537D02">
          <w:rPr>
            <w:rFonts w:asciiTheme="majorBidi" w:hAnsiTheme="majorBidi" w:cstheme="majorBidi"/>
            <w:color w:val="000000" w:themeColor="text1"/>
            <w:sz w:val="22"/>
            <w:szCs w:val="22"/>
          </w:rPr>
          <w:delText>:</w:delText>
        </w:r>
        <w:r w:rsidRPr="00C578B3" w:rsidDel="00537D02">
          <w:rPr>
            <w:rFonts w:asciiTheme="majorBidi" w:hAnsiTheme="majorBidi" w:cstheme="majorBidi"/>
            <w:color w:val="000000" w:themeColor="text1"/>
            <w:sz w:val="22"/>
            <w:szCs w:val="22"/>
          </w:rPr>
          <w:delText xml:space="preserve"> offload to</w:delText>
        </w:r>
        <w:r w:rsidR="00E004AD" w:rsidRPr="00C578B3" w:rsidDel="00537D02">
          <w:rPr>
            <w:rFonts w:asciiTheme="majorBidi" w:hAnsiTheme="majorBidi" w:cstheme="majorBidi"/>
            <w:color w:val="000000" w:themeColor="text1"/>
            <w:sz w:val="22"/>
            <w:szCs w:val="22"/>
          </w:rPr>
          <w:delText xml:space="preserve"> cloud</w:delText>
        </w:r>
        <w:r w:rsidRPr="00C578B3" w:rsidDel="00537D02">
          <w:rPr>
            <w:rFonts w:asciiTheme="majorBidi" w:hAnsiTheme="majorBidi" w:cstheme="majorBidi"/>
            <w:color w:val="000000" w:themeColor="text1"/>
            <w:sz w:val="22"/>
            <w:szCs w:val="22"/>
          </w:rPr>
          <w:delText>.</w:delText>
        </w:r>
      </w:del>
    </w:p>
    <w:p w14:paraId="1AA44A55" w14:textId="5B0FAE74" w:rsidR="00994B91" w:rsidRPr="00C578B3" w:rsidDel="00537D02" w:rsidRDefault="00CE4F61" w:rsidP="00F766F1">
      <w:pPr>
        <w:pStyle w:val="ListParagraph"/>
        <w:numPr>
          <w:ilvl w:val="0"/>
          <w:numId w:val="59"/>
        </w:numPr>
        <w:spacing w:beforeLines="40" w:before="96" w:afterLines="40" w:after="96" w:line="276" w:lineRule="auto"/>
        <w:jc w:val="both"/>
        <w:rPr>
          <w:del w:id="768" w:author="Mohanad Alemam" w:date="2026-07-06T17:57:00Z" w16du:dateUtc="2026-07-06T16:57:00Z"/>
          <w:i/>
          <w:iCs/>
        </w:rPr>
      </w:pPr>
      <w:del w:id="769" w:author="Mohanad Alemam" w:date="2026-07-06T17:57:00Z" w16du:dateUtc="2026-07-06T16:57:00Z">
        <w:r w:rsidRPr="00C578B3" w:rsidDel="00537D02">
          <w:rPr>
            <w:rFonts w:asciiTheme="majorBidi" w:hAnsiTheme="majorBidi" w:cstheme="majorBidi"/>
            <w:color w:val="000000" w:themeColor="text1"/>
            <w:sz w:val="22"/>
            <w:szCs w:val="22"/>
          </w:rPr>
          <w:delText>If max(confidences) &gt;= edge_conf_threshold = accept the detections and annotate the frame locally</w:delText>
        </w:r>
        <w:r w:rsidR="00806FAA" w:rsidRPr="00C578B3" w:rsidDel="00537D02">
          <w:rPr>
            <w:rFonts w:asciiTheme="majorBidi" w:hAnsiTheme="majorBidi" w:cstheme="majorBidi"/>
            <w:color w:val="000000" w:themeColor="text1"/>
            <w:sz w:val="22"/>
            <w:szCs w:val="22"/>
          </w:rPr>
          <w:delText xml:space="preserve"> </w:delText>
        </w:r>
        <w:r w:rsidR="00B85A08" w:rsidRPr="00C578B3" w:rsidDel="00537D02">
          <w:rPr>
            <w:rFonts w:asciiTheme="majorBidi" w:hAnsiTheme="majorBidi" w:cstheme="majorBidi"/>
            <w:color w:val="000000" w:themeColor="text1"/>
            <w:sz w:val="22"/>
            <w:szCs w:val="22"/>
          </w:rPr>
          <w:delText>and</w:delText>
        </w:r>
        <w:r w:rsidR="00B85A08" w:rsidRPr="00C578B3" w:rsidDel="00537D02">
          <w:delText xml:space="preserve"> prepare it as ‘display_frame’ for</w:delText>
        </w:r>
        <w:r w:rsidR="00806FAA" w:rsidRPr="00C578B3" w:rsidDel="00537D02">
          <w:delText xml:space="preserve"> output.</w:delText>
        </w:r>
      </w:del>
    </w:p>
    <w:p w14:paraId="68DA4EB9" w14:textId="435B42E8" w:rsidR="001F7167" w:rsidRPr="00C578B3" w:rsidDel="00537D02" w:rsidRDefault="00852CBA" w:rsidP="00F766F1">
      <w:pPr>
        <w:spacing w:beforeLines="40" w:before="96" w:afterLines="40" w:after="96" w:line="276" w:lineRule="auto"/>
        <w:jc w:val="both"/>
        <w:rPr>
          <w:del w:id="770" w:author="Mohanad Alemam" w:date="2026-07-06T17:57:00Z" w16du:dateUtc="2026-07-06T16:57:00Z"/>
          <w:rFonts w:asciiTheme="majorBidi" w:hAnsiTheme="majorBidi" w:cstheme="majorBidi"/>
          <w:color w:val="000000" w:themeColor="text1"/>
          <w:sz w:val="22"/>
          <w:szCs w:val="22"/>
        </w:rPr>
      </w:pPr>
      <w:del w:id="771" w:author="Mohanad Alemam" w:date="2026-07-06T17:57:00Z" w16du:dateUtc="2026-07-06T16:57:00Z">
        <w:r w:rsidRPr="00C578B3" w:rsidDel="00537D02">
          <w:rPr>
            <w:rFonts w:asciiTheme="majorBidi" w:hAnsiTheme="majorBidi" w:cstheme="majorBidi"/>
            <w:color w:val="000000" w:themeColor="text1"/>
            <w:sz w:val="22"/>
            <w:szCs w:val="22"/>
          </w:rPr>
          <w:delText>E</w:delText>
        </w:r>
        <w:r w:rsidR="00DE4B9C" w:rsidRPr="00C578B3" w:rsidDel="00537D02">
          <w:rPr>
            <w:rFonts w:asciiTheme="majorBidi" w:hAnsiTheme="majorBidi" w:cstheme="majorBidi"/>
            <w:color w:val="000000" w:themeColor="text1"/>
            <w:sz w:val="22"/>
            <w:szCs w:val="22"/>
          </w:rPr>
          <w:delText>dge</w:delText>
        </w:r>
        <w:r w:rsidRPr="00C578B3" w:rsidDel="00537D02">
          <w:rPr>
            <w:rFonts w:asciiTheme="majorBidi" w:hAnsiTheme="majorBidi" w:cstheme="majorBidi"/>
            <w:color w:val="000000" w:themeColor="text1"/>
            <w:sz w:val="22"/>
            <w:szCs w:val="22"/>
          </w:rPr>
          <w:delText xml:space="preserve"> confidence threshold</w:delText>
        </w:r>
        <w:r w:rsidR="00DE4B9C" w:rsidRPr="00C578B3" w:rsidDel="00537D02">
          <w:rPr>
            <w:rFonts w:asciiTheme="majorBidi" w:hAnsiTheme="majorBidi" w:cstheme="majorBidi"/>
            <w:color w:val="000000" w:themeColor="text1"/>
            <w:sz w:val="22"/>
            <w:szCs w:val="22"/>
          </w:rPr>
          <w:delText xml:space="preserve"> range is</w:delText>
        </w:r>
        <w:r w:rsidRPr="00C578B3" w:rsidDel="00537D02">
          <w:rPr>
            <w:rFonts w:asciiTheme="majorBidi" w:hAnsiTheme="majorBidi" w:cstheme="majorBidi"/>
            <w:color w:val="000000" w:themeColor="text1"/>
            <w:sz w:val="22"/>
            <w:szCs w:val="22"/>
          </w:rPr>
          <w:delText xml:space="preserve"> (0</w:delText>
        </w:r>
        <w:r w:rsidR="00DE4B9C" w:rsidRPr="00C578B3" w:rsidDel="00537D02">
          <w:rPr>
            <w:rFonts w:asciiTheme="majorBidi" w:hAnsiTheme="majorBidi" w:cstheme="majorBidi"/>
            <w:color w:val="000000" w:themeColor="text1"/>
            <w:sz w:val="22"/>
            <w:szCs w:val="22"/>
          </w:rPr>
          <w:delText xml:space="preserve"> – </w:delText>
        </w:r>
        <w:r w:rsidRPr="00C578B3" w:rsidDel="00537D02">
          <w:rPr>
            <w:rFonts w:asciiTheme="majorBidi" w:hAnsiTheme="majorBidi" w:cstheme="majorBidi"/>
            <w:color w:val="000000" w:themeColor="text1"/>
            <w:sz w:val="22"/>
            <w:szCs w:val="22"/>
          </w:rPr>
          <w:delText>1)</w:delText>
        </w:r>
        <w:r w:rsidR="00DE4B9C" w:rsidRPr="00C578B3" w:rsidDel="00537D02">
          <w:rPr>
            <w:rFonts w:asciiTheme="majorBidi" w:hAnsiTheme="majorBidi" w:cstheme="majorBidi"/>
            <w:color w:val="000000" w:themeColor="text1"/>
            <w:sz w:val="22"/>
            <w:szCs w:val="22"/>
          </w:rPr>
          <w:delText xml:space="preserve">, it’s </w:delText>
        </w:r>
        <w:r w:rsidRPr="00C578B3" w:rsidDel="00537D02">
          <w:rPr>
            <w:rFonts w:asciiTheme="majorBidi" w:hAnsiTheme="majorBidi" w:cstheme="majorBidi"/>
            <w:color w:val="000000" w:themeColor="text1"/>
            <w:sz w:val="22"/>
            <w:szCs w:val="22"/>
          </w:rPr>
          <w:delText>configurable through the application CLI.</w:delText>
        </w:r>
        <w:r w:rsidR="00994B91" w:rsidRPr="00C578B3" w:rsidDel="00537D02">
          <w:rPr>
            <w:rFonts w:asciiTheme="majorBidi" w:hAnsiTheme="majorBidi" w:cstheme="majorBidi"/>
            <w:i/>
            <w:iCs/>
            <w:color w:val="000000" w:themeColor="text1"/>
            <w:sz w:val="22"/>
            <w:szCs w:val="22"/>
          </w:rPr>
          <w:delText xml:space="preserve"> </w:delText>
        </w:r>
        <w:r w:rsidR="00C45C8B" w:rsidRPr="00C578B3" w:rsidDel="00537D02">
          <w:rPr>
            <w:rFonts w:asciiTheme="majorBidi" w:hAnsiTheme="majorBidi" w:cstheme="majorBidi"/>
            <w:color w:val="000000" w:themeColor="text1"/>
            <w:sz w:val="22"/>
            <w:szCs w:val="22"/>
          </w:rPr>
          <w:delText xml:space="preserve">All other exception </w:delText>
        </w:r>
        <w:r w:rsidR="00DE4B9C" w:rsidRPr="00C578B3" w:rsidDel="00537D02">
          <w:rPr>
            <w:rFonts w:asciiTheme="majorBidi" w:hAnsiTheme="majorBidi" w:cstheme="majorBidi"/>
            <w:color w:val="000000" w:themeColor="text1"/>
            <w:sz w:val="22"/>
            <w:szCs w:val="22"/>
          </w:rPr>
          <w:delText>e.g.,</w:delText>
        </w:r>
        <w:r w:rsidR="00C45C8B" w:rsidRPr="00C578B3" w:rsidDel="00537D02">
          <w:rPr>
            <w:rFonts w:asciiTheme="majorBidi" w:hAnsiTheme="majorBidi" w:cstheme="majorBidi"/>
            <w:color w:val="000000" w:themeColor="text1"/>
            <w:sz w:val="22"/>
            <w:szCs w:val="22"/>
          </w:rPr>
          <w:delText xml:space="preserve"> edge model unavailability </w:delText>
        </w:r>
        <w:r w:rsidR="00DE4B9C" w:rsidRPr="00C578B3" w:rsidDel="00537D02">
          <w:rPr>
            <w:rFonts w:asciiTheme="majorBidi" w:hAnsiTheme="majorBidi" w:cstheme="majorBidi"/>
            <w:color w:val="000000" w:themeColor="text1"/>
            <w:sz w:val="22"/>
            <w:szCs w:val="22"/>
          </w:rPr>
          <w:delText>result is</w:delText>
        </w:r>
        <w:r w:rsidR="00C45C8B" w:rsidRPr="00C578B3" w:rsidDel="00537D02">
          <w:rPr>
            <w:rFonts w:asciiTheme="majorBidi" w:hAnsiTheme="majorBidi" w:cstheme="majorBidi"/>
            <w:color w:val="000000" w:themeColor="text1"/>
            <w:sz w:val="22"/>
            <w:szCs w:val="22"/>
          </w:rPr>
          <w:delText xml:space="preserve"> an empty response, so the orchestrator can handle them gracefully by routing frame to the cloud server</w:delText>
        </w:r>
        <w:r w:rsidR="008303E9" w:rsidRPr="00C578B3" w:rsidDel="00537D02">
          <w:rPr>
            <w:rFonts w:asciiTheme="majorBidi" w:hAnsiTheme="majorBidi" w:cstheme="majorBidi"/>
            <w:color w:val="000000" w:themeColor="text1"/>
            <w:sz w:val="22"/>
            <w:szCs w:val="22"/>
          </w:rPr>
          <w:delText>.</w:delText>
        </w:r>
      </w:del>
    </w:p>
    <w:p w14:paraId="7BFBA309" w14:textId="1A77343A" w:rsidR="004413AD" w:rsidRPr="00C578B3" w:rsidDel="00537D02" w:rsidRDefault="00DE213F" w:rsidP="00F766F1">
      <w:pPr>
        <w:spacing w:beforeLines="40" w:before="96" w:afterLines="40" w:after="96" w:line="276" w:lineRule="auto"/>
        <w:jc w:val="both"/>
        <w:rPr>
          <w:del w:id="772" w:author="Mohanad Alemam" w:date="2026-07-06T17:57:00Z" w16du:dateUtc="2026-07-06T16:57:00Z"/>
          <w:rFonts w:asciiTheme="majorBidi" w:hAnsiTheme="majorBidi" w:cstheme="majorBidi"/>
          <w:color w:val="000000" w:themeColor="text1"/>
          <w:sz w:val="22"/>
          <w:szCs w:val="22"/>
        </w:rPr>
      </w:pPr>
      <w:del w:id="773" w:author="Mohanad Alemam" w:date="2026-07-06T17:57:00Z" w16du:dateUtc="2026-07-06T16:57:00Z">
        <w:r w:rsidRPr="00C578B3" w:rsidDel="00537D02">
          <w:rPr>
            <w:rFonts w:asciiTheme="majorBidi" w:hAnsiTheme="majorBidi" w:cstheme="majorBidi"/>
            <w:b/>
            <w:bCs/>
            <w:color w:val="000000" w:themeColor="text1"/>
            <w:sz w:val="22"/>
            <w:szCs w:val="22"/>
          </w:rPr>
          <w:delText xml:space="preserve">Send </w:delText>
        </w:r>
        <w:r w:rsidR="00451A7F" w:rsidRPr="00C578B3" w:rsidDel="00537D02">
          <w:rPr>
            <w:rFonts w:asciiTheme="majorBidi" w:hAnsiTheme="majorBidi" w:cstheme="majorBidi"/>
            <w:b/>
            <w:bCs/>
            <w:color w:val="000000" w:themeColor="text1"/>
            <w:sz w:val="22"/>
            <w:szCs w:val="22"/>
          </w:rPr>
          <w:delText xml:space="preserve">frames </w:delText>
        </w:r>
        <w:r w:rsidRPr="00C578B3" w:rsidDel="00537D02">
          <w:rPr>
            <w:rFonts w:asciiTheme="majorBidi" w:hAnsiTheme="majorBidi" w:cstheme="majorBidi"/>
            <w:b/>
            <w:bCs/>
            <w:color w:val="000000" w:themeColor="text1"/>
            <w:sz w:val="22"/>
            <w:szCs w:val="22"/>
          </w:rPr>
          <w:delText xml:space="preserve">to the cloud server: </w:delText>
        </w:r>
        <w:r w:rsidR="008F7D8B" w:rsidRPr="00C578B3" w:rsidDel="00537D02">
          <w:rPr>
            <w:rFonts w:asciiTheme="majorBidi" w:hAnsiTheme="majorBidi" w:cstheme="majorBidi"/>
            <w:color w:val="000000" w:themeColor="text1"/>
            <w:sz w:val="22"/>
            <w:szCs w:val="22"/>
          </w:rPr>
          <w:delText xml:space="preserve">Once the </w:delText>
        </w:r>
        <w:r w:rsidR="00613B73" w:rsidRPr="00C578B3" w:rsidDel="00537D02">
          <w:rPr>
            <w:rFonts w:asciiTheme="majorBidi" w:hAnsiTheme="majorBidi" w:cstheme="majorBidi"/>
            <w:color w:val="000000" w:themeColor="text1"/>
            <w:sz w:val="22"/>
            <w:szCs w:val="22"/>
          </w:rPr>
          <w:delText>decision</w:delText>
        </w:r>
        <w:r w:rsidR="008F7D8B" w:rsidRPr="00C578B3" w:rsidDel="00537D02">
          <w:rPr>
            <w:rFonts w:asciiTheme="majorBidi" w:hAnsiTheme="majorBidi" w:cstheme="majorBidi"/>
            <w:color w:val="000000" w:themeColor="text1"/>
            <w:sz w:val="22"/>
            <w:szCs w:val="22"/>
          </w:rPr>
          <w:delText xml:space="preserve"> </w:delText>
        </w:r>
        <w:r w:rsidR="00391F70" w:rsidRPr="00C578B3" w:rsidDel="00537D02">
          <w:rPr>
            <w:rFonts w:asciiTheme="majorBidi" w:hAnsiTheme="majorBidi" w:cstheme="majorBidi"/>
            <w:color w:val="000000" w:themeColor="text1"/>
            <w:sz w:val="22"/>
            <w:szCs w:val="22"/>
          </w:rPr>
          <w:delText>has been</w:delText>
        </w:r>
        <w:r w:rsidR="008F7D8B" w:rsidRPr="00C578B3" w:rsidDel="00537D02">
          <w:rPr>
            <w:rFonts w:asciiTheme="majorBidi" w:hAnsiTheme="majorBidi" w:cstheme="majorBidi"/>
            <w:color w:val="000000" w:themeColor="text1"/>
            <w:sz w:val="22"/>
            <w:szCs w:val="22"/>
          </w:rPr>
          <w:delText xml:space="preserve"> made to offload a frame to the cloud server the encodes the resized</w:delText>
        </w:r>
        <w:r w:rsidR="00391F70" w:rsidRPr="00C578B3" w:rsidDel="00537D02">
          <w:rPr>
            <w:rFonts w:asciiTheme="majorBidi" w:hAnsiTheme="majorBidi" w:cstheme="majorBidi"/>
            <w:color w:val="000000" w:themeColor="text1"/>
            <w:sz w:val="22"/>
            <w:szCs w:val="22"/>
          </w:rPr>
          <w:delText xml:space="preserve"> </w:delText>
        </w:r>
        <w:r w:rsidR="008F7D8B" w:rsidRPr="00C578B3" w:rsidDel="00537D02">
          <w:rPr>
            <w:rFonts w:asciiTheme="majorBidi" w:hAnsiTheme="majorBidi" w:cstheme="majorBidi"/>
            <w:color w:val="000000" w:themeColor="text1"/>
            <w:sz w:val="22"/>
            <w:szCs w:val="22"/>
          </w:rPr>
          <w:delText xml:space="preserve">the fame into an in-memory JPEG </w:delText>
        </w:r>
        <w:r w:rsidR="00C0393D" w:rsidRPr="00C578B3" w:rsidDel="00537D02">
          <w:rPr>
            <w:rFonts w:asciiTheme="majorBidi" w:hAnsiTheme="majorBidi" w:cstheme="majorBidi"/>
            <w:color w:val="000000" w:themeColor="text1"/>
            <w:sz w:val="22"/>
            <w:szCs w:val="22"/>
          </w:rPr>
          <w:delText xml:space="preserve">bytes </w:delText>
        </w:r>
        <w:r w:rsidR="008F7D8B" w:rsidRPr="00C578B3" w:rsidDel="00537D02">
          <w:rPr>
            <w:rFonts w:asciiTheme="majorBidi" w:hAnsiTheme="majorBidi" w:cstheme="majorBidi"/>
            <w:color w:val="000000" w:themeColor="text1"/>
            <w:sz w:val="22"/>
            <w:szCs w:val="22"/>
          </w:rPr>
          <w:delText>using ‘</w:delText>
        </w:r>
        <w:r w:rsidR="008F7D8B" w:rsidRPr="00C578B3" w:rsidDel="00537D02">
          <w:rPr>
            <w:rFonts w:asciiTheme="majorBidi" w:hAnsiTheme="majorBidi" w:cstheme="majorBidi"/>
            <w:i/>
            <w:iCs/>
            <w:color w:val="000000" w:themeColor="text1"/>
            <w:sz w:val="22"/>
            <w:szCs w:val="22"/>
          </w:rPr>
          <w:delText>cv2.imencode()</w:delText>
        </w:r>
        <w:r w:rsidR="008F7D8B" w:rsidRPr="00C578B3" w:rsidDel="00537D02">
          <w:rPr>
            <w:rFonts w:asciiTheme="majorBidi" w:hAnsiTheme="majorBidi" w:cstheme="majorBidi"/>
            <w:color w:val="000000" w:themeColor="text1"/>
            <w:sz w:val="22"/>
            <w:szCs w:val="22"/>
          </w:rPr>
          <w:delText>’</w:delText>
        </w:r>
        <w:r w:rsidR="00613B73" w:rsidRPr="00C578B3" w:rsidDel="00537D02">
          <w:rPr>
            <w:rFonts w:asciiTheme="majorBidi" w:hAnsiTheme="majorBidi" w:cstheme="majorBidi"/>
            <w:color w:val="000000" w:themeColor="text1"/>
            <w:sz w:val="22"/>
            <w:szCs w:val="22"/>
          </w:rPr>
          <w:delText xml:space="preserve">. The orchestrator </w:delText>
        </w:r>
        <w:r w:rsidR="00EE3C48" w:rsidRPr="00C578B3" w:rsidDel="00537D02">
          <w:rPr>
            <w:rFonts w:asciiTheme="majorBidi" w:hAnsiTheme="majorBidi" w:cstheme="majorBidi"/>
            <w:color w:val="000000" w:themeColor="text1"/>
            <w:sz w:val="22"/>
            <w:szCs w:val="22"/>
          </w:rPr>
          <w:delText xml:space="preserve">runs bytes counter to track bandwidth usage. The </w:delText>
        </w:r>
        <w:r w:rsidR="00902D3E" w:rsidRPr="00C578B3" w:rsidDel="00537D02">
          <w:rPr>
            <w:rFonts w:asciiTheme="majorBidi" w:hAnsiTheme="majorBidi" w:cstheme="majorBidi"/>
            <w:color w:val="000000" w:themeColor="text1"/>
            <w:sz w:val="22"/>
            <w:szCs w:val="22"/>
          </w:rPr>
          <w:delText xml:space="preserve">frame </w:delText>
        </w:r>
        <w:r w:rsidR="00F12045" w:rsidRPr="00C578B3" w:rsidDel="00537D02">
          <w:rPr>
            <w:rFonts w:asciiTheme="majorBidi" w:hAnsiTheme="majorBidi" w:cstheme="majorBidi"/>
            <w:color w:val="000000" w:themeColor="text1"/>
            <w:sz w:val="22"/>
            <w:szCs w:val="22"/>
          </w:rPr>
          <w:delText>bytes are POSTed as a multipart payload to the cloud server endpoint using ‘</w:delText>
        </w:r>
        <w:r w:rsidR="00F12045" w:rsidRPr="00C578B3" w:rsidDel="00537D02">
          <w:rPr>
            <w:rFonts w:asciiTheme="majorBidi" w:hAnsiTheme="majorBidi" w:cstheme="majorBidi"/>
            <w:i/>
            <w:iCs/>
            <w:color w:val="000000" w:themeColor="text1"/>
            <w:sz w:val="22"/>
            <w:szCs w:val="22"/>
          </w:rPr>
          <w:delText>requests.post()</w:delText>
        </w:r>
        <w:r w:rsidR="00F12045" w:rsidRPr="00C578B3" w:rsidDel="00537D02">
          <w:rPr>
            <w:rFonts w:asciiTheme="majorBidi" w:hAnsiTheme="majorBidi" w:cstheme="majorBidi"/>
            <w:color w:val="000000" w:themeColor="text1"/>
            <w:sz w:val="22"/>
            <w:szCs w:val="22"/>
          </w:rPr>
          <w:delText>’</w:delText>
        </w:r>
        <w:r w:rsidR="00793530" w:rsidRPr="00C578B3" w:rsidDel="00537D02">
          <w:rPr>
            <w:rFonts w:asciiTheme="majorBidi" w:hAnsiTheme="majorBidi" w:cstheme="majorBidi"/>
            <w:color w:val="000000" w:themeColor="text1"/>
            <w:sz w:val="22"/>
            <w:szCs w:val="22"/>
          </w:rPr>
          <w:delText>.</w:delText>
        </w:r>
        <w:r w:rsidR="008A380D" w:rsidRPr="00C578B3" w:rsidDel="00537D02">
          <w:rPr>
            <w:rFonts w:asciiTheme="majorBidi" w:hAnsiTheme="majorBidi" w:cstheme="majorBidi"/>
            <w:color w:val="000000" w:themeColor="text1"/>
            <w:sz w:val="22"/>
            <w:szCs w:val="22"/>
          </w:rPr>
          <w:delText xml:space="preserve"> At this point </w:delText>
        </w:r>
        <w:r w:rsidR="00902D3E" w:rsidRPr="00C578B3" w:rsidDel="00537D02">
          <w:rPr>
            <w:rFonts w:asciiTheme="majorBidi" w:hAnsiTheme="majorBidi" w:cstheme="majorBidi"/>
            <w:color w:val="000000" w:themeColor="text1"/>
            <w:sz w:val="22"/>
            <w:szCs w:val="22"/>
          </w:rPr>
          <w:delText>metrics</w:delText>
        </w:r>
        <w:r w:rsidR="008A380D" w:rsidRPr="00C578B3" w:rsidDel="00537D02">
          <w:rPr>
            <w:rFonts w:asciiTheme="majorBidi" w:hAnsiTheme="majorBidi" w:cstheme="majorBidi"/>
            <w:color w:val="000000" w:themeColor="text1"/>
            <w:sz w:val="22"/>
            <w:szCs w:val="22"/>
          </w:rPr>
          <w:delText xml:space="preserve"> such as latency in form of request round trip time in milliseconds and count of the frames sent to the cloud are continuously measured. </w:delText>
        </w:r>
        <w:r w:rsidR="00BD7201" w:rsidRPr="00C578B3" w:rsidDel="00537D02">
          <w:rPr>
            <w:rFonts w:asciiTheme="majorBidi" w:hAnsiTheme="majorBidi" w:cstheme="majorBidi"/>
            <w:color w:val="000000" w:themeColor="text1"/>
            <w:sz w:val="22"/>
            <w:szCs w:val="22"/>
          </w:rPr>
          <w:delText>All errors and exceptions related to network calls are handled gracefully so the pipeline continuous without crashing.</w:delText>
        </w:r>
      </w:del>
    </w:p>
    <w:p w14:paraId="388013F0" w14:textId="447EB960" w:rsidR="007B5A6E" w:rsidRPr="00F766F1" w:rsidDel="000132FC" w:rsidRDefault="0009328D" w:rsidP="00F766F1">
      <w:pPr>
        <w:spacing w:beforeLines="40" w:before="96" w:afterLines="40" w:after="96" w:line="276" w:lineRule="auto"/>
        <w:jc w:val="both"/>
        <w:rPr>
          <w:del w:id="774" w:author="Mohanad Alemam" w:date="2026-07-06T20:24:00Z" w16du:dateUtc="2026-07-06T19:24:00Z"/>
          <w:rFonts w:asciiTheme="majorBidi" w:hAnsiTheme="majorBidi" w:cstheme="majorBidi"/>
          <w:color w:val="000000" w:themeColor="text1"/>
          <w:sz w:val="22"/>
          <w:szCs w:val="22"/>
        </w:rPr>
      </w:pPr>
      <w:del w:id="775" w:author="Mohanad Alemam" w:date="2026-07-06T20:24:00Z" w16du:dateUtc="2026-07-06T19:24:00Z">
        <w:r w:rsidRPr="00C578B3" w:rsidDel="000132FC">
          <w:rPr>
            <w:rFonts w:asciiTheme="majorBidi" w:hAnsiTheme="majorBidi" w:cstheme="majorBidi"/>
            <w:b/>
            <w:bCs/>
            <w:noProof/>
            <w:sz w:val="22"/>
            <w:szCs w:val="22"/>
          </w:rPr>
          <w:drawing>
            <wp:anchor distT="0" distB="0" distL="114300" distR="114300" simplePos="0" relativeHeight="251679744" behindDoc="0" locked="0" layoutInCell="1" allowOverlap="1" wp14:anchorId="44F704D1" wp14:editId="366DBBEC">
              <wp:simplePos x="0" y="0"/>
              <wp:positionH relativeFrom="margin">
                <wp:align>right</wp:align>
              </wp:positionH>
              <wp:positionV relativeFrom="paragraph">
                <wp:posOffset>25400</wp:posOffset>
              </wp:positionV>
              <wp:extent cx="2224405" cy="4308475"/>
              <wp:effectExtent l="0" t="0" r="4445" b="0"/>
              <wp:wrapSquare wrapText="bothSides"/>
              <wp:docPr id="983325646" name="Picture 1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5646" name="Picture 17" descr="A diagram of a diagra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25395" cy="4310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5BC" w:rsidRPr="00C578B3" w:rsidDel="000132FC">
          <w:rPr>
            <w:rFonts w:asciiTheme="majorBidi" w:hAnsiTheme="majorBidi" w:cstheme="majorBidi"/>
            <w:b/>
            <w:bCs/>
            <w:color w:val="000000" w:themeColor="text1"/>
            <w:sz w:val="22"/>
            <w:szCs w:val="22"/>
          </w:rPr>
          <w:delText>Cloud</w:delText>
        </w:r>
        <w:r w:rsidR="00446F8C" w:rsidRPr="00C578B3" w:rsidDel="000132FC">
          <w:rPr>
            <w:rFonts w:asciiTheme="majorBidi" w:hAnsiTheme="majorBidi" w:cstheme="majorBidi"/>
            <w:b/>
            <w:bCs/>
            <w:color w:val="000000" w:themeColor="text1"/>
            <w:sz w:val="22"/>
            <w:szCs w:val="22"/>
          </w:rPr>
          <w:delText xml:space="preserve"> </w:delText>
        </w:r>
        <w:r w:rsidR="000655BC" w:rsidRPr="00C578B3" w:rsidDel="000132FC">
          <w:rPr>
            <w:rFonts w:asciiTheme="majorBidi" w:hAnsiTheme="majorBidi" w:cstheme="majorBidi"/>
            <w:b/>
            <w:bCs/>
            <w:color w:val="000000" w:themeColor="text1"/>
            <w:sz w:val="22"/>
            <w:szCs w:val="22"/>
          </w:rPr>
          <w:delText>Inference</w:delText>
        </w:r>
        <w:r w:rsidR="007F2C83" w:rsidRPr="00C578B3" w:rsidDel="000132FC">
          <w:rPr>
            <w:rFonts w:asciiTheme="majorBidi" w:hAnsiTheme="majorBidi" w:cstheme="majorBidi"/>
            <w:b/>
            <w:bCs/>
            <w:color w:val="000000" w:themeColor="text1"/>
            <w:sz w:val="22"/>
            <w:szCs w:val="22"/>
          </w:rPr>
          <w:delText>:</w:delText>
        </w:r>
        <w:r w:rsidR="007F2C83" w:rsidRPr="00831CFA" w:rsidDel="000132FC">
          <w:rPr>
            <w:rFonts w:asciiTheme="majorBidi" w:hAnsiTheme="majorBidi" w:cstheme="majorBidi"/>
            <w:b/>
            <w:bCs/>
            <w:color w:val="000000" w:themeColor="text1"/>
            <w:sz w:val="22"/>
            <w:szCs w:val="22"/>
          </w:rPr>
          <w:delText xml:space="preserve"> </w:delText>
        </w:r>
        <w:r w:rsidR="007F2C83" w:rsidRPr="00831CFA" w:rsidDel="000132FC">
          <w:rPr>
            <w:rFonts w:asciiTheme="majorBidi" w:hAnsiTheme="majorBidi" w:cstheme="majorBidi"/>
            <w:color w:val="000000" w:themeColor="text1"/>
            <w:sz w:val="22"/>
            <w:szCs w:val="22"/>
          </w:rPr>
          <w:delText xml:space="preserve">The cloud server is implemented as a </w:delText>
        </w:r>
        <w:r w:rsidR="00F67307" w:rsidRPr="00831CFA" w:rsidDel="000132FC">
          <w:rPr>
            <w:rFonts w:asciiTheme="majorBidi" w:hAnsiTheme="majorBidi" w:cstheme="majorBidi"/>
            <w:color w:val="000000" w:themeColor="text1"/>
            <w:sz w:val="22"/>
            <w:szCs w:val="22"/>
          </w:rPr>
          <w:delText>F</w:delText>
        </w:r>
        <w:r w:rsidR="007F2C83" w:rsidRPr="00831CFA" w:rsidDel="000132FC">
          <w:rPr>
            <w:rFonts w:asciiTheme="majorBidi" w:hAnsiTheme="majorBidi" w:cstheme="majorBidi"/>
            <w:color w:val="000000" w:themeColor="text1"/>
            <w:sz w:val="22"/>
            <w:szCs w:val="22"/>
          </w:rPr>
          <w:delText xml:space="preserve">lask HTTP </w:delText>
        </w:r>
        <w:r w:rsidR="004235D7" w:rsidRPr="00831CFA" w:rsidDel="000132FC">
          <w:rPr>
            <w:rFonts w:asciiTheme="majorBidi" w:hAnsiTheme="majorBidi" w:cstheme="majorBidi"/>
            <w:color w:val="000000" w:themeColor="text1"/>
            <w:sz w:val="22"/>
            <w:szCs w:val="22"/>
          </w:rPr>
          <w:delText>endpoint (</w:delText>
        </w:r>
        <w:r w:rsidR="007F2C83" w:rsidRPr="00831CFA" w:rsidDel="000132FC">
          <w:rPr>
            <w:rFonts w:asciiTheme="majorBidi" w:hAnsiTheme="majorBidi" w:cstheme="majorBidi"/>
            <w:color w:val="000000" w:themeColor="text1"/>
            <w:sz w:val="22"/>
            <w:szCs w:val="22"/>
          </w:rPr>
          <w:delText>POST/infer), it accepts</w:delText>
        </w:r>
        <w:r w:rsidR="007B5A6E" w:rsidRPr="00831CFA" w:rsidDel="000132FC">
          <w:rPr>
            <w:rFonts w:asciiTheme="majorBidi" w:hAnsiTheme="majorBidi" w:cstheme="majorBidi"/>
            <w:color w:val="000000" w:themeColor="text1"/>
            <w:sz w:val="22"/>
            <w:szCs w:val="22"/>
          </w:rPr>
          <w:delText xml:space="preserve"> the multipart frame payload</w:delText>
        </w:r>
        <w:r w:rsidR="007F2C83" w:rsidRPr="00831CFA" w:rsidDel="000132FC">
          <w:rPr>
            <w:rFonts w:asciiTheme="majorBidi" w:hAnsiTheme="majorBidi" w:cstheme="majorBidi"/>
            <w:color w:val="000000" w:themeColor="text1"/>
            <w:sz w:val="22"/>
            <w:szCs w:val="22"/>
          </w:rPr>
          <w:delText xml:space="preserve"> request</w:delText>
        </w:r>
        <w:r w:rsidR="007B5A6E" w:rsidRPr="00831CFA" w:rsidDel="000132FC">
          <w:rPr>
            <w:rFonts w:asciiTheme="majorBidi" w:hAnsiTheme="majorBidi" w:cstheme="majorBidi"/>
            <w:color w:val="000000" w:themeColor="text1"/>
            <w:sz w:val="22"/>
            <w:szCs w:val="22"/>
          </w:rPr>
          <w:delText xml:space="preserve">, </w:delText>
        </w:r>
        <w:r w:rsidR="007F2C83" w:rsidRPr="00831CFA" w:rsidDel="000132FC">
          <w:rPr>
            <w:rFonts w:asciiTheme="majorBidi" w:hAnsiTheme="majorBidi" w:cstheme="majorBidi"/>
            <w:color w:val="000000" w:themeColor="text1"/>
            <w:sz w:val="22"/>
            <w:szCs w:val="22"/>
          </w:rPr>
          <w:delText>conduct</w:delText>
        </w:r>
        <w:r w:rsidR="007B5A6E" w:rsidRPr="00831CFA" w:rsidDel="000132FC">
          <w:rPr>
            <w:rFonts w:asciiTheme="majorBidi" w:hAnsiTheme="majorBidi" w:cstheme="majorBidi"/>
            <w:color w:val="000000" w:themeColor="text1"/>
            <w:sz w:val="22"/>
            <w:szCs w:val="22"/>
          </w:rPr>
          <w:delText>s</w:delText>
        </w:r>
        <w:r w:rsidR="007F2C83" w:rsidRPr="00831CFA" w:rsidDel="000132FC">
          <w:rPr>
            <w:rFonts w:asciiTheme="majorBidi" w:hAnsiTheme="majorBidi" w:cstheme="majorBidi"/>
            <w:color w:val="000000" w:themeColor="text1"/>
            <w:sz w:val="22"/>
            <w:szCs w:val="22"/>
          </w:rPr>
          <w:delText xml:space="preserve"> a more accurate object detection in</w:delText>
        </w:r>
        <w:r w:rsidR="007B5A6E" w:rsidRPr="00831CFA" w:rsidDel="000132FC">
          <w:rPr>
            <w:rFonts w:asciiTheme="majorBidi" w:hAnsiTheme="majorBidi" w:cstheme="majorBidi"/>
            <w:color w:val="000000" w:themeColor="text1"/>
            <w:sz w:val="22"/>
            <w:szCs w:val="22"/>
          </w:rPr>
          <w:delText xml:space="preserve"> </w:delText>
        </w:r>
        <w:r w:rsidR="007F2C83" w:rsidRPr="00831CFA" w:rsidDel="000132FC">
          <w:rPr>
            <w:rFonts w:asciiTheme="majorBidi" w:hAnsiTheme="majorBidi" w:cstheme="majorBidi"/>
            <w:color w:val="000000" w:themeColor="text1"/>
            <w:sz w:val="22"/>
            <w:szCs w:val="22"/>
          </w:rPr>
          <w:delText xml:space="preserve">using </w:delText>
        </w:r>
        <w:r w:rsidR="00F67307" w:rsidRPr="00831CFA" w:rsidDel="000132FC">
          <w:rPr>
            <w:rFonts w:asciiTheme="majorBidi" w:hAnsiTheme="majorBidi" w:cstheme="majorBidi"/>
            <w:color w:val="000000" w:themeColor="text1"/>
            <w:sz w:val="22"/>
            <w:szCs w:val="22"/>
          </w:rPr>
          <w:delText>heavyweight</w:delText>
        </w:r>
        <w:r w:rsidR="007F2C83" w:rsidRPr="00831CFA" w:rsidDel="000132FC">
          <w:rPr>
            <w:rFonts w:asciiTheme="majorBidi" w:hAnsiTheme="majorBidi" w:cstheme="majorBidi"/>
            <w:color w:val="000000" w:themeColor="text1"/>
            <w:sz w:val="22"/>
            <w:szCs w:val="22"/>
          </w:rPr>
          <w:delText xml:space="preserve"> YOLO mode (default yolov8s.pt)</w:delText>
        </w:r>
        <w:r w:rsidR="00C74FCB" w:rsidRPr="00831CFA" w:rsidDel="000132FC">
          <w:rPr>
            <w:rFonts w:asciiTheme="majorBidi" w:hAnsiTheme="majorBidi" w:cstheme="majorBidi"/>
            <w:color w:val="000000" w:themeColor="text1"/>
            <w:sz w:val="22"/>
            <w:szCs w:val="22"/>
          </w:rPr>
          <w:delText xml:space="preserve"> and compute inference time.</w:delText>
        </w:r>
        <w:r w:rsidR="004235D7" w:rsidRPr="00831CFA" w:rsidDel="000132FC">
          <w:rPr>
            <w:rFonts w:asciiTheme="majorBidi" w:hAnsiTheme="majorBidi" w:cstheme="majorBidi"/>
            <w:color w:val="000000" w:themeColor="text1"/>
            <w:sz w:val="22"/>
            <w:szCs w:val="22"/>
          </w:rPr>
          <w:delText xml:space="preserve"> The server lazily </w:delText>
        </w:r>
        <w:r w:rsidR="00F67307" w:rsidRPr="00831CFA" w:rsidDel="000132FC">
          <w:rPr>
            <w:rFonts w:asciiTheme="majorBidi" w:hAnsiTheme="majorBidi" w:cstheme="majorBidi"/>
            <w:color w:val="000000" w:themeColor="text1"/>
            <w:sz w:val="22"/>
            <w:szCs w:val="22"/>
          </w:rPr>
          <w:delText>loads</w:delText>
        </w:r>
        <w:r w:rsidR="004235D7" w:rsidRPr="00831CFA" w:rsidDel="000132FC">
          <w:rPr>
            <w:rFonts w:asciiTheme="majorBidi" w:hAnsiTheme="majorBidi" w:cstheme="majorBidi"/>
            <w:color w:val="000000" w:themeColor="text1"/>
            <w:sz w:val="22"/>
            <w:szCs w:val="22"/>
          </w:rPr>
          <w:delText xml:space="preserve"> the model </w:delText>
        </w:r>
        <w:r w:rsidR="00A66700" w:rsidRPr="00831CFA" w:rsidDel="000132FC">
          <w:rPr>
            <w:rFonts w:asciiTheme="majorBidi" w:hAnsiTheme="majorBidi" w:cstheme="majorBidi"/>
            <w:color w:val="000000" w:themeColor="text1"/>
            <w:sz w:val="22"/>
            <w:szCs w:val="22"/>
          </w:rPr>
          <w:delText>allowing it to</w:delText>
        </w:r>
        <w:r w:rsidR="001775E6" w:rsidRPr="00831CFA" w:rsidDel="000132FC">
          <w:rPr>
            <w:rFonts w:asciiTheme="majorBidi" w:hAnsiTheme="majorBidi" w:cstheme="majorBidi"/>
            <w:color w:val="000000" w:themeColor="text1"/>
            <w:sz w:val="22"/>
            <w:szCs w:val="22"/>
          </w:rPr>
          <w:delText xml:space="preserve"> be</w:delText>
        </w:r>
        <w:r w:rsidR="00A66700" w:rsidRPr="00831CFA" w:rsidDel="000132FC">
          <w:rPr>
            <w:rFonts w:asciiTheme="majorBidi" w:hAnsiTheme="majorBidi" w:cstheme="majorBidi"/>
            <w:color w:val="000000" w:themeColor="text1"/>
            <w:sz w:val="22"/>
            <w:szCs w:val="22"/>
          </w:rPr>
          <w:delText xml:space="preserve"> </w:delText>
        </w:r>
        <w:r w:rsidR="001775E6" w:rsidRPr="00831CFA" w:rsidDel="000132FC">
          <w:rPr>
            <w:rFonts w:asciiTheme="majorBidi" w:hAnsiTheme="majorBidi" w:cstheme="majorBidi"/>
            <w:color w:val="000000" w:themeColor="text1"/>
            <w:sz w:val="22"/>
            <w:szCs w:val="22"/>
          </w:rPr>
          <w:delText>initialised</w:delText>
        </w:r>
        <w:r w:rsidR="00A66700" w:rsidRPr="00831CFA" w:rsidDel="000132FC">
          <w:rPr>
            <w:rFonts w:asciiTheme="majorBidi" w:hAnsiTheme="majorBidi" w:cstheme="majorBidi"/>
            <w:color w:val="000000" w:themeColor="text1"/>
            <w:sz w:val="22"/>
            <w:szCs w:val="22"/>
          </w:rPr>
          <w:delText xml:space="preserve"> on demand and reused across multiple requests</w:delText>
        </w:r>
        <w:r w:rsidR="00F67307" w:rsidRPr="00831CFA" w:rsidDel="000132FC">
          <w:rPr>
            <w:rFonts w:asciiTheme="majorBidi" w:hAnsiTheme="majorBidi" w:cstheme="majorBidi"/>
            <w:color w:val="000000" w:themeColor="text1"/>
            <w:sz w:val="22"/>
            <w:szCs w:val="22"/>
          </w:rPr>
          <w:delText xml:space="preserve"> to avoid unnecessary resource allocation on the </w:delText>
        </w:r>
        <w:r w:rsidR="00C74FCB" w:rsidRPr="00831CFA" w:rsidDel="000132FC">
          <w:rPr>
            <w:rFonts w:asciiTheme="majorBidi" w:hAnsiTheme="majorBidi" w:cstheme="majorBidi"/>
            <w:color w:val="000000" w:themeColor="text1"/>
            <w:sz w:val="22"/>
            <w:szCs w:val="22"/>
          </w:rPr>
          <w:delText>cloud.</w:delText>
        </w:r>
        <w:r w:rsidR="00F67307" w:rsidRPr="00831CFA" w:rsidDel="000132FC">
          <w:rPr>
            <w:rFonts w:asciiTheme="majorBidi" w:hAnsiTheme="majorBidi" w:cstheme="majorBidi"/>
            <w:color w:val="000000" w:themeColor="text1"/>
            <w:sz w:val="22"/>
            <w:szCs w:val="22"/>
          </w:rPr>
          <w:delText xml:space="preserve"> The results are converted from single Ultralytics result object </w:delText>
        </w:r>
        <w:r w:rsidR="001775E6" w:rsidRPr="00831CFA" w:rsidDel="000132FC">
          <w:rPr>
            <w:rFonts w:asciiTheme="majorBidi" w:hAnsiTheme="majorBidi" w:cstheme="majorBidi"/>
            <w:color w:val="000000" w:themeColor="text1"/>
            <w:sz w:val="22"/>
            <w:szCs w:val="22"/>
          </w:rPr>
          <w:delText xml:space="preserve">into a structured list of detection dictionaries </w:delText>
        </w:r>
        <w:r w:rsidR="001775E6" w:rsidRPr="001A1763" w:rsidDel="000132FC">
          <w:rPr>
            <w:rFonts w:asciiTheme="majorBidi" w:hAnsiTheme="majorBidi" w:cstheme="majorBidi"/>
            <w:color w:val="000000" w:themeColor="text1"/>
            <w:sz w:val="22"/>
            <w:szCs w:val="22"/>
          </w:rPr>
          <w:delText xml:space="preserve">using the </w:delText>
        </w:r>
        <w:r w:rsidR="001775E6" w:rsidRPr="001A1763" w:rsidDel="000132FC">
          <w:rPr>
            <w:rFonts w:asciiTheme="majorBidi" w:hAnsiTheme="majorBidi" w:cstheme="majorBidi"/>
            <w:i/>
            <w:iCs/>
            <w:color w:val="000000" w:themeColor="text1"/>
            <w:sz w:val="22"/>
            <w:szCs w:val="22"/>
          </w:rPr>
          <w:delText>‘parse_detections’</w:delText>
        </w:r>
        <w:r w:rsidR="001775E6" w:rsidRPr="001A1763" w:rsidDel="000132FC">
          <w:rPr>
            <w:rFonts w:asciiTheme="majorBidi" w:hAnsiTheme="majorBidi" w:cstheme="majorBidi"/>
            <w:color w:val="000000" w:themeColor="text1"/>
            <w:sz w:val="22"/>
            <w:szCs w:val="22"/>
          </w:rPr>
          <w:delText xml:space="preserve"> </w:delText>
        </w:r>
        <w:r w:rsidR="00831CFA" w:rsidRPr="001A1763" w:rsidDel="000132FC">
          <w:rPr>
            <w:rFonts w:asciiTheme="majorBidi" w:hAnsiTheme="majorBidi" w:cstheme="majorBidi"/>
            <w:color w:val="000000" w:themeColor="text1"/>
            <w:sz w:val="22"/>
            <w:szCs w:val="22"/>
          </w:rPr>
          <w:delText>function</w:delText>
        </w:r>
        <w:r w:rsidR="002D5E3F" w:rsidRPr="001A1763" w:rsidDel="000132FC">
          <w:rPr>
            <w:rFonts w:asciiTheme="majorBidi" w:hAnsiTheme="majorBidi" w:cstheme="majorBidi"/>
            <w:color w:val="000000" w:themeColor="text1"/>
            <w:sz w:val="22"/>
            <w:szCs w:val="22"/>
          </w:rPr>
          <w:delText xml:space="preserve">. </w:delText>
        </w:r>
        <w:r w:rsidR="002D5E3F" w:rsidRPr="001A1763" w:rsidDel="000132FC">
          <w:rPr>
            <w:rFonts w:asciiTheme="majorBidi" w:hAnsiTheme="majorBidi" w:cstheme="majorBidi"/>
            <w:noProof/>
            <w:sz w:val="22"/>
            <w:szCs w:val="22"/>
          </w:rPr>
          <w:delText xml:space="preserve">On seccessfull transmission, the cloud server returns a JSON response, the edge </w:delText>
        </w:r>
        <w:r w:rsidR="004C1980" w:rsidRPr="001A1763" w:rsidDel="000132FC">
          <w:rPr>
            <w:rFonts w:asciiTheme="majorBidi" w:hAnsiTheme="majorBidi" w:cstheme="majorBidi"/>
            <w:color w:val="000000" w:themeColor="text1"/>
            <w:sz w:val="22"/>
            <w:szCs w:val="22"/>
          </w:rPr>
          <w:delText xml:space="preserve">use </w:delText>
        </w:r>
        <w:r w:rsidR="002D5E3F" w:rsidRPr="001A1763" w:rsidDel="000132FC">
          <w:rPr>
            <w:rFonts w:asciiTheme="majorBidi" w:hAnsiTheme="majorBidi" w:cstheme="majorBidi"/>
            <w:color w:val="000000" w:themeColor="text1"/>
            <w:sz w:val="22"/>
            <w:szCs w:val="22"/>
          </w:rPr>
          <w:delText xml:space="preserve">it </w:delText>
        </w:r>
        <w:r w:rsidR="004C1980" w:rsidRPr="001A1763" w:rsidDel="000132FC">
          <w:rPr>
            <w:rFonts w:asciiTheme="majorBidi" w:hAnsiTheme="majorBidi" w:cstheme="majorBidi"/>
            <w:color w:val="000000" w:themeColor="text1"/>
            <w:sz w:val="22"/>
            <w:szCs w:val="22"/>
          </w:rPr>
          <w:delText>to annotate the frame</w:delText>
        </w:r>
        <w:r w:rsidR="00831CFA" w:rsidRPr="001A1763" w:rsidDel="000132FC">
          <w:rPr>
            <w:rFonts w:asciiTheme="majorBidi" w:hAnsiTheme="majorBidi" w:cstheme="majorBidi"/>
            <w:color w:val="000000" w:themeColor="text1"/>
            <w:sz w:val="22"/>
            <w:szCs w:val="22"/>
          </w:rPr>
          <w:delText xml:space="preserve"> as part of the output</w:delText>
        </w:r>
        <w:r w:rsidR="001775E6" w:rsidRPr="001A1763" w:rsidDel="000132FC">
          <w:rPr>
            <w:rFonts w:asciiTheme="majorBidi" w:hAnsiTheme="majorBidi" w:cstheme="majorBidi"/>
            <w:color w:val="000000" w:themeColor="text1"/>
            <w:sz w:val="22"/>
            <w:szCs w:val="22"/>
          </w:rPr>
          <w:delText>.</w:delText>
        </w:r>
        <w:r w:rsidR="00194821" w:rsidRPr="00831CFA" w:rsidDel="000132FC">
          <w:rPr>
            <w:rFonts w:asciiTheme="majorBidi" w:hAnsiTheme="majorBidi" w:cstheme="majorBidi"/>
            <w:color w:val="000000" w:themeColor="text1"/>
            <w:sz w:val="22"/>
            <w:szCs w:val="22"/>
          </w:rPr>
          <w:delText xml:space="preserve"> </w:delText>
        </w:r>
      </w:del>
    </w:p>
    <w:p w14:paraId="1E6B3B0D" w14:textId="42A92867" w:rsidR="00437016" w:rsidRPr="005A405E" w:rsidDel="000132FC" w:rsidRDefault="00FD4782" w:rsidP="00F766F1">
      <w:pPr>
        <w:spacing w:beforeLines="40" w:before="96" w:afterLines="40" w:after="96" w:line="276" w:lineRule="auto"/>
        <w:jc w:val="both"/>
        <w:rPr>
          <w:del w:id="776" w:author="Mohanad Alemam" w:date="2026-07-06T20:24:00Z" w16du:dateUtc="2026-07-06T19:24:00Z"/>
          <w:rFonts w:asciiTheme="majorBidi" w:hAnsiTheme="majorBidi" w:cstheme="majorBidi"/>
          <w:color w:val="000000" w:themeColor="text1"/>
          <w:sz w:val="22"/>
          <w:szCs w:val="22"/>
        </w:rPr>
      </w:pPr>
      <w:del w:id="777" w:author="Mohanad Alemam" w:date="2026-07-06T20:24:00Z" w16du:dateUtc="2026-07-06T19:24:00Z">
        <w:r w:rsidRPr="00396955" w:rsidDel="000132FC">
          <w:rPr>
            <w:rFonts w:asciiTheme="majorBidi" w:hAnsiTheme="majorBidi" w:cstheme="majorBidi"/>
            <w:b/>
            <w:bCs/>
            <w:color w:val="000000" w:themeColor="text1"/>
            <w:sz w:val="22"/>
            <w:szCs w:val="22"/>
          </w:rPr>
          <w:delText xml:space="preserve">Performance </w:delText>
        </w:r>
        <w:r w:rsidR="00D10B0E" w:rsidRPr="00396955" w:rsidDel="000132FC">
          <w:rPr>
            <w:rFonts w:asciiTheme="majorBidi" w:hAnsiTheme="majorBidi" w:cstheme="majorBidi"/>
            <w:b/>
            <w:bCs/>
            <w:color w:val="000000" w:themeColor="text1"/>
            <w:sz w:val="22"/>
            <w:szCs w:val="22"/>
          </w:rPr>
          <w:delText>Metric</w:delText>
        </w:r>
        <w:r w:rsidRPr="00396955" w:rsidDel="000132FC">
          <w:rPr>
            <w:rFonts w:asciiTheme="majorBidi" w:hAnsiTheme="majorBidi" w:cstheme="majorBidi"/>
            <w:b/>
            <w:bCs/>
            <w:color w:val="000000" w:themeColor="text1"/>
            <w:sz w:val="22"/>
            <w:szCs w:val="22"/>
          </w:rPr>
          <w:delText xml:space="preserve">: </w:delText>
        </w:r>
        <w:r w:rsidR="00D13B1A" w:rsidRPr="00396955" w:rsidDel="000132FC">
          <w:rPr>
            <w:rFonts w:asciiTheme="majorBidi" w:hAnsiTheme="majorBidi" w:cstheme="majorBidi"/>
            <w:color w:val="000000" w:themeColor="text1"/>
            <w:sz w:val="22"/>
            <w:szCs w:val="22"/>
          </w:rPr>
          <w:delText xml:space="preserve">I </w:delText>
        </w:r>
        <w:r w:rsidR="005657BC" w:rsidRPr="00396955" w:rsidDel="000132FC">
          <w:rPr>
            <w:rFonts w:asciiTheme="majorBidi" w:hAnsiTheme="majorBidi" w:cstheme="majorBidi"/>
            <w:color w:val="000000" w:themeColor="text1"/>
            <w:sz w:val="22"/>
            <w:szCs w:val="22"/>
          </w:rPr>
          <w:delText xml:space="preserve">designed the pipeline to collect key metrics related to edge, cloud, and network processes as well as </w:delText>
        </w:r>
        <w:r w:rsidRPr="00396955" w:rsidDel="000132FC">
          <w:rPr>
            <w:rFonts w:asciiTheme="majorBidi" w:hAnsiTheme="majorBidi" w:cstheme="majorBidi"/>
            <w:color w:val="000000" w:themeColor="text1"/>
            <w:sz w:val="22"/>
            <w:szCs w:val="22"/>
          </w:rPr>
          <w:delText>video content information</w:delText>
        </w:r>
        <w:r w:rsidR="00437016" w:rsidRPr="00F766F1" w:rsidDel="000132FC">
          <w:rPr>
            <w:rFonts w:asciiTheme="majorBidi" w:hAnsiTheme="majorBidi" w:cstheme="majorBidi"/>
            <w:color w:val="000000" w:themeColor="text1"/>
            <w:sz w:val="22"/>
            <w:szCs w:val="22"/>
          </w:rPr>
          <w:delText>. These metrics are consciously collected</w:delText>
        </w:r>
        <w:r w:rsidR="006F0326" w:rsidRPr="00F766F1" w:rsidDel="000132FC">
          <w:rPr>
            <w:rFonts w:asciiTheme="majorBidi" w:hAnsiTheme="majorBidi" w:cstheme="majorBidi"/>
            <w:color w:val="000000" w:themeColor="text1"/>
            <w:sz w:val="22"/>
            <w:szCs w:val="22"/>
          </w:rPr>
          <w:delText xml:space="preserve"> as per-frame snapshot </w:delText>
        </w:r>
        <w:r w:rsidR="00437016" w:rsidRPr="00F766F1" w:rsidDel="000132FC">
          <w:rPr>
            <w:rFonts w:asciiTheme="majorBidi" w:hAnsiTheme="majorBidi" w:cstheme="majorBidi"/>
            <w:color w:val="000000" w:themeColor="text1"/>
            <w:sz w:val="22"/>
            <w:szCs w:val="22"/>
          </w:rPr>
          <w:delText xml:space="preserve">and </w:delText>
        </w:r>
        <w:r w:rsidR="006F0326" w:rsidRPr="00F766F1" w:rsidDel="000132FC">
          <w:rPr>
            <w:rFonts w:asciiTheme="majorBidi" w:hAnsiTheme="majorBidi" w:cstheme="majorBidi"/>
            <w:color w:val="000000" w:themeColor="text1"/>
            <w:sz w:val="22"/>
            <w:szCs w:val="22"/>
          </w:rPr>
          <w:delText xml:space="preserve">recorded </w:delText>
        </w:r>
        <w:r w:rsidR="002F0DB4" w:rsidRPr="00F766F1" w:rsidDel="000132FC">
          <w:rPr>
            <w:rFonts w:asciiTheme="majorBidi" w:hAnsiTheme="majorBidi" w:cstheme="majorBidi"/>
            <w:color w:val="000000" w:themeColor="text1"/>
            <w:sz w:val="22"/>
            <w:szCs w:val="22"/>
          </w:rPr>
          <w:delText>to “</w:delText>
        </w:r>
        <w:r w:rsidR="00437016" w:rsidRPr="00F766F1" w:rsidDel="000132FC">
          <w:rPr>
            <w:rFonts w:asciiTheme="majorBidi" w:hAnsiTheme="majorBidi" w:cstheme="majorBidi"/>
            <w:color w:val="000000" w:themeColor="text1"/>
            <w:sz w:val="22"/>
            <w:szCs w:val="22"/>
          </w:rPr>
          <w:delText>output/metrics_history.json"</w:delText>
        </w:r>
        <w:r w:rsidR="00437016" w:rsidRPr="00396955" w:rsidDel="000132FC">
          <w:rPr>
            <w:rFonts w:asciiTheme="majorBidi" w:hAnsiTheme="majorBidi" w:cstheme="majorBidi"/>
            <w:color w:val="000000" w:themeColor="text1"/>
            <w:sz w:val="22"/>
            <w:szCs w:val="22"/>
          </w:rPr>
          <w:delText xml:space="preserve"> using</w:delText>
        </w:r>
        <w:r w:rsidR="002F0DB4" w:rsidRPr="00396955" w:rsidDel="000132FC">
          <w:rPr>
            <w:rFonts w:asciiTheme="majorBidi" w:hAnsiTheme="majorBidi" w:cstheme="majorBidi"/>
            <w:color w:val="000000" w:themeColor="text1"/>
            <w:sz w:val="22"/>
            <w:szCs w:val="22"/>
          </w:rPr>
          <w:delText xml:space="preserve"> </w:delText>
        </w:r>
        <w:r w:rsidR="002F0DB4" w:rsidRPr="00F766F1" w:rsidDel="000132FC">
          <w:rPr>
            <w:rFonts w:asciiTheme="majorBidi" w:hAnsiTheme="majorBidi" w:cstheme="majorBidi"/>
            <w:color w:val="000000" w:themeColor="text1"/>
            <w:sz w:val="22"/>
            <w:szCs w:val="22"/>
          </w:rPr>
          <w:delText>‘</w:delText>
        </w:r>
        <w:r w:rsidR="00CE1655" w:rsidRPr="00F766F1" w:rsidDel="000132FC">
          <w:rPr>
            <w:rFonts w:asciiTheme="majorBidi" w:hAnsiTheme="majorBidi" w:cstheme="majorBidi"/>
            <w:color w:val="000000" w:themeColor="text1"/>
            <w:sz w:val="22"/>
            <w:szCs w:val="22"/>
          </w:rPr>
          <w:delText>json.dumps()</w:delText>
        </w:r>
        <w:r w:rsidR="00437016" w:rsidRPr="00F766F1" w:rsidDel="000132FC">
          <w:rPr>
            <w:rFonts w:asciiTheme="majorBidi" w:hAnsiTheme="majorBidi" w:cstheme="majorBidi"/>
            <w:color w:val="000000" w:themeColor="text1"/>
            <w:sz w:val="22"/>
            <w:szCs w:val="22"/>
          </w:rPr>
          <w:delText>’</w:delText>
        </w:r>
        <w:r w:rsidR="00CE1655" w:rsidRPr="00396955" w:rsidDel="000132FC">
          <w:rPr>
            <w:rFonts w:asciiTheme="majorBidi" w:hAnsiTheme="majorBidi" w:cstheme="majorBidi"/>
            <w:color w:val="000000" w:themeColor="text1"/>
            <w:sz w:val="22"/>
            <w:szCs w:val="22"/>
          </w:rPr>
          <w:delText>. The basic foundational metrics describ</w:delText>
        </w:r>
        <w:r w:rsidR="004308F9" w:rsidRPr="00396955" w:rsidDel="000132FC">
          <w:rPr>
            <w:rFonts w:asciiTheme="majorBidi" w:hAnsiTheme="majorBidi" w:cstheme="majorBidi"/>
            <w:color w:val="000000" w:themeColor="text1"/>
            <w:sz w:val="22"/>
            <w:szCs w:val="22"/>
          </w:rPr>
          <w:delText>ing</w:delText>
        </w:r>
        <w:r w:rsidR="00CE1655" w:rsidRPr="00396955" w:rsidDel="000132FC">
          <w:rPr>
            <w:rFonts w:asciiTheme="majorBidi" w:hAnsiTheme="majorBidi" w:cstheme="majorBidi"/>
            <w:color w:val="000000" w:themeColor="text1"/>
            <w:sz w:val="22"/>
            <w:szCs w:val="22"/>
          </w:rPr>
          <w:delText xml:space="preserve"> system activity include:</w:delText>
        </w:r>
      </w:del>
    </w:p>
    <w:p w14:paraId="235C642E" w14:textId="21987058" w:rsidR="00E22647" w:rsidRPr="00F766F1" w:rsidDel="000132FC" w:rsidRDefault="008E256B" w:rsidP="00F766F1">
      <w:pPr>
        <w:pStyle w:val="ListParagraph"/>
        <w:numPr>
          <w:ilvl w:val="0"/>
          <w:numId w:val="45"/>
        </w:numPr>
        <w:spacing w:beforeLines="40" w:before="96" w:afterLines="40" w:after="96" w:line="276" w:lineRule="auto"/>
        <w:jc w:val="both"/>
        <w:rPr>
          <w:del w:id="778" w:author="Mohanad Alemam" w:date="2026-07-06T20:24:00Z" w16du:dateUtc="2026-07-06T19:24:00Z"/>
        </w:rPr>
      </w:pPr>
      <w:del w:id="779" w:author="Mohanad Alemam" w:date="2026-07-06T20:24:00Z" w16du:dateUtc="2026-07-06T19:24:00Z">
        <w:r w:rsidRPr="005A405E" w:rsidDel="000132FC">
          <w:rPr>
            <w:rFonts w:asciiTheme="majorBidi" w:hAnsiTheme="majorBidi" w:cstheme="majorBidi"/>
            <w:color w:val="000000" w:themeColor="text1"/>
            <w:sz w:val="22"/>
            <w:szCs w:val="22"/>
          </w:rPr>
          <w:delText>F</w:delText>
        </w:r>
        <w:r w:rsidR="00E22647" w:rsidRPr="005A405E" w:rsidDel="000132FC">
          <w:rPr>
            <w:rFonts w:asciiTheme="majorBidi" w:hAnsiTheme="majorBidi" w:cstheme="majorBidi"/>
            <w:color w:val="000000" w:themeColor="text1"/>
            <w:sz w:val="22"/>
            <w:szCs w:val="22"/>
          </w:rPr>
          <w:delText>rame_index:</w:delText>
        </w:r>
        <w:r w:rsidR="000610CA" w:rsidDel="000132FC">
          <w:rPr>
            <w:rFonts w:asciiTheme="majorBidi" w:hAnsiTheme="majorBidi" w:cstheme="majorBidi"/>
            <w:color w:val="000000" w:themeColor="text1"/>
            <w:sz w:val="22"/>
            <w:szCs w:val="22"/>
          </w:rPr>
          <w:delText xml:space="preserve"> The sequential frame identifier assigned to each frame indicating its</w:delText>
        </w:r>
        <w:r w:rsidR="000610CA" w:rsidRPr="00F766F1" w:rsidDel="000132FC">
          <w:delText xml:space="preserve"> position within the video steam.</w:delText>
        </w:r>
      </w:del>
    </w:p>
    <w:p w14:paraId="4905A513" w14:textId="3DFB4C7D" w:rsidR="00BB1D26" w:rsidRPr="00A544A5" w:rsidDel="000132FC" w:rsidRDefault="00BB1D26" w:rsidP="00F766F1">
      <w:pPr>
        <w:pStyle w:val="ListParagraph"/>
        <w:numPr>
          <w:ilvl w:val="0"/>
          <w:numId w:val="35"/>
        </w:numPr>
        <w:spacing w:beforeLines="40" w:before="96" w:afterLines="40" w:after="96" w:line="276" w:lineRule="auto"/>
        <w:jc w:val="both"/>
        <w:rPr>
          <w:del w:id="780" w:author="Mohanad Alemam" w:date="2026-07-06T20:24:00Z" w16du:dateUtc="2026-07-06T19:24:00Z"/>
          <w:rFonts w:asciiTheme="majorBidi" w:hAnsiTheme="majorBidi" w:cstheme="majorBidi"/>
          <w:color w:val="000000" w:themeColor="text1"/>
          <w:sz w:val="22"/>
          <w:szCs w:val="22"/>
        </w:rPr>
      </w:pPr>
      <w:del w:id="781" w:author="Mohanad Alemam" w:date="2026-07-06T20:24:00Z" w16du:dateUtc="2026-07-06T19:24:00Z">
        <w:r w:rsidRPr="00A544A5" w:rsidDel="000132FC">
          <w:rPr>
            <w:rFonts w:asciiTheme="majorBidi" w:hAnsiTheme="majorBidi" w:cstheme="majorBidi"/>
            <w:color w:val="000000" w:themeColor="text1"/>
            <w:sz w:val="22"/>
            <w:szCs w:val="22"/>
          </w:rPr>
          <w:delText>Timestamp(s</w:delText>
        </w:r>
        <w:r w:rsidR="00A544A5" w:rsidRPr="00A544A5" w:rsidDel="000132FC">
          <w:rPr>
            <w:rFonts w:asciiTheme="majorBidi" w:hAnsiTheme="majorBidi" w:cstheme="majorBidi"/>
            <w:color w:val="000000" w:themeColor="text1"/>
            <w:sz w:val="22"/>
            <w:szCs w:val="22"/>
          </w:rPr>
          <w:delText>): The</w:delText>
        </w:r>
        <w:r w:rsidR="005F466E" w:rsidRPr="00A544A5" w:rsidDel="000132FC">
          <w:rPr>
            <w:rFonts w:asciiTheme="majorBidi" w:hAnsiTheme="majorBidi" w:cstheme="majorBidi"/>
            <w:color w:val="000000" w:themeColor="text1"/>
            <w:sz w:val="22"/>
            <w:szCs w:val="22"/>
          </w:rPr>
          <w:delText xml:space="preserve"> time(s) in the video stream at which the frame was captured, as seconds from the start of the video.</w:delText>
        </w:r>
      </w:del>
    </w:p>
    <w:p w14:paraId="2CAB1E66" w14:textId="28C945A9" w:rsidR="00CE1655" w:rsidRPr="005A405E" w:rsidDel="000132FC" w:rsidRDefault="006C19B5" w:rsidP="00F766F1">
      <w:pPr>
        <w:pStyle w:val="ListParagraph"/>
        <w:numPr>
          <w:ilvl w:val="0"/>
          <w:numId w:val="35"/>
        </w:numPr>
        <w:spacing w:beforeLines="40" w:before="96" w:afterLines="40" w:after="96" w:line="276" w:lineRule="auto"/>
        <w:jc w:val="both"/>
        <w:rPr>
          <w:del w:id="782" w:author="Mohanad Alemam" w:date="2026-07-06T20:24:00Z" w16du:dateUtc="2026-07-06T19:24:00Z"/>
          <w:rFonts w:asciiTheme="majorBidi" w:hAnsiTheme="majorBidi" w:cstheme="majorBidi"/>
          <w:color w:val="000000" w:themeColor="text1"/>
          <w:sz w:val="22"/>
          <w:szCs w:val="22"/>
        </w:rPr>
      </w:pPr>
      <w:del w:id="783" w:author="Mohanad Alemam" w:date="2026-07-06T20:24:00Z" w16du:dateUtc="2026-07-06T19:24:00Z">
        <w:r w:rsidRPr="00A544A5" w:rsidDel="000132FC">
          <w:rPr>
            <w:rFonts w:asciiTheme="majorBidi" w:hAnsiTheme="majorBidi" w:cstheme="majorBidi"/>
            <w:color w:val="000000" w:themeColor="text1"/>
            <w:sz w:val="22"/>
            <w:szCs w:val="22"/>
          </w:rPr>
          <w:delText xml:space="preserve">Total </w:delText>
        </w:r>
        <w:r w:rsidR="00CE1655" w:rsidRPr="00A544A5" w:rsidDel="000132FC">
          <w:rPr>
            <w:rFonts w:asciiTheme="majorBidi" w:hAnsiTheme="majorBidi" w:cstheme="majorBidi"/>
            <w:color w:val="000000" w:themeColor="text1"/>
            <w:sz w:val="22"/>
            <w:szCs w:val="22"/>
          </w:rPr>
          <w:delText>Frames Seen:</w:delText>
        </w:r>
        <w:r w:rsidR="00FA0DD5" w:rsidDel="000132FC">
          <w:rPr>
            <w:rFonts w:asciiTheme="majorBidi" w:hAnsiTheme="majorBidi" w:cstheme="majorBidi"/>
            <w:color w:val="000000" w:themeColor="text1"/>
            <w:sz w:val="22"/>
            <w:szCs w:val="22"/>
          </w:rPr>
          <w:delText xml:space="preserve"> The</w:delText>
        </w:r>
        <w:r w:rsidR="00CE1655" w:rsidRPr="00A544A5" w:rsidDel="000132FC">
          <w:rPr>
            <w:rFonts w:asciiTheme="majorBidi" w:hAnsiTheme="majorBidi" w:cstheme="majorBidi"/>
            <w:color w:val="000000" w:themeColor="text1"/>
            <w:sz w:val="22"/>
            <w:szCs w:val="22"/>
          </w:rPr>
          <w:delText xml:space="preserve"> </w:delText>
        </w:r>
        <w:r w:rsidR="00FA0DD5" w:rsidDel="000132FC">
          <w:rPr>
            <w:rFonts w:asciiTheme="majorBidi" w:hAnsiTheme="majorBidi" w:cstheme="majorBidi"/>
            <w:color w:val="000000" w:themeColor="text1"/>
            <w:sz w:val="22"/>
            <w:szCs w:val="22"/>
          </w:rPr>
          <w:delText>total number of frames extracted from the video stream.</w:delText>
        </w:r>
      </w:del>
    </w:p>
    <w:p w14:paraId="787A96F6" w14:textId="7DD09EBE" w:rsidR="00F17357" w:rsidRPr="005A405E" w:rsidDel="000132FC" w:rsidRDefault="00F17357" w:rsidP="00F766F1">
      <w:pPr>
        <w:pStyle w:val="ListParagraph"/>
        <w:numPr>
          <w:ilvl w:val="0"/>
          <w:numId w:val="35"/>
        </w:numPr>
        <w:spacing w:beforeLines="40" w:before="96" w:afterLines="40" w:after="96" w:line="276" w:lineRule="auto"/>
        <w:jc w:val="both"/>
        <w:rPr>
          <w:del w:id="784" w:author="Mohanad Alemam" w:date="2026-07-06T20:24:00Z" w16du:dateUtc="2026-07-06T19:24:00Z"/>
          <w:rFonts w:asciiTheme="majorBidi" w:hAnsiTheme="majorBidi" w:cstheme="majorBidi"/>
          <w:color w:val="000000" w:themeColor="text1"/>
          <w:sz w:val="22"/>
          <w:szCs w:val="22"/>
        </w:rPr>
      </w:pPr>
      <w:del w:id="785" w:author="Mohanad Alemam" w:date="2026-07-06T20:24:00Z" w16du:dateUtc="2026-07-06T19:24:00Z">
        <w:r w:rsidRPr="005A405E" w:rsidDel="000132FC">
          <w:rPr>
            <w:rFonts w:asciiTheme="majorBidi" w:hAnsiTheme="majorBidi" w:cstheme="majorBidi"/>
            <w:color w:val="000000" w:themeColor="text1"/>
            <w:sz w:val="22"/>
            <w:szCs w:val="22"/>
          </w:rPr>
          <w:delText xml:space="preserve">Frames Heuristically dropped: </w:delText>
        </w:r>
        <w:r w:rsidR="00FA0DD5" w:rsidDel="000132FC">
          <w:rPr>
            <w:rFonts w:asciiTheme="majorBidi" w:hAnsiTheme="majorBidi" w:cstheme="majorBidi"/>
            <w:color w:val="000000" w:themeColor="text1"/>
            <w:sz w:val="22"/>
            <w:szCs w:val="22"/>
          </w:rPr>
          <w:delText>The t</w:delText>
        </w:r>
        <w:r w:rsidRPr="005A405E" w:rsidDel="000132FC">
          <w:rPr>
            <w:rFonts w:asciiTheme="majorBidi" w:hAnsiTheme="majorBidi" w:cstheme="majorBidi"/>
            <w:color w:val="000000" w:themeColor="text1"/>
            <w:sz w:val="22"/>
            <w:szCs w:val="22"/>
          </w:rPr>
          <w:delText>otal</w:delText>
        </w:r>
        <w:r w:rsidR="00DC654E" w:rsidRPr="005A405E" w:rsidDel="000132FC">
          <w:rPr>
            <w:rFonts w:asciiTheme="majorBidi" w:hAnsiTheme="majorBidi" w:cstheme="majorBidi"/>
            <w:color w:val="000000" w:themeColor="text1"/>
            <w:sz w:val="22"/>
            <w:szCs w:val="22"/>
          </w:rPr>
          <w:delText xml:space="preserve"> number of</w:delText>
        </w:r>
        <w:r w:rsidRPr="005A405E" w:rsidDel="000132FC">
          <w:rPr>
            <w:rFonts w:asciiTheme="majorBidi" w:hAnsiTheme="majorBidi" w:cstheme="majorBidi"/>
            <w:color w:val="000000" w:themeColor="text1"/>
            <w:sz w:val="22"/>
            <w:szCs w:val="22"/>
          </w:rPr>
          <w:delText xml:space="preserve"> frames dropped by the heuristic filter.</w:delText>
        </w:r>
      </w:del>
    </w:p>
    <w:p w14:paraId="025C0AE5" w14:textId="1FE2CDA2" w:rsidR="00CE1655" w:rsidRPr="005A405E" w:rsidDel="000132FC" w:rsidRDefault="00C27957" w:rsidP="00F766F1">
      <w:pPr>
        <w:pStyle w:val="ListParagraph"/>
        <w:numPr>
          <w:ilvl w:val="0"/>
          <w:numId w:val="35"/>
        </w:numPr>
        <w:spacing w:beforeLines="40" w:before="96" w:afterLines="40" w:after="96" w:line="276" w:lineRule="auto"/>
        <w:jc w:val="both"/>
        <w:rPr>
          <w:del w:id="786" w:author="Mohanad Alemam" w:date="2026-07-06T20:24:00Z" w16du:dateUtc="2026-07-06T19:24:00Z"/>
          <w:rFonts w:asciiTheme="majorBidi" w:hAnsiTheme="majorBidi" w:cstheme="majorBidi"/>
          <w:color w:val="000000" w:themeColor="text1"/>
          <w:sz w:val="22"/>
          <w:szCs w:val="22"/>
        </w:rPr>
      </w:pPr>
      <w:del w:id="787" w:author="Mohanad Alemam" w:date="2026-07-06T20:24:00Z" w16du:dateUtc="2026-07-06T19:24:00Z">
        <w:r w:rsidRPr="00831CFA" w:rsidDel="000132FC">
          <w:rPr>
            <w:rFonts w:asciiTheme="majorBidi" w:hAnsiTheme="majorBidi" w:cstheme="majorBidi"/>
            <w:noProof/>
            <w:sz w:val="22"/>
            <w:szCs w:val="22"/>
            <w:highlight w:val="yellow"/>
          </w:rPr>
          <mc:AlternateContent>
            <mc:Choice Requires="wps">
              <w:drawing>
                <wp:anchor distT="0" distB="0" distL="114300" distR="114300" simplePos="0" relativeHeight="251697152" behindDoc="0" locked="0" layoutInCell="1" allowOverlap="1" wp14:anchorId="041F9887" wp14:editId="11C18EF1">
                  <wp:simplePos x="0" y="0"/>
                  <wp:positionH relativeFrom="margin">
                    <wp:align>right</wp:align>
                  </wp:positionH>
                  <wp:positionV relativeFrom="paragraph">
                    <wp:posOffset>3383</wp:posOffset>
                  </wp:positionV>
                  <wp:extent cx="3295650" cy="254000"/>
                  <wp:effectExtent l="0" t="0" r="0" b="0"/>
                  <wp:wrapSquare wrapText="bothSides"/>
                  <wp:docPr id="1264526758" name="Text Box 1"/>
                  <wp:cNvGraphicFramePr/>
                  <a:graphic xmlns:a="http://schemas.openxmlformats.org/drawingml/2006/main">
                    <a:graphicData uri="http://schemas.microsoft.com/office/word/2010/wordprocessingShape">
                      <wps:wsp>
                        <wps:cNvSpPr txBox="1"/>
                        <wps:spPr>
                          <a:xfrm>
                            <a:off x="0" y="0"/>
                            <a:ext cx="3295650" cy="254000"/>
                          </a:xfrm>
                          <a:prstGeom prst="rect">
                            <a:avLst/>
                          </a:prstGeom>
                          <a:solidFill>
                            <a:prstClr val="white"/>
                          </a:solidFill>
                          <a:ln>
                            <a:noFill/>
                          </a:ln>
                        </wps:spPr>
                        <wps:txbx>
                          <w:txbxContent>
                            <w:p w14:paraId="5CBBAFD3" w14:textId="7A581FFB" w:rsidR="00831CFA" w:rsidRPr="00F766F1" w:rsidRDefault="00831CFA" w:rsidP="00F766F1">
                              <w:pPr>
                                <w:pStyle w:val="Caption"/>
                                <w:jc w:val="both"/>
                                <w:rPr>
                                  <w:rFonts w:asciiTheme="majorBidi" w:hAnsiTheme="majorBidi" w:cstheme="majorBidi"/>
                                  <w:i w:val="0"/>
                                  <w:iCs w:val="0"/>
                                  <w:noProof/>
                                </w:rPr>
                              </w:pPr>
                              <w:r w:rsidRPr="00F766F1">
                                <w:rPr>
                                  <w:rFonts w:asciiTheme="majorBidi" w:hAnsiTheme="majorBidi" w:cstheme="majorBidi"/>
                                  <w:i w:val="0"/>
                                  <w:iCs w:val="0"/>
                                </w:rPr>
                                <w:t xml:space="preserve">Figure 3 </w:t>
                              </w:r>
                              <w:r w:rsidR="000162E7" w:rsidRPr="00F766F1">
                                <w:rPr>
                                  <w:rFonts w:asciiTheme="majorBidi" w:hAnsiTheme="majorBidi" w:cstheme="majorBidi"/>
                                  <w:i w:val="0"/>
                                  <w:iCs w:val="0"/>
                                </w:rPr>
                                <w:t xml:space="preserve">The </w:t>
                              </w:r>
                              <w:r w:rsidR="000162E7" w:rsidRPr="00F766F1">
                                <w:rPr>
                                  <w:rFonts w:asciiTheme="majorBidi" w:hAnsiTheme="majorBidi" w:cstheme="majorBidi"/>
                                  <w:i w:val="0"/>
                                  <w:iCs w:val="0"/>
                                  <w:lang w:val="en-US"/>
                                </w:rPr>
                                <w:t>h</w:t>
                              </w:r>
                              <w:r w:rsidRPr="00F766F1">
                                <w:rPr>
                                  <w:rFonts w:asciiTheme="majorBidi" w:hAnsiTheme="majorBidi" w:cstheme="majorBidi"/>
                                  <w:i w:val="0"/>
                                  <w:iCs w:val="0"/>
                                  <w:lang w:val="en-US"/>
                                </w:rPr>
                                <w:t xml:space="preserve">euristic filter algorithm showing how a frame </w:t>
                              </w:r>
                              <w:r w:rsidR="000162E7" w:rsidRPr="00F766F1">
                                <w:rPr>
                                  <w:rFonts w:asciiTheme="majorBidi" w:hAnsiTheme="majorBidi" w:cstheme="majorBidi"/>
                                  <w:i w:val="0"/>
                                  <w:iCs w:val="0"/>
                                  <w:lang w:val="en-US"/>
                                </w:rPr>
                                <w:t xml:space="preserve">is </w:t>
                              </w:r>
                              <w:r w:rsidRPr="00F766F1">
                                <w:rPr>
                                  <w:rFonts w:asciiTheme="majorBidi" w:hAnsiTheme="majorBidi" w:cstheme="majorBidi"/>
                                  <w:i w:val="0"/>
                                  <w:iCs w:val="0"/>
                                  <w:lang w:val="en-US"/>
                                </w:rPr>
                                <w:t>consider</w:t>
                              </w:r>
                              <w:r w:rsidR="000162E7" w:rsidRPr="00F766F1">
                                <w:rPr>
                                  <w:rFonts w:asciiTheme="majorBidi" w:hAnsiTheme="majorBidi" w:cstheme="majorBidi"/>
                                  <w:i w:val="0"/>
                                  <w:iCs w:val="0"/>
                                  <w:lang w:val="en-US"/>
                                </w:rPr>
                                <w:t>ed</w:t>
                              </w:r>
                              <w:r w:rsidRPr="00F766F1">
                                <w:rPr>
                                  <w:rFonts w:asciiTheme="majorBidi" w:hAnsiTheme="majorBidi" w:cstheme="majorBidi"/>
                                  <w:i w:val="0"/>
                                  <w:iCs w:val="0"/>
                                  <w:lang w:val="en-US"/>
                                </w:rPr>
                                <w:t xml:space="preserve"> interesting based on pixel intensity difference with its predecessor</w:t>
                              </w:r>
                              <w:r w:rsidR="000162E7" w:rsidRPr="00F766F1">
                                <w:rPr>
                                  <w:rFonts w:asciiTheme="majorBidi" w:hAnsiTheme="majorBidi" w:cstheme="majorBidi"/>
                                  <w:i w:val="0"/>
                                  <w:iCs w:val="0"/>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F9887" id="_x0000_s1030" type="#_x0000_t202" style="position:absolute;left:0;text-align:left;margin-left:208.3pt;margin-top:.25pt;width:259.5pt;height:20pt;z-index:251697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" stroked="f">
                  <v:textbox inset="0,0,0,0">
                    <w:txbxContent>
                      <w:p w14:paraId="5CBBAFD3" w14:textId="7A581FFB" w:rsidR="00831CFA" w:rsidRPr="00F766F1" w:rsidRDefault="00831CFA" w:rsidP="00F766F1">
                        <w:pPr>
                          <w:pStyle w:val="Caption"/>
                          <w:jc w:val="both"/>
                          <w:rPr>
                            <w:rFonts w:asciiTheme="majorBidi" w:hAnsiTheme="majorBidi" w:cstheme="majorBidi"/>
                            <w:i w:val="0"/>
                            <w:iCs w:val="0"/>
                            <w:noProof/>
                          </w:rPr>
                        </w:pPr>
                        <w:r w:rsidRPr="00F766F1">
                          <w:rPr>
                            <w:rFonts w:asciiTheme="majorBidi" w:hAnsiTheme="majorBidi" w:cstheme="majorBidi"/>
                            <w:i w:val="0"/>
                            <w:iCs w:val="0"/>
                          </w:rPr>
                          <w:t xml:space="preserve">Figure 3 </w:t>
                        </w:r>
                        <w:r w:rsidR="000162E7" w:rsidRPr="00F766F1">
                          <w:rPr>
                            <w:rFonts w:asciiTheme="majorBidi" w:hAnsiTheme="majorBidi" w:cstheme="majorBidi"/>
                            <w:i w:val="0"/>
                            <w:iCs w:val="0"/>
                          </w:rPr>
                          <w:t xml:space="preserve">The </w:t>
                        </w:r>
                        <w:r w:rsidR="000162E7" w:rsidRPr="00F766F1">
                          <w:rPr>
                            <w:rFonts w:asciiTheme="majorBidi" w:hAnsiTheme="majorBidi" w:cstheme="majorBidi"/>
                            <w:i w:val="0"/>
                            <w:iCs w:val="0"/>
                            <w:lang w:val="en-US"/>
                          </w:rPr>
                          <w:t>h</w:t>
                        </w:r>
                        <w:r w:rsidRPr="00F766F1">
                          <w:rPr>
                            <w:rFonts w:asciiTheme="majorBidi" w:hAnsiTheme="majorBidi" w:cstheme="majorBidi"/>
                            <w:i w:val="0"/>
                            <w:iCs w:val="0"/>
                            <w:lang w:val="en-US"/>
                          </w:rPr>
                          <w:t xml:space="preserve">euristic filter algorithm showing how a frame </w:t>
                        </w:r>
                        <w:r w:rsidR="000162E7" w:rsidRPr="00F766F1">
                          <w:rPr>
                            <w:rFonts w:asciiTheme="majorBidi" w:hAnsiTheme="majorBidi" w:cstheme="majorBidi"/>
                            <w:i w:val="0"/>
                            <w:iCs w:val="0"/>
                            <w:lang w:val="en-US"/>
                          </w:rPr>
                          <w:t xml:space="preserve">is </w:t>
                        </w:r>
                        <w:r w:rsidRPr="00F766F1">
                          <w:rPr>
                            <w:rFonts w:asciiTheme="majorBidi" w:hAnsiTheme="majorBidi" w:cstheme="majorBidi"/>
                            <w:i w:val="0"/>
                            <w:iCs w:val="0"/>
                            <w:lang w:val="en-US"/>
                          </w:rPr>
                          <w:t>consider</w:t>
                        </w:r>
                        <w:r w:rsidR="000162E7" w:rsidRPr="00F766F1">
                          <w:rPr>
                            <w:rFonts w:asciiTheme="majorBidi" w:hAnsiTheme="majorBidi" w:cstheme="majorBidi"/>
                            <w:i w:val="0"/>
                            <w:iCs w:val="0"/>
                            <w:lang w:val="en-US"/>
                          </w:rPr>
                          <w:t>ed</w:t>
                        </w:r>
                        <w:r w:rsidRPr="00F766F1">
                          <w:rPr>
                            <w:rFonts w:asciiTheme="majorBidi" w:hAnsiTheme="majorBidi" w:cstheme="majorBidi"/>
                            <w:i w:val="0"/>
                            <w:iCs w:val="0"/>
                            <w:lang w:val="en-US"/>
                          </w:rPr>
                          <w:t xml:space="preserve"> interesting based on pixel intensity difference with its predecessor</w:t>
                        </w:r>
                        <w:r w:rsidR="000162E7" w:rsidRPr="00F766F1">
                          <w:rPr>
                            <w:rFonts w:asciiTheme="majorBidi" w:hAnsiTheme="majorBidi" w:cstheme="majorBidi"/>
                            <w:i w:val="0"/>
                            <w:iCs w:val="0"/>
                            <w:lang w:val="en-US"/>
                          </w:rPr>
                          <w:t>.</w:t>
                        </w:r>
                      </w:p>
                    </w:txbxContent>
                  </v:textbox>
                  <w10:wrap type="square" anchorx="margin"/>
                </v:shape>
              </w:pict>
            </mc:Fallback>
          </mc:AlternateContent>
        </w:r>
        <w:r w:rsidR="00CE1655" w:rsidRPr="005A405E" w:rsidDel="000132FC">
          <w:rPr>
            <w:rFonts w:asciiTheme="majorBidi" w:hAnsiTheme="majorBidi" w:cstheme="majorBidi"/>
            <w:color w:val="000000" w:themeColor="text1"/>
            <w:sz w:val="22"/>
            <w:szCs w:val="22"/>
          </w:rPr>
          <w:delText>Frames Send to Cloud: Shows how often cloud offload occur.</w:delText>
        </w:r>
      </w:del>
    </w:p>
    <w:p w14:paraId="5288FCC8" w14:textId="0F5BE6B6" w:rsidR="00CE1655" w:rsidRPr="005A405E" w:rsidDel="000132FC" w:rsidRDefault="00CE1655" w:rsidP="00F766F1">
      <w:pPr>
        <w:pStyle w:val="ListParagraph"/>
        <w:numPr>
          <w:ilvl w:val="0"/>
          <w:numId w:val="35"/>
        </w:numPr>
        <w:spacing w:beforeLines="40" w:before="96" w:afterLines="40" w:after="96" w:line="276" w:lineRule="auto"/>
        <w:jc w:val="both"/>
        <w:rPr>
          <w:del w:id="788" w:author="Mohanad Alemam" w:date="2026-07-06T20:24:00Z" w16du:dateUtc="2026-07-06T19:24:00Z"/>
          <w:rFonts w:asciiTheme="majorBidi" w:hAnsiTheme="majorBidi" w:cstheme="majorBidi"/>
          <w:color w:val="000000" w:themeColor="text1"/>
          <w:sz w:val="22"/>
          <w:szCs w:val="22"/>
        </w:rPr>
      </w:pPr>
      <w:del w:id="789" w:author="Mohanad Alemam" w:date="2026-07-06T20:24:00Z" w16du:dateUtc="2026-07-06T19:24:00Z">
        <w:r w:rsidRPr="005A405E" w:rsidDel="000132FC">
          <w:rPr>
            <w:rFonts w:asciiTheme="majorBidi" w:hAnsiTheme="majorBidi" w:cstheme="majorBidi"/>
            <w:color w:val="000000" w:themeColor="text1"/>
            <w:sz w:val="22"/>
            <w:szCs w:val="22"/>
          </w:rPr>
          <w:delText>Edge Inference Time: The</w:delText>
        </w:r>
        <w:r w:rsidR="004308F9" w:rsidRPr="005A405E" w:rsidDel="000132FC">
          <w:rPr>
            <w:rFonts w:asciiTheme="majorBidi" w:hAnsiTheme="majorBidi" w:cstheme="majorBidi"/>
            <w:color w:val="000000" w:themeColor="text1"/>
            <w:sz w:val="22"/>
            <w:szCs w:val="22"/>
          </w:rPr>
          <w:delText xml:space="preserve"> per</w:delText>
        </w:r>
        <w:r w:rsidR="006C657D" w:rsidDel="000132FC">
          <w:rPr>
            <w:rFonts w:asciiTheme="majorBidi" w:hAnsiTheme="majorBidi" w:cstheme="majorBidi"/>
            <w:color w:val="000000" w:themeColor="text1"/>
            <w:sz w:val="22"/>
            <w:szCs w:val="22"/>
          </w:rPr>
          <w:delText>-</w:delText>
        </w:r>
        <w:r w:rsidR="004308F9" w:rsidRPr="005A405E" w:rsidDel="000132FC">
          <w:rPr>
            <w:rFonts w:asciiTheme="majorBidi" w:hAnsiTheme="majorBidi" w:cstheme="majorBidi"/>
            <w:color w:val="000000" w:themeColor="text1"/>
            <w:sz w:val="22"/>
            <w:szCs w:val="22"/>
          </w:rPr>
          <w:delText>frame</w:delText>
        </w:r>
        <w:r w:rsidR="006C657D" w:rsidDel="000132FC">
          <w:rPr>
            <w:rFonts w:asciiTheme="majorBidi" w:hAnsiTheme="majorBidi" w:cstheme="majorBidi"/>
            <w:color w:val="000000" w:themeColor="text1"/>
            <w:sz w:val="22"/>
            <w:szCs w:val="22"/>
          </w:rPr>
          <w:delText xml:space="preserve"> </w:delText>
        </w:r>
        <w:r w:rsidR="004308F9" w:rsidRPr="005A405E" w:rsidDel="000132FC">
          <w:rPr>
            <w:rFonts w:asciiTheme="majorBidi" w:hAnsiTheme="majorBidi" w:cstheme="majorBidi"/>
            <w:color w:val="000000" w:themeColor="text1"/>
            <w:sz w:val="22"/>
            <w:szCs w:val="22"/>
          </w:rPr>
          <w:delText>inference time (ms) on the edge</w:delText>
        </w:r>
        <w:r w:rsidRPr="005A405E" w:rsidDel="000132FC">
          <w:rPr>
            <w:rFonts w:asciiTheme="majorBidi" w:hAnsiTheme="majorBidi" w:cstheme="majorBidi"/>
            <w:color w:val="000000" w:themeColor="text1"/>
            <w:sz w:val="22"/>
            <w:szCs w:val="22"/>
          </w:rPr>
          <w:delText>.</w:delText>
        </w:r>
      </w:del>
    </w:p>
    <w:p w14:paraId="45FD00D0" w14:textId="399BF17D" w:rsidR="004308F9" w:rsidRPr="005A405E" w:rsidDel="000132FC" w:rsidRDefault="00CE1655" w:rsidP="00F766F1">
      <w:pPr>
        <w:pStyle w:val="ListParagraph"/>
        <w:numPr>
          <w:ilvl w:val="0"/>
          <w:numId w:val="35"/>
        </w:numPr>
        <w:spacing w:beforeLines="40" w:before="96" w:afterLines="40" w:after="96" w:line="276" w:lineRule="auto"/>
        <w:jc w:val="both"/>
        <w:rPr>
          <w:del w:id="790" w:author="Mohanad Alemam" w:date="2026-07-06T20:24:00Z" w16du:dateUtc="2026-07-06T19:24:00Z"/>
          <w:rFonts w:asciiTheme="majorBidi" w:hAnsiTheme="majorBidi" w:cstheme="majorBidi"/>
          <w:color w:val="000000" w:themeColor="text1"/>
          <w:sz w:val="22"/>
          <w:szCs w:val="22"/>
        </w:rPr>
      </w:pPr>
      <w:del w:id="791" w:author="Mohanad Alemam" w:date="2026-07-06T20:24:00Z" w16du:dateUtc="2026-07-06T19:24:00Z">
        <w:r w:rsidRPr="005A405E" w:rsidDel="000132FC">
          <w:rPr>
            <w:rFonts w:asciiTheme="majorBidi" w:hAnsiTheme="majorBidi" w:cstheme="majorBidi"/>
            <w:color w:val="000000" w:themeColor="text1"/>
            <w:sz w:val="22"/>
            <w:szCs w:val="22"/>
          </w:rPr>
          <w:delText>Cloud Inference Time: The</w:delText>
        </w:r>
        <w:r w:rsidR="004308F9" w:rsidRPr="005A405E" w:rsidDel="000132FC">
          <w:rPr>
            <w:rFonts w:asciiTheme="majorBidi" w:hAnsiTheme="majorBidi" w:cstheme="majorBidi"/>
            <w:color w:val="000000" w:themeColor="text1"/>
            <w:sz w:val="22"/>
            <w:szCs w:val="22"/>
          </w:rPr>
          <w:delText xml:space="preserve"> per frame</w:delText>
        </w:r>
        <w:r w:rsidR="006C657D" w:rsidDel="000132FC">
          <w:rPr>
            <w:rFonts w:asciiTheme="majorBidi" w:hAnsiTheme="majorBidi" w:cstheme="majorBidi"/>
            <w:color w:val="000000" w:themeColor="text1"/>
            <w:sz w:val="22"/>
            <w:szCs w:val="22"/>
          </w:rPr>
          <w:delText>-</w:delText>
        </w:r>
        <w:r w:rsidR="004308F9" w:rsidRPr="005A405E" w:rsidDel="000132FC">
          <w:rPr>
            <w:rFonts w:asciiTheme="majorBidi" w:hAnsiTheme="majorBidi" w:cstheme="majorBidi"/>
            <w:color w:val="000000" w:themeColor="text1"/>
            <w:sz w:val="22"/>
            <w:szCs w:val="22"/>
          </w:rPr>
          <w:delText>inference time (ms)</w:delText>
        </w:r>
        <w:r w:rsidRPr="005A405E" w:rsidDel="000132FC">
          <w:rPr>
            <w:rFonts w:asciiTheme="majorBidi" w:hAnsiTheme="majorBidi" w:cstheme="majorBidi"/>
            <w:color w:val="000000" w:themeColor="text1"/>
            <w:sz w:val="22"/>
            <w:szCs w:val="22"/>
          </w:rPr>
          <w:delText xml:space="preserve"> </w:delText>
        </w:r>
        <w:r w:rsidR="004308F9" w:rsidRPr="005A405E" w:rsidDel="000132FC">
          <w:rPr>
            <w:rFonts w:asciiTheme="majorBidi" w:hAnsiTheme="majorBidi" w:cstheme="majorBidi"/>
            <w:color w:val="000000" w:themeColor="text1"/>
            <w:sz w:val="22"/>
            <w:szCs w:val="22"/>
          </w:rPr>
          <w:delText>measured on the cloud server.</w:delText>
        </w:r>
      </w:del>
    </w:p>
    <w:p w14:paraId="3E36825C" w14:textId="789B43B1" w:rsidR="005657BC" w:rsidRPr="005A405E" w:rsidDel="000132FC" w:rsidRDefault="00437016" w:rsidP="00F766F1">
      <w:pPr>
        <w:spacing w:beforeLines="40" w:before="96" w:afterLines="40" w:after="96" w:line="276" w:lineRule="auto"/>
        <w:jc w:val="both"/>
        <w:rPr>
          <w:del w:id="792" w:author="Mohanad Alemam" w:date="2026-07-06T20:24:00Z" w16du:dateUtc="2026-07-06T19:24:00Z"/>
          <w:rFonts w:asciiTheme="majorBidi" w:hAnsiTheme="majorBidi" w:cstheme="majorBidi"/>
          <w:color w:val="000000" w:themeColor="text1"/>
          <w:sz w:val="22"/>
          <w:szCs w:val="22"/>
        </w:rPr>
      </w:pPr>
      <w:del w:id="793" w:author="Mohanad Alemam" w:date="2026-07-06T20:24:00Z" w16du:dateUtc="2026-07-06T19:24:00Z">
        <w:r w:rsidRPr="00F766F1" w:rsidDel="000132FC">
          <w:rPr>
            <w:rFonts w:asciiTheme="majorBidi" w:hAnsiTheme="majorBidi" w:cstheme="majorBidi"/>
            <w:color w:val="000000" w:themeColor="text1"/>
            <w:sz w:val="22"/>
            <w:szCs w:val="22"/>
          </w:rPr>
          <w:delText>The</w:delText>
        </w:r>
        <w:r w:rsidR="005657BC" w:rsidRPr="00F766F1" w:rsidDel="000132FC">
          <w:rPr>
            <w:rFonts w:asciiTheme="majorBidi" w:hAnsiTheme="majorBidi" w:cstheme="majorBidi"/>
            <w:color w:val="000000" w:themeColor="text1"/>
            <w:sz w:val="22"/>
            <w:szCs w:val="22"/>
          </w:rPr>
          <w:delText xml:space="preserve"> table</w:delText>
        </w:r>
        <w:r w:rsidR="005657BC" w:rsidRPr="005A405E" w:rsidDel="000132FC">
          <w:rPr>
            <w:rFonts w:asciiTheme="majorBidi" w:hAnsiTheme="majorBidi" w:cstheme="majorBidi"/>
            <w:color w:val="000000" w:themeColor="text1"/>
            <w:sz w:val="22"/>
            <w:szCs w:val="22"/>
          </w:rPr>
          <w:delText xml:space="preserve"> below describes </w:delText>
        </w:r>
        <w:r w:rsidR="005D0E1C" w:rsidRPr="005A405E" w:rsidDel="000132FC">
          <w:rPr>
            <w:rFonts w:asciiTheme="majorBidi" w:hAnsiTheme="majorBidi" w:cstheme="majorBidi"/>
            <w:color w:val="000000" w:themeColor="text1"/>
            <w:sz w:val="22"/>
            <w:szCs w:val="22"/>
          </w:rPr>
          <w:delText>the high</w:delText>
        </w:r>
        <w:r w:rsidR="00966C0A" w:rsidDel="000132FC">
          <w:rPr>
            <w:rFonts w:asciiTheme="majorBidi" w:hAnsiTheme="majorBidi" w:cstheme="majorBidi"/>
            <w:color w:val="000000" w:themeColor="text1"/>
            <w:sz w:val="22"/>
            <w:szCs w:val="22"/>
          </w:rPr>
          <w:delText>-</w:delText>
        </w:r>
        <w:r w:rsidR="005D0E1C" w:rsidRPr="005A405E" w:rsidDel="000132FC">
          <w:rPr>
            <w:rFonts w:asciiTheme="majorBidi" w:hAnsiTheme="majorBidi" w:cstheme="majorBidi"/>
            <w:color w:val="000000" w:themeColor="text1"/>
            <w:sz w:val="22"/>
            <w:szCs w:val="22"/>
          </w:rPr>
          <w:delText>impact analytical metrics</w:delText>
        </w:r>
        <w:r w:rsidR="005657BC" w:rsidRPr="005A405E" w:rsidDel="000132FC">
          <w:rPr>
            <w:rFonts w:asciiTheme="majorBidi" w:hAnsiTheme="majorBidi" w:cstheme="majorBidi"/>
            <w:color w:val="000000" w:themeColor="text1"/>
            <w:sz w:val="22"/>
            <w:szCs w:val="22"/>
          </w:rPr>
          <w:delText>, their meaning</w:delText>
        </w:r>
        <w:r w:rsidR="006F4C11" w:rsidDel="000132FC">
          <w:rPr>
            <w:rFonts w:asciiTheme="majorBidi" w:hAnsiTheme="majorBidi" w:cstheme="majorBidi"/>
            <w:color w:val="000000" w:themeColor="text1"/>
            <w:sz w:val="22"/>
            <w:szCs w:val="22"/>
          </w:rPr>
          <w:delText xml:space="preserve">, rationale </w:delText>
        </w:r>
        <w:r w:rsidR="005657BC" w:rsidRPr="005A405E" w:rsidDel="000132FC">
          <w:rPr>
            <w:rFonts w:asciiTheme="majorBidi" w:hAnsiTheme="majorBidi" w:cstheme="majorBidi"/>
            <w:color w:val="000000" w:themeColor="text1"/>
            <w:sz w:val="22"/>
            <w:szCs w:val="22"/>
          </w:rPr>
          <w:delText>and how they are computed</w:delText>
        </w:r>
        <w:r w:rsidR="00204A86" w:rsidRPr="005A405E" w:rsidDel="000132FC">
          <w:rPr>
            <w:rFonts w:asciiTheme="majorBidi" w:hAnsiTheme="majorBidi" w:cstheme="majorBidi"/>
            <w:color w:val="000000" w:themeColor="text1"/>
            <w:sz w:val="22"/>
            <w:szCs w:val="22"/>
          </w:rPr>
          <w:delText>:</w:delText>
        </w:r>
      </w:del>
    </w:p>
    <w:tbl>
      <w:tblPr>
        <w:tblStyle w:val="GridTable4-Accent5"/>
        <w:tblW w:w="10064" w:type="dxa"/>
        <w:tblLook w:val="04A0" w:firstRow="1" w:lastRow="0" w:firstColumn="1" w:lastColumn="0" w:noHBand="0" w:noVBand="1"/>
        <w:tblPrChange w:id="794" w:author="Mohanad Alemam" w:date="2026-07-06T18:09:00Z" w16du:dateUtc="2026-07-06T17:09:00Z">
          <w:tblPr>
            <w:tblStyle w:val="GridTable4-Accent1"/>
            <w:tblW w:w="10064" w:type="dxa"/>
            <w:tblLook w:val="04A0" w:firstRow="1" w:lastRow="0" w:firstColumn="1" w:lastColumn="0" w:noHBand="0" w:noVBand="1"/>
          </w:tblPr>
        </w:tblPrChange>
      </w:tblPr>
      <w:tblGrid>
        <w:gridCol w:w="1980"/>
        <w:gridCol w:w="4961"/>
        <w:gridCol w:w="3123"/>
        <w:tblGridChange w:id="795">
          <w:tblGrid>
            <w:gridCol w:w="1980"/>
            <w:gridCol w:w="4961"/>
            <w:gridCol w:w="3123"/>
          </w:tblGrid>
        </w:tblGridChange>
      </w:tblGrid>
      <w:tr w:rsidR="002435C5" w:rsidRPr="005A405E" w:rsidDel="000132FC" w14:paraId="37D313C3" w14:textId="56605F28" w:rsidTr="00E47271">
        <w:trPr>
          <w:cnfStyle w:val="100000000000" w:firstRow="1" w:lastRow="0" w:firstColumn="0" w:lastColumn="0" w:oddVBand="0" w:evenVBand="0" w:oddHBand="0" w:evenHBand="0" w:firstRowFirstColumn="0" w:firstRowLastColumn="0" w:lastRowFirstColumn="0" w:lastRowLastColumn="0"/>
          <w:del w:id="796"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hideMark/>
            <w:tcPrChange w:id="797" w:author="Mohanad Alemam" w:date="2026-07-06T18:09:00Z" w16du:dateUtc="2026-07-06T17:09:00Z">
              <w:tcPr>
                <w:tcW w:w="1980" w:type="dxa"/>
                <w:hideMark/>
              </w:tcPr>
            </w:tcPrChange>
          </w:tcPr>
          <w:p w14:paraId="33D7B669" w14:textId="22B37296" w:rsidR="005D0E1C" w:rsidRPr="00E47271" w:rsidDel="000132FC" w:rsidRDefault="005D0E1C" w:rsidP="00F766F1">
            <w:pPr>
              <w:spacing w:beforeLines="40" w:before="96" w:afterLines="40" w:after="96" w:line="276" w:lineRule="auto"/>
              <w:jc w:val="center"/>
              <w:cnfStyle w:val="101000000000" w:firstRow="1" w:lastRow="0" w:firstColumn="1" w:lastColumn="0" w:oddVBand="0" w:evenVBand="0" w:oddHBand="0" w:evenHBand="0" w:firstRowFirstColumn="0" w:firstRowLastColumn="0" w:lastRowFirstColumn="0" w:lastRowLastColumn="0"/>
              <w:rPr>
                <w:del w:id="798" w:author="Mohanad Alemam" w:date="2026-07-06T20:24:00Z" w16du:dateUtc="2026-07-06T19:24:00Z"/>
                <w:rFonts w:asciiTheme="majorBidi" w:hAnsiTheme="majorBidi" w:cstheme="majorBidi"/>
                <w:sz w:val="22"/>
                <w:szCs w:val="22"/>
                <w:rPrChange w:id="799" w:author="Mohanad Alemam" w:date="2026-07-06T18:09:00Z" w16du:dateUtc="2026-07-06T17:09:00Z">
                  <w:rPr>
                    <w:del w:id="800" w:author="Mohanad Alemam" w:date="2026-07-06T20:24:00Z" w16du:dateUtc="2026-07-06T19:24:00Z"/>
                    <w:rFonts w:asciiTheme="majorBidi" w:hAnsiTheme="majorBidi" w:cstheme="majorBidi"/>
                    <w:color w:val="000000" w:themeColor="text1"/>
                    <w:sz w:val="22"/>
                    <w:szCs w:val="22"/>
                  </w:rPr>
                </w:rPrChange>
              </w:rPr>
            </w:pPr>
            <w:del w:id="801" w:author="Mohanad Alemam" w:date="2026-07-06T20:24:00Z" w16du:dateUtc="2026-07-06T19:24:00Z">
              <w:r w:rsidRPr="00E47271" w:rsidDel="000132FC">
                <w:rPr>
                  <w:rFonts w:asciiTheme="majorBidi" w:hAnsiTheme="majorBidi" w:cstheme="majorBidi"/>
                  <w:sz w:val="22"/>
                  <w:szCs w:val="22"/>
                  <w:rPrChange w:id="802" w:author="Mohanad Alemam" w:date="2026-07-06T18:09:00Z" w16du:dateUtc="2026-07-06T17:09:00Z">
                    <w:rPr>
                      <w:rFonts w:asciiTheme="majorBidi" w:hAnsiTheme="majorBidi" w:cstheme="majorBidi"/>
                      <w:color w:val="000000" w:themeColor="text1"/>
                      <w:sz w:val="22"/>
                      <w:szCs w:val="22"/>
                    </w:rPr>
                  </w:rPrChange>
                </w:rPr>
                <w:delText>Metric</w:delText>
              </w:r>
            </w:del>
          </w:p>
        </w:tc>
        <w:tc>
          <w:tcPr>
            <w:tcW w:w="4961" w:type="dxa"/>
            <w:hideMark/>
            <w:tcPrChange w:id="803" w:author="Mohanad Alemam" w:date="2026-07-06T18:09:00Z" w16du:dateUtc="2026-07-06T17:09:00Z">
              <w:tcPr>
                <w:tcW w:w="4961" w:type="dxa"/>
                <w:hideMark/>
              </w:tcPr>
            </w:tcPrChange>
          </w:tcPr>
          <w:p w14:paraId="757DB82D" w14:textId="2712C74D" w:rsidR="005D0E1C" w:rsidRPr="00E47271" w:rsidDel="000132FC" w:rsidRDefault="006C19B5"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804" w:author="Mohanad Alemam" w:date="2026-07-06T20:24:00Z" w16du:dateUtc="2026-07-06T19:24:00Z"/>
                <w:rFonts w:asciiTheme="majorBidi" w:hAnsiTheme="majorBidi" w:cstheme="majorBidi"/>
                <w:sz w:val="22"/>
                <w:szCs w:val="22"/>
                <w:rPrChange w:id="805" w:author="Mohanad Alemam" w:date="2026-07-06T18:09:00Z" w16du:dateUtc="2026-07-06T17:09:00Z">
                  <w:rPr>
                    <w:del w:id="806" w:author="Mohanad Alemam" w:date="2026-07-06T20:24:00Z" w16du:dateUtc="2026-07-06T19:24:00Z"/>
                    <w:rFonts w:asciiTheme="majorBidi" w:hAnsiTheme="majorBidi" w:cstheme="majorBidi"/>
                    <w:color w:val="000000" w:themeColor="text1"/>
                    <w:sz w:val="22"/>
                    <w:szCs w:val="22"/>
                  </w:rPr>
                </w:rPrChange>
              </w:rPr>
            </w:pPr>
            <w:del w:id="807" w:author="Mohanad Alemam" w:date="2026-07-06T20:24:00Z" w16du:dateUtc="2026-07-06T19:24:00Z">
              <w:r w:rsidRPr="00E47271" w:rsidDel="000132FC">
                <w:rPr>
                  <w:rFonts w:asciiTheme="majorBidi" w:hAnsiTheme="majorBidi" w:cstheme="majorBidi"/>
                  <w:sz w:val="22"/>
                  <w:szCs w:val="22"/>
                  <w:rPrChange w:id="808" w:author="Mohanad Alemam" w:date="2026-07-06T18:09:00Z" w16du:dateUtc="2026-07-06T17:09:00Z">
                    <w:rPr>
                      <w:rFonts w:asciiTheme="majorBidi" w:hAnsiTheme="majorBidi" w:cstheme="majorBidi"/>
                      <w:color w:val="000000" w:themeColor="text1"/>
                      <w:sz w:val="22"/>
                      <w:szCs w:val="22"/>
                    </w:rPr>
                  </w:rPrChange>
                </w:rPr>
                <w:delText>M</w:delText>
              </w:r>
              <w:r w:rsidR="00204A86" w:rsidRPr="00E47271" w:rsidDel="000132FC">
                <w:rPr>
                  <w:rFonts w:asciiTheme="majorBidi" w:hAnsiTheme="majorBidi" w:cstheme="majorBidi"/>
                  <w:sz w:val="22"/>
                  <w:szCs w:val="22"/>
                  <w:rPrChange w:id="809" w:author="Mohanad Alemam" w:date="2026-07-06T18:09:00Z" w16du:dateUtc="2026-07-06T17:09:00Z">
                    <w:rPr>
                      <w:rFonts w:asciiTheme="majorBidi" w:hAnsiTheme="majorBidi" w:cstheme="majorBidi"/>
                      <w:color w:val="000000" w:themeColor="text1"/>
                      <w:sz w:val="22"/>
                      <w:szCs w:val="22"/>
                    </w:rPr>
                  </w:rPrChange>
                </w:rPr>
                <w:delText xml:space="preserve">eaning and </w:delText>
              </w:r>
              <w:r w:rsidR="005D0E1C" w:rsidRPr="00E47271" w:rsidDel="000132FC">
                <w:rPr>
                  <w:rFonts w:asciiTheme="majorBidi" w:hAnsiTheme="majorBidi" w:cstheme="majorBidi"/>
                  <w:sz w:val="22"/>
                  <w:szCs w:val="22"/>
                  <w:rPrChange w:id="810" w:author="Mohanad Alemam" w:date="2026-07-06T18:09:00Z" w16du:dateUtc="2026-07-06T17:09:00Z">
                    <w:rPr>
                      <w:rFonts w:asciiTheme="majorBidi" w:hAnsiTheme="majorBidi" w:cstheme="majorBidi"/>
                      <w:color w:val="000000" w:themeColor="text1"/>
                      <w:sz w:val="22"/>
                      <w:szCs w:val="22"/>
                    </w:rPr>
                  </w:rPrChange>
                </w:rPr>
                <w:delText>Rationale</w:delText>
              </w:r>
            </w:del>
          </w:p>
        </w:tc>
        <w:tc>
          <w:tcPr>
            <w:tcW w:w="3123" w:type="dxa"/>
            <w:hideMark/>
            <w:tcPrChange w:id="811" w:author="Mohanad Alemam" w:date="2026-07-06T18:09:00Z" w16du:dateUtc="2026-07-06T17:09:00Z">
              <w:tcPr>
                <w:tcW w:w="3123" w:type="dxa"/>
                <w:hideMark/>
              </w:tcPr>
            </w:tcPrChange>
          </w:tcPr>
          <w:p w14:paraId="730F94F9" w14:textId="49297453" w:rsidR="005D0E1C" w:rsidRPr="00E47271" w:rsidDel="000132FC" w:rsidRDefault="005D0E1C"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812" w:author="Mohanad Alemam" w:date="2026-07-06T20:24:00Z" w16du:dateUtc="2026-07-06T19:24:00Z"/>
                <w:rFonts w:asciiTheme="majorBidi" w:hAnsiTheme="majorBidi" w:cstheme="majorBidi"/>
                <w:sz w:val="22"/>
                <w:szCs w:val="22"/>
                <w:rPrChange w:id="813" w:author="Mohanad Alemam" w:date="2026-07-06T18:09:00Z" w16du:dateUtc="2026-07-06T17:09:00Z">
                  <w:rPr>
                    <w:del w:id="814" w:author="Mohanad Alemam" w:date="2026-07-06T20:24:00Z" w16du:dateUtc="2026-07-06T19:24:00Z"/>
                    <w:rFonts w:asciiTheme="majorBidi" w:hAnsiTheme="majorBidi" w:cstheme="majorBidi"/>
                    <w:color w:val="000000" w:themeColor="text1"/>
                    <w:sz w:val="22"/>
                    <w:szCs w:val="22"/>
                  </w:rPr>
                </w:rPrChange>
              </w:rPr>
            </w:pPr>
            <w:del w:id="815" w:author="Mohanad Alemam" w:date="2026-07-06T20:24:00Z" w16du:dateUtc="2026-07-06T19:24:00Z">
              <w:r w:rsidRPr="00E47271" w:rsidDel="000132FC">
                <w:rPr>
                  <w:rFonts w:asciiTheme="majorBidi" w:hAnsiTheme="majorBidi" w:cstheme="majorBidi"/>
                  <w:sz w:val="22"/>
                  <w:szCs w:val="22"/>
                  <w:rPrChange w:id="816" w:author="Mohanad Alemam" w:date="2026-07-06T18:09:00Z" w16du:dateUtc="2026-07-06T17:09:00Z">
                    <w:rPr>
                      <w:rFonts w:asciiTheme="majorBidi" w:hAnsiTheme="majorBidi" w:cstheme="majorBidi"/>
                      <w:color w:val="000000" w:themeColor="text1"/>
                      <w:sz w:val="22"/>
                      <w:szCs w:val="22"/>
                    </w:rPr>
                  </w:rPrChange>
                </w:rPr>
                <w:delText>Comput</w:delText>
              </w:r>
              <w:r w:rsidR="006C19B5" w:rsidRPr="00E47271" w:rsidDel="000132FC">
                <w:rPr>
                  <w:rFonts w:asciiTheme="majorBidi" w:hAnsiTheme="majorBidi" w:cstheme="majorBidi"/>
                  <w:sz w:val="22"/>
                  <w:szCs w:val="22"/>
                  <w:rPrChange w:id="817" w:author="Mohanad Alemam" w:date="2026-07-06T18:09:00Z" w16du:dateUtc="2026-07-06T17:09:00Z">
                    <w:rPr>
                      <w:rFonts w:asciiTheme="majorBidi" w:hAnsiTheme="majorBidi" w:cstheme="majorBidi"/>
                      <w:color w:val="000000" w:themeColor="text1"/>
                      <w:sz w:val="22"/>
                      <w:szCs w:val="22"/>
                    </w:rPr>
                  </w:rPrChange>
                </w:rPr>
                <w:delText>ation</w:delText>
              </w:r>
            </w:del>
          </w:p>
        </w:tc>
      </w:tr>
      <w:tr w:rsidR="002435C5" w:rsidRPr="005A405E" w:rsidDel="000132FC" w14:paraId="165A6373" w14:textId="5CC31F37" w:rsidTr="00E47271">
        <w:trPr>
          <w:cnfStyle w:val="000000100000" w:firstRow="0" w:lastRow="0" w:firstColumn="0" w:lastColumn="0" w:oddVBand="0" w:evenVBand="0" w:oddHBand="1" w:evenHBand="0" w:firstRowFirstColumn="0" w:firstRowLastColumn="0" w:lastRowFirstColumn="0" w:lastRowLastColumn="0"/>
          <w:del w:id="81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hideMark/>
            <w:tcPrChange w:id="819" w:author="Mohanad Alemam" w:date="2026-07-06T18:09:00Z" w16du:dateUtc="2026-07-06T17:09:00Z">
              <w:tcPr>
                <w:tcW w:w="1980" w:type="dxa"/>
                <w:vAlign w:val="center"/>
                <w:hideMark/>
              </w:tcPr>
            </w:tcPrChange>
          </w:tcPr>
          <w:p w14:paraId="37A9EAB2" w14:textId="5F51C969" w:rsidR="005D0E1C" w:rsidRPr="00396955" w:rsidDel="000132FC" w:rsidRDefault="006C19B5"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820" w:author="Mohanad Alemam" w:date="2026-07-06T20:24:00Z" w16du:dateUtc="2026-07-06T19:24:00Z"/>
                <w:rFonts w:asciiTheme="majorBidi" w:hAnsiTheme="majorBidi" w:cstheme="majorBidi"/>
                <w:b w:val="0"/>
                <w:bCs w:val="0"/>
                <w:color w:val="000000" w:themeColor="text1"/>
                <w:sz w:val="20"/>
                <w:szCs w:val="20"/>
              </w:rPr>
            </w:pPr>
            <w:del w:id="821" w:author="Mohanad Alemam" w:date="2026-07-06T20:24:00Z" w16du:dateUtc="2026-07-06T19:24:00Z">
              <w:r w:rsidRPr="00396955" w:rsidDel="000132FC">
                <w:rPr>
                  <w:rFonts w:asciiTheme="majorBidi" w:hAnsiTheme="majorBidi" w:cstheme="majorBidi"/>
                  <w:b w:val="0"/>
                  <w:bCs w:val="0"/>
                  <w:color w:val="000000" w:themeColor="text1"/>
                  <w:sz w:val="20"/>
                  <w:szCs w:val="20"/>
                </w:rPr>
                <w:delText xml:space="preserve">Edge </w:delText>
              </w:r>
              <w:r w:rsidR="005D0E1C" w:rsidRPr="00396955" w:rsidDel="000132FC">
                <w:rPr>
                  <w:rFonts w:asciiTheme="majorBidi" w:hAnsiTheme="majorBidi" w:cstheme="majorBidi"/>
                  <w:b w:val="0"/>
                  <w:bCs w:val="0"/>
                  <w:color w:val="000000" w:themeColor="text1"/>
                  <w:sz w:val="20"/>
                  <w:szCs w:val="20"/>
                </w:rPr>
                <w:delText>Heuristic Drop Ratio</w:delText>
              </w:r>
            </w:del>
          </w:p>
        </w:tc>
        <w:tc>
          <w:tcPr>
            <w:tcW w:w="4961" w:type="dxa"/>
            <w:hideMark/>
            <w:tcPrChange w:id="822" w:author="Mohanad Alemam" w:date="2026-07-06T18:09:00Z" w16du:dateUtc="2026-07-06T17:09:00Z">
              <w:tcPr>
                <w:tcW w:w="4961" w:type="dxa"/>
                <w:vAlign w:val="center"/>
                <w:hideMark/>
              </w:tcPr>
            </w:tcPrChange>
          </w:tcPr>
          <w:p w14:paraId="0C9D73C0" w14:textId="1A155545" w:rsidR="005D0E1C" w:rsidRPr="00396955" w:rsidDel="000132FC" w:rsidRDefault="00204A86"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23" w:author="Mohanad Alemam" w:date="2026-07-06T20:24:00Z" w16du:dateUtc="2026-07-06T19:24:00Z"/>
                <w:rFonts w:asciiTheme="majorBidi" w:hAnsiTheme="majorBidi" w:cstheme="majorBidi"/>
                <w:color w:val="000000" w:themeColor="text1"/>
                <w:sz w:val="20"/>
                <w:szCs w:val="20"/>
              </w:rPr>
            </w:pPr>
            <w:del w:id="824" w:author="Mohanad Alemam" w:date="2026-07-06T20:24:00Z" w16du:dateUtc="2026-07-06T19:24:00Z">
              <w:r w:rsidRPr="00396955" w:rsidDel="000132FC">
                <w:rPr>
                  <w:rFonts w:asciiTheme="majorBidi" w:hAnsiTheme="majorBidi" w:cstheme="majorBidi"/>
                  <w:color w:val="000000" w:themeColor="text1"/>
                  <w:sz w:val="20"/>
                  <w:szCs w:val="20"/>
                </w:rPr>
                <w:delText xml:space="preserve">The ratio of frames deemed redundant by the heuristic filter. It quantifies the intelligence and effectiveness of the heuristic filter in eliminating redundant </w:delText>
              </w:r>
              <w:r w:rsidR="004749AF" w:rsidRPr="00396955" w:rsidDel="000132FC">
                <w:rPr>
                  <w:rFonts w:asciiTheme="majorBidi" w:hAnsiTheme="majorBidi" w:cstheme="majorBidi"/>
                  <w:color w:val="000000" w:themeColor="text1"/>
                  <w:sz w:val="20"/>
                  <w:szCs w:val="20"/>
                </w:rPr>
                <w:delText xml:space="preserve">workload </w:delText>
              </w:r>
              <w:r w:rsidRPr="00396955" w:rsidDel="000132FC">
                <w:rPr>
                  <w:rFonts w:asciiTheme="majorBidi" w:hAnsiTheme="majorBidi" w:cstheme="majorBidi"/>
                  <w:color w:val="000000" w:themeColor="text1"/>
                  <w:sz w:val="20"/>
                  <w:szCs w:val="20"/>
                </w:rPr>
                <w:delText>early, effectively improving the efficiency of the entire system.</w:delText>
              </w:r>
            </w:del>
          </w:p>
        </w:tc>
        <w:tc>
          <w:tcPr>
            <w:tcW w:w="3123" w:type="dxa"/>
            <w:hideMark/>
            <w:tcPrChange w:id="825" w:author="Mohanad Alemam" w:date="2026-07-06T18:09:00Z" w16du:dateUtc="2026-07-06T17:09:00Z">
              <w:tcPr>
                <w:tcW w:w="3123" w:type="dxa"/>
                <w:vAlign w:val="center"/>
                <w:hideMark/>
              </w:tcPr>
            </w:tcPrChange>
          </w:tcPr>
          <w:p w14:paraId="0F6E525D" w14:textId="23B7C9BD" w:rsidR="005D0E1C" w:rsidRPr="00396955" w:rsidDel="000132FC" w:rsidRDefault="006870B0"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26" w:author="Mohanad Alemam" w:date="2026-07-06T20:24:00Z" w16du:dateUtc="2026-07-06T19:24:00Z"/>
                <w:rFonts w:asciiTheme="majorBidi" w:hAnsiTheme="majorBidi" w:cstheme="majorBidi"/>
                <w:color w:val="000000" w:themeColor="text1"/>
                <w:sz w:val="20"/>
                <w:szCs w:val="20"/>
              </w:rPr>
            </w:pPr>
            <w:del w:id="827" w:author="Mohanad Alemam" w:date="2026-07-06T20:24:00Z" w16du:dateUtc="2026-07-06T19:24:00Z">
              <w:r w:rsidRPr="00396955" w:rsidDel="000132FC">
                <w:rPr>
                  <w:rFonts w:asciiTheme="majorBidi" w:hAnsiTheme="majorBidi" w:cstheme="majorBidi"/>
                  <w:color w:val="000000" w:themeColor="text1"/>
                  <w:sz w:val="20"/>
                  <w:szCs w:val="20"/>
                </w:rPr>
                <w:delText>Heuristically d</w:delText>
              </w:r>
              <w:r w:rsidR="005D0E1C" w:rsidRPr="00396955" w:rsidDel="000132FC">
                <w:rPr>
                  <w:rFonts w:asciiTheme="majorBidi" w:hAnsiTheme="majorBidi" w:cstheme="majorBidi"/>
                  <w:color w:val="000000" w:themeColor="text1"/>
                  <w:sz w:val="20"/>
                  <w:szCs w:val="20"/>
                </w:rPr>
                <w:delText xml:space="preserve">ropped frames ÷ </w:delText>
              </w:r>
              <w:r w:rsidR="00A02204" w:rsidRPr="00396955" w:rsidDel="000132FC">
                <w:rPr>
                  <w:rFonts w:asciiTheme="majorBidi" w:hAnsiTheme="majorBidi" w:cstheme="majorBidi"/>
                  <w:color w:val="000000" w:themeColor="text1"/>
                  <w:sz w:val="20"/>
                  <w:szCs w:val="20"/>
                </w:rPr>
                <w:delText>T</w:delText>
              </w:r>
              <w:r w:rsidR="005D0E1C" w:rsidRPr="00396955" w:rsidDel="000132FC">
                <w:rPr>
                  <w:rFonts w:asciiTheme="majorBidi" w:hAnsiTheme="majorBidi" w:cstheme="majorBidi"/>
                  <w:color w:val="000000" w:themeColor="text1"/>
                  <w:sz w:val="20"/>
                  <w:szCs w:val="20"/>
                </w:rPr>
                <w:delText>otal frames processed</w:delText>
              </w:r>
            </w:del>
          </w:p>
        </w:tc>
      </w:tr>
      <w:tr w:rsidR="002435C5" w:rsidRPr="005A405E" w:rsidDel="000132FC" w14:paraId="6FAF420E" w14:textId="1CFB40D4" w:rsidTr="00E47271">
        <w:trPr>
          <w:del w:id="82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hideMark/>
            <w:tcPrChange w:id="829" w:author="Mohanad Alemam" w:date="2026-07-06T18:09:00Z" w16du:dateUtc="2026-07-06T17:09:00Z">
              <w:tcPr>
                <w:tcW w:w="1980" w:type="dxa"/>
                <w:vAlign w:val="center"/>
                <w:hideMark/>
              </w:tcPr>
            </w:tcPrChange>
          </w:tcPr>
          <w:p w14:paraId="24A5E5F5" w14:textId="1A04FD0E" w:rsidR="005D0E1C" w:rsidRPr="00396955" w:rsidDel="000132FC" w:rsidRDefault="005D0E1C" w:rsidP="00F766F1">
            <w:pPr>
              <w:spacing w:beforeLines="40" w:before="96" w:afterLines="40" w:after="96" w:line="276" w:lineRule="auto"/>
              <w:rPr>
                <w:del w:id="830" w:author="Mohanad Alemam" w:date="2026-07-06T20:24:00Z" w16du:dateUtc="2026-07-06T19:24:00Z"/>
                <w:rFonts w:asciiTheme="majorBidi" w:hAnsiTheme="majorBidi" w:cstheme="majorBidi"/>
                <w:b w:val="0"/>
                <w:bCs w:val="0"/>
                <w:color w:val="000000" w:themeColor="text1"/>
                <w:sz w:val="20"/>
                <w:szCs w:val="20"/>
              </w:rPr>
            </w:pPr>
            <w:del w:id="831" w:author="Mohanad Alemam" w:date="2026-07-06T20:24:00Z" w16du:dateUtc="2026-07-06T19:24:00Z">
              <w:r w:rsidRPr="00396955" w:rsidDel="000132FC">
                <w:rPr>
                  <w:rFonts w:asciiTheme="majorBidi" w:hAnsiTheme="majorBidi" w:cstheme="majorBidi"/>
                  <w:b w:val="0"/>
                  <w:bCs w:val="0"/>
                  <w:color w:val="000000" w:themeColor="text1"/>
                  <w:sz w:val="20"/>
                  <w:szCs w:val="20"/>
                </w:rPr>
                <w:delText>Cloud Avoidance Ratio</w:delText>
              </w:r>
            </w:del>
          </w:p>
        </w:tc>
        <w:tc>
          <w:tcPr>
            <w:tcW w:w="4961" w:type="dxa"/>
            <w:hideMark/>
            <w:tcPrChange w:id="832" w:author="Mohanad Alemam" w:date="2026-07-06T18:09:00Z" w16du:dateUtc="2026-07-06T17:09:00Z">
              <w:tcPr>
                <w:tcW w:w="4961" w:type="dxa"/>
                <w:vAlign w:val="center"/>
                <w:hideMark/>
              </w:tcPr>
            </w:tcPrChange>
          </w:tcPr>
          <w:p w14:paraId="0B739DCE" w14:textId="31FAA629" w:rsidR="005D0E1C" w:rsidRPr="00396955" w:rsidDel="000132FC" w:rsidRDefault="00204A86" w:rsidP="00F766F1">
            <w:pPr>
              <w:spacing w:beforeLines="40" w:before="96" w:afterLines="40" w:after="96" w:line="276" w:lineRule="auto"/>
              <w:cnfStyle w:val="000000000000" w:firstRow="0" w:lastRow="0" w:firstColumn="0" w:lastColumn="0" w:oddVBand="0" w:evenVBand="0" w:oddHBand="0" w:evenHBand="0" w:firstRowFirstColumn="0" w:firstRowLastColumn="0" w:lastRowFirstColumn="0" w:lastRowLastColumn="0"/>
              <w:rPr>
                <w:del w:id="833" w:author="Mohanad Alemam" w:date="2026-07-06T20:24:00Z" w16du:dateUtc="2026-07-06T19:24:00Z"/>
                <w:rFonts w:asciiTheme="majorBidi" w:hAnsiTheme="majorBidi" w:cstheme="majorBidi"/>
                <w:color w:val="000000" w:themeColor="text1"/>
                <w:sz w:val="20"/>
                <w:szCs w:val="20"/>
              </w:rPr>
            </w:pPr>
            <w:del w:id="834" w:author="Mohanad Alemam" w:date="2026-07-06T20:24:00Z" w16du:dateUtc="2026-07-06T19:24:00Z">
              <w:r w:rsidRPr="00396955" w:rsidDel="000132FC">
                <w:rPr>
                  <w:rFonts w:asciiTheme="majorBidi" w:hAnsiTheme="majorBidi" w:cstheme="majorBidi"/>
                  <w:color w:val="000000" w:themeColor="text1"/>
                  <w:sz w:val="20"/>
                  <w:szCs w:val="20"/>
                </w:rPr>
                <w:delText>The ratio of cloud communication and inference avoided due to edge intelligence. This metrics quantifies the</w:delText>
              </w:r>
              <w:r w:rsidR="002435C5" w:rsidRPr="00396955" w:rsidDel="000132FC">
                <w:rPr>
                  <w:rFonts w:asciiTheme="majorBidi" w:hAnsiTheme="majorBidi" w:cstheme="majorBidi"/>
                  <w:color w:val="000000" w:themeColor="text1"/>
                  <w:sz w:val="20"/>
                  <w:szCs w:val="20"/>
                </w:rPr>
                <w:delText xml:space="preserve"> edge intelligent design and directly corresponds to reduced end-to-end latency and bandwidth saving</w:delText>
              </w:r>
              <w:r w:rsidR="005D0E1C" w:rsidRPr="00396955" w:rsidDel="000132FC">
                <w:rPr>
                  <w:rFonts w:asciiTheme="majorBidi" w:hAnsiTheme="majorBidi" w:cstheme="majorBidi"/>
                  <w:color w:val="000000" w:themeColor="text1"/>
                  <w:sz w:val="20"/>
                  <w:szCs w:val="20"/>
                </w:rPr>
                <w:delText>.</w:delText>
              </w:r>
            </w:del>
          </w:p>
        </w:tc>
        <w:tc>
          <w:tcPr>
            <w:tcW w:w="3123" w:type="dxa"/>
            <w:hideMark/>
            <w:tcPrChange w:id="835" w:author="Mohanad Alemam" w:date="2026-07-06T18:09:00Z" w16du:dateUtc="2026-07-06T17:09:00Z">
              <w:tcPr>
                <w:tcW w:w="3123" w:type="dxa"/>
                <w:vAlign w:val="center"/>
                <w:hideMark/>
              </w:tcPr>
            </w:tcPrChange>
          </w:tcPr>
          <w:p w14:paraId="6D79AB58" w14:textId="114EF435" w:rsidR="005D0E1C" w:rsidRPr="00396955" w:rsidDel="000132FC" w:rsidRDefault="005D0E1C" w:rsidP="00F766F1">
            <w:pPr>
              <w:spacing w:beforeLines="40" w:before="96" w:afterLines="40" w:after="96" w:line="276" w:lineRule="auto"/>
              <w:cnfStyle w:val="000000000000" w:firstRow="0" w:lastRow="0" w:firstColumn="0" w:lastColumn="0" w:oddVBand="0" w:evenVBand="0" w:oddHBand="0" w:evenHBand="0" w:firstRowFirstColumn="0" w:firstRowLastColumn="0" w:lastRowFirstColumn="0" w:lastRowLastColumn="0"/>
              <w:rPr>
                <w:del w:id="836" w:author="Mohanad Alemam" w:date="2026-07-06T20:24:00Z" w16du:dateUtc="2026-07-06T19:24:00Z"/>
                <w:rFonts w:asciiTheme="majorBidi" w:hAnsiTheme="majorBidi" w:cstheme="majorBidi"/>
                <w:color w:val="000000" w:themeColor="text1"/>
                <w:sz w:val="20"/>
                <w:szCs w:val="20"/>
              </w:rPr>
            </w:pPr>
            <w:del w:id="837" w:author="Mohanad Alemam" w:date="2026-07-06T20:24:00Z" w16du:dateUtc="2026-07-06T19:24:00Z">
              <w:r w:rsidRPr="00396955" w:rsidDel="000132FC">
                <w:rPr>
                  <w:rFonts w:asciiTheme="majorBidi" w:hAnsiTheme="majorBidi" w:cstheme="majorBidi"/>
                  <w:color w:val="000000" w:themeColor="text1"/>
                  <w:sz w:val="20"/>
                  <w:szCs w:val="20"/>
                </w:rPr>
                <w:delText>1 − (frames</w:delText>
              </w:r>
              <w:r w:rsidR="002435C5" w:rsidRPr="00396955" w:rsidDel="000132FC">
                <w:rPr>
                  <w:rFonts w:asciiTheme="majorBidi" w:hAnsiTheme="majorBidi" w:cstheme="majorBidi"/>
                  <w:color w:val="000000" w:themeColor="text1"/>
                  <w:sz w:val="20"/>
                  <w:szCs w:val="20"/>
                </w:rPr>
                <w:delText xml:space="preserve"> </w:delText>
              </w:r>
              <w:r w:rsidRPr="00396955" w:rsidDel="000132FC">
                <w:rPr>
                  <w:rFonts w:asciiTheme="majorBidi" w:hAnsiTheme="majorBidi" w:cstheme="majorBidi"/>
                  <w:color w:val="000000" w:themeColor="text1"/>
                  <w:sz w:val="20"/>
                  <w:szCs w:val="20"/>
                </w:rPr>
                <w:delText>sent</w:delText>
              </w:r>
              <w:r w:rsidR="002435C5" w:rsidRPr="00396955" w:rsidDel="000132FC">
                <w:rPr>
                  <w:rFonts w:asciiTheme="majorBidi" w:hAnsiTheme="majorBidi" w:cstheme="majorBidi"/>
                  <w:color w:val="000000" w:themeColor="text1"/>
                  <w:sz w:val="20"/>
                  <w:szCs w:val="20"/>
                </w:rPr>
                <w:delText xml:space="preserve"> </w:delText>
              </w:r>
              <w:r w:rsidRPr="00396955" w:rsidDel="000132FC">
                <w:rPr>
                  <w:rFonts w:asciiTheme="majorBidi" w:hAnsiTheme="majorBidi" w:cstheme="majorBidi"/>
                  <w:color w:val="000000" w:themeColor="text1"/>
                  <w:sz w:val="20"/>
                  <w:szCs w:val="20"/>
                </w:rPr>
                <w:delText>to</w:delText>
              </w:r>
              <w:r w:rsidR="002435C5" w:rsidRPr="00396955" w:rsidDel="000132FC">
                <w:rPr>
                  <w:rFonts w:asciiTheme="majorBidi" w:hAnsiTheme="majorBidi" w:cstheme="majorBidi"/>
                  <w:color w:val="000000" w:themeColor="text1"/>
                  <w:sz w:val="20"/>
                  <w:szCs w:val="20"/>
                </w:rPr>
                <w:delText xml:space="preserve"> </w:delText>
              </w:r>
              <w:r w:rsidRPr="00396955" w:rsidDel="000132FC">
                <w:rPr>
                  <w:rFonts w:asciiTheme="majorBidi" w:hAnsiTheme="majorBidi" w:cstheme="majorBidi"/>
                  <w:color w:val="000000" w:themeColor="text1"/>
                  <w:sz w:val="20"/>
                  <w:szCs w:val="20"/>
                </w:rPr>
                <w:delText>cloud / total</w:delText>
              </w:r>
              <w:r w:rsidR="002435C5" w:rsidRPr="00396955" w:rsidDel="000132FC">
                <w:rPr>
                  <w:rFonts w:asciiTheme="majorBidi" w:hAnsiTheme="majorBidi" w:cstheme="majorBidi"/>
                  <w:color w:val="000000" w:themeColor="text1"/>
                  <w:sz w:val="20"/>
                  <w:szCs w:val="20"/>
                </w:rPr>
                <w:delText xml:space="preserve"> </w:delText>
              </w:r>
              <w:r w:rsidRPr="00396955" w:rsidDel="000132FC">
                <w:rPr>
                  <w:rFonts w:asciiTheme="majorBidi" w:hAnsiTheme="majorBidi" w:cstheme="majorBidi"/>
                  <w:color w:val="000000" w:themeColor="text1"/>
                  <w:sz w:val="20"/>
                  <w:szCs w:val="20"/>
                </w:rPr>
                <w:delText>frames</w:delText>
              </w:r>
              <w:r w:rsidR="002435C5" w:rsidRPr="00396955" w:rsidDel="000132FC">
                <w:rPr>
                  <w:rFonts w:asciiTheme="majorBidi" w:hAnsiTheme="majorBidi" w:cstheme="majorBidi"/>
                  <w:color w:val="000000" w:themeColor="text1"/>
                  <w:sz w:val="20"/>
                  <w:szCs w:val="20"/>
                </w:rPr>
                <w:delText xml:space="preserve"> </w:delText>
              </w:r>
              <w:r w:rsidRPr="00396955" w:rsidDel="000132FC">
                <w:rPr>
                  <w:rFonts w:asciiTheme="majorBidi" w:hAnsiTheme="majorBidi" w:cstheme="majorBidi"/>
                  <w:color w:val="000000" w:themeColor="text1"/>
                  <w:sz w:val="20"/>
                  <w:szCs w:val="20"/>
                </w:rPr>
                <w:delText>seen)</w:delText>
              </w:r>
            </w:del>
          </w:p>
        </w:tc>
      </w:tr>
      <w:tr w:rsidR="002435C5" w:rsidRPr="005A405E" w:rsidDel="000132FC" w14:paraId="5921D616" w14:textId="291ECA6E" w:rsidTr="00E47271">
        <w:trPr>
          <w:cnfStyle w:val="000000100000" w:firstRow="0" w:lastRow="0" w:firstColumn="0" w:lastColumn="0" w:oddVBand="0" w:evenVBand="0" w:oddHBand="1" w:evenHBand="0" w:firstRowFirstColumn="0" w:firstRowLastColumn="0" w:lastRowFirstColumn="0" w:lastRowLastColumn="0"/>
          <w:del w:id="83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hideMark/>
            <w:tcPrChange w:id="839" w:author="Mohanad Alemam" w:date="2026-07-06T18:09:00Z" w16du:dateUtc="2026-07-06T17:09:00Z">
              <w:tcPr>
                <w:tcW w:w="1980" w:type="dxa"/>
                <w:vAlign w:val="center"/>
                <w:hideMark/>
              </w:tcPr>
            </w:tcPrChange>
          </w:tcPr>
          <w:p w14:paraId="3186134A" w14:textId="06804072" w:rsidR="005D0E1C" w:rsidRPr="00396955" w:rsidDel="000132FC" w:rsidRDefault="005D0E1C"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840" w:author="Mohanad Alemam" w:date="2026-07-06T20:24:00Z" w16du:dateUtc="2026-07-06T19:24:00Z"/>
                <w:rFonts w:asciiTheme="majorBidi" w:hAnsiTheme="majorBidi" w:cstheme="majorBidi"/>
                <w:b w:val="0"/>
                <w:bCs w:val="0"/>
                <w:color w:val="000000" w:themeColor="text1"/>
                <w:sz w:val="20"/>
                <w:szCs w:val="20"/>
              </w:rPr>
            </w:pPr>
            <w:del w:id="841" w:author="Mohanad Alemam" w:date="2026-07-06T20:24:00Z" w16du:dateUtc="2026-07-06T19:24:00Z">
              <w:r w:rsidRPr="00396955" w:rsidDel="000132FC">
                <w:rPr>
                  <w:rFonts w:asciiTheme="majorBidi" w:hAnsiTheme="majorBidi" w:cstheme="majorBidi"/>
                  <w:b w:val="0"/>
                  <w:bCs w:val="0"/>
                  <w:color w:val="000000" w:themeColor="text1"/>
                  <w:sz w:val="20"/>
                  <w:szCs w:val="20"/>
                </w:rPr>
                <w:delText>Av</w:delText>
              </w:r>
              <w:r w:rsidR="002F0DB4" w:rsidRPr="00396955" w:rsidDel="000132FC">
                <w:rPr>
                  <w:rFonts w:asciiTheme="majorBidi" w:hAnsiTheme="majorBidi" w:cstheme="majorBidi"/>
                  <w:b w:val="0"/>
                  <w:bCs w:val="0"/>
                  <w:color w:val="000000" w:themeColor="text1"/>
                  <w:sz w:val="20"/>
                  <w:szCs w:val="20"/>
                </w:rPr>
                <w:delText>g</w:delText>
              </w:r>
              <w:r w:rsidRPr="00396955" w:rsidDel="000132FC">
                <w:rPr>
                  <w:rFonts w:asciiTheme="majorBidi" w:hAnsiTheme="majorBidi" w:cstheme="majorBidi"/>
                  <w:b w:val="0"/>
                  <w:bCs w:val="0"/>
                  <w:color w:val="000000" w:themeColor="text1"/>
                  <w:sz w:val="20"/>
                  <w:szCs w:val="20"/>
                </w:rPr>
                <w:delText xml:space="preserve"> Edge Inference Time</w:delText>
              </w:r>
              <w:r w:rsidR="002032E6" w:rsidRPr="00396955" w:rsidDel="000132FC">
                <w:rPr>
                  <w:rFonts w:asciiTheme="majorBidi" w:hAnsiTheme="majorBidi" w:cstheme="majorBidi"/>
                  <w:b w:val="0"/>
                  <w:bCs w:val="0"/>
                  <w:color w:val="000000" w:themeColor="text1"/>
                  <w:sz w:val="20"/>
                  <w:szCs w:val="20"/>
                </w:rPr>
                <w:delText xml:space="preserve"> (ms)</w:delText>
              </w:r>
            </w:del>
          </w:p>
        </w:tc>
        <w:tc>
          <w:tcPr>
            <w:tcW w:w="4961" w:type="dxa"/>
            <w:hideMark/>
            <w:tcPrChange w:id="842" w:author="Mohanad Alemam" w:date="2026-07-06T18:09:00Z" w16du:dateUtc="2026-07-06T17:09:00Z">
              <w:tcPr>
                <w:tcW w:w="4961" w:type="dxa"/>
                <w:vAlign w:val="center"/>
                <w:hideMark/>
              </w:tcPr>
            </w:tcPrChange>
          </w:tcPr>
          <w:p w14:paraId="7F9ECFA0" w14:textId="55F3A879" w:rsidR="005D0E1C" w:rsidRPr="00396955" w:rsidDel="000132FC" w:rsidRDefault="002F0DB4"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43" w:author="Mohanad Alemam" w:date="2026-07-06T20:24:00Z" w16du:dateUtc="2026-07-06T19:24:00Z"/>
                <w:rFonts w:asciiTheme="majorBidi" w:hAnsiTheme="majorBidi" w:cstheme="majorBidi"/>
                <w:color w:val="000000" w:themeColor="text1"/>
                <w:sz w:val="20"/>
                <w:szCs w:val="20"/>
              </w:rPr>
            </w:pPr>
            <w:del w:id="844" w:author="Mohanad Alemam" w:date="2026-07-06T20:24:00Z" w16du:dateUtc="2026-07-06T19:24:00Z">
              <w:r w:rsidRPr="00396955" w:rsidDel="000132FC">
                <w:rPr>
                  <w:rFonts w:asciiTheme="majorBidi" w:hAnsiTheme="majorBidi" w:cstheme="majorBidi"/>
                  <w:color w:val="000000" w:themeColor="text1"/>
                  <w:sz w:val="20"/>
                  <w:szCs w:val="20"/>
                </w:rPr>
                <w:delText>The average time for the edge model to make inference. Describes overall speed of edge inference.</w:delText>
              </w:r>
            </w:del>
          </w:p>
        </w:tc>
        <w:tc>
          <w:tcPr>
            <w:tcW w:w="3123" w:type="dxa"/>
            <w:hideMark/>
            <w:tcPrChange w:id="845" w:author="Mohanad Alemam" w:date="2026-07-06T18:09:00Z" w16du:dateUtc="2026-07-06T17:09:00Z">
              <w:tcPr>
                <w:tcW w:w="3123" w:type="dxa"/>
                <w:vAlign w:val="center"/>
                <w:hideMark/>
              </w:tcPr>
            </w:tcPrChange>
          </w:tcPr>
          <w:p w14:paraId="0A9033DA" w14:textId="19F6B8DE" w:rsidR="005D0E1C" w:rsidRPr="00396955" w:rsidDel="000132FC" w:rsidRDefault="005D0E1C"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46" w:author="Mohanad Alemam" w:date="2026-07-06T20:24:00Z" w16du:dateUtc="2026-07-06T19:24:00Z"/>
                <w:rFonts w:asciiTheme="majorBidi" w:hAnsiTheme="majorBidi" w:cstheme="majorBidi"/>
                <w:color w:val="000000" w:themeColor="text1"/>
                <w:sz w:val="20"/>
                <w:szCs w:val="20"/>
              </w:rPr>
            </w:pPr>
            <w:del w:id="847" w:author="Mohanad Alemam" w:date="2026-07-06T20:24:00Z" w16du:dateUtc="2026-07-06T19:24:00Z">
              <w:r w:rsidRPr="00396955" w:rsidDel="000132FC">
                <w:rPr>
                  <w:rFonts w:asciiTheme="majorBidi" w:hAnsiTheme="majorBidi" w:cstheme="majorBidi"/>
                  <w:color w:val="000000" w:themeColor="text1"/>
                  <w:sz w:val="20"/>
                  <w:szCs w:val="20"/>
                </w:rPr>
                <w:delText xml:space="preserve">Mean of all </w:delText>
              </w:r>
              <w:r w:rsidR="002F0DB4" w:rsidRPr="00396955" w:rsidDel="000132FC">
                <w:rPr>
                  <w:rFonts w:asciiTheme="majorBidi" w:hAnsiTheme="majorBidi" w:cstheme="majorBidi"/>
                  <w:color w:val="000000" w:themeColor="text1"/>
                  <w:sz w:val="20"/>
                  <w:szCs w:val="20"/>
                </w:rPr>
                <w:delText>the per</w:delText>
              </w:r>
              <w:r w:rsidR="00205443" w:rsidRPr="00396955" w:rsidDel="000132FC">
                <w:rPr>
                  <w:rFonts w:asciiTheme="majorBidi" w:hAnsiTheme="majorBidi" w:cstheme="majorBidi"/>
                  <w:color w:val="000000" w:themeColor="text1"/>
                  <w:sz w:val="20"/>
                  <w:szCs w:val="20"/>
                </w:rPr>
                <w:delText>-</w:delText>
              </w:r>
              <w:r w:rsidR="002F0DB4" w:rsidRPr="00396955" w:rsidDel="000132FC">
                <w:rPr>
                  <w:rFonts w:asciiTheme="majorBidi" w:hAnsiTheme="majorBidi" w:cstheme="majorBidi"/>
                  <w:color w:val="000000" w:themeColor="text1"/>
                  <w:sz w:val="20"/>
                  <w:szCs w:val="20"/>
                </w:rPr>
                <w:delText xml:space="preserve">frame </w:delText>
              </w:r>
              <w:r w:rsidRPr="00396955" w:rsidDel="000132FC">
                <w:rPr>
                  <w:rFonts w:asciiTheme="majorBidi" w:hAnsiTheme="majorBidi" w:cstheme="majorBidi"/>
                  <w:color w:val="000000" w:themeColor="text1"/>
                  <w:sz w:val="20"/>
                  <w:szCs w:val="20"/>
                </w:rPr>
                <w:delText>edge inference times</w:delText>
              </w:r>
            </w:del>
          </w:p>
        </w:tc>
      </w:tr>
      <w:tr w:rsidR="00420E79" w:rsidRPr="005A405E" w:rsidDel="000132FC" w14:paraId="0DFB6AAB" w14:textId="55BD6B08" w:rsidTr="00E47271">
        <w:trPr>
          <w:del w:id="84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tcPrChange w:id="849" w:author="Mohanad Alemam" w:date="2026-07-06T18:09:00Z" w16du:dateUtc="2026-07-06T17:09:00Z">
              <w:tcPr>
                <w:tcW w:w="1980" w:type="dxa"/>
                <w:vAlign w:val="center"/>
              </w:tcPr>
            </w:tcPrChange>
          </w:tcPr>
          <w:p w14:paraId="620FB79B" w14:textId="271E45BE" w:rsidR="00420E79" w:rsidRPr="00396955" w:rsidDel="000132FC" w:rsidRDefault="00420E79" w:rsidP="00F766F1">
            <w:pPr>
              <w:spacing w:beforeLines="40" w:before="96" w:afterLines="40" w:after="96" w:line="276" w:lineRule="auto"/>
              <w:rPr>
                <w:del w:id="850" w:author="Mohanad Alemam" w:date="2026-07-06T20:24:00Z" w16du:dateUtc="2026-07-06T19:24:00Z"/>
                <w:rFonts w:asciiTheme="majorBidi" w:hAnsiTheme="majorBidi" w:cstheme="majorBidi"/>
                <w:b w:val="0"/>
                <w:bCs w:val="0"/>
                <w:color w:val="000000" w:themeColor="text1"/>
                <w:sz w:val="20"/>
                <w:szCs w:val="20"/>
              </w:rPr>
            </w:pPr>
            <w:del w:id="851" w:author="Mohanad Alemam" w:date="2026-07-06T20:24:00Z" w16du:dateUtc="2026-07-06T19:24:00Z">
              <w:r w:rsidRPr="00396955" w:rsidDel="000132FC">
                <w:rPr>
                  <w:rFonts w:asciiTheme="majorBidi" w:hAnsiTheme="majorBidi" w:cstheme="majorBidi"/>
                  <w:b w:val="0"/>
                  <w:bCs w:val="0"/>
                  <w:color w:val="000000" w:themeColor="text1"/>
                  <w:sz w:val="20"/>
                  <w:szCs w:val="20"/>
                </w:rPr>
                <w:delText>Avg Cloud Inference Time</w:delText>
              </w:r>
              <w:r w:rsidR="002032E6" w:rsidRPr="00396955" w:rsidDel="000132FC">
                <w:rPr>
                  <w:rFonts w:asciiTheme="majorBidi" w:hAnsiTheme="majorBidi" w:cstheme="majorBidi"/>
                  <w:b w:val="0"/>
                  <w:bCs w:val="0"/>
                  <w:color w:val="000000" w:themeColor="text1"/>
                  <w:sz w:val="20"/>
                  <w:szCs w:val="20"/>
                </w:rPr>
                <w:delText xml:space="preserve"> (</w:delText>
              </w:r>
              <w:r w:rsidR="008D76D5" w:rsidRPr="00396955" w:rsidDel="000132FC">
                <w:rPr>
                  <w:rFonts w:asciiTheme="majorBidi" w:hAnsiTheme="majorBidi" w:cstheme="majorBidi"/>
                  <w:b w:val="0"/>
                  <w:bCs w:val="0"/>
                  <w:color w:val="000000" w:themeColor="text1"/>
                  <w:sz w:val="20"/>
                  <w:szCs w:val="20"/>
                </w:rPr>
                <w:delText>ms</w:delText>
              </w:r>
              <w:r w:rsidR="002032E6" w:rsidRPr="00396955" w:rsidDel="000132FC">
                <w:rPr>
                  <w:rFonts w:asciiTheme="majorBidi" w:hAnsiTheme="majorBidi" w:cstheme="majorBidi"/>
                  <w:b w:val="0"/>
                  <w:bCs w:val="0"/>
                  <w:color w:val="000000" w:themeColor="text1"/>
                  <w:sz w:val="20"/>
                  <w:szCs w:val="20"/>
                </w:rPr>
                <w:delText>)</w:delText>
              </w:r>
            </w:del>
          </w:p>
        </w:tc>
        <w:tc>
          <w:tcPr>
            <w:tcW w:w="4961" w:type="dxa"/>
            <w:tcPrChange w:id="852" w:author="Mohanad Alemam" w:date="2026-07-06T18:09:00Z" w16du:dateUtc="2026-07-06T17:09:00Z">
              <w:tcPr>
                <w:tcW w:w="4961" w:type="dxa"/>
                <w:vAlign w:val="center"/>
              </w:tcPr>
            </w:tcPrChange>
          </w:tcPr>
          <w:p w14:paraId="1003AE05" w14:textId="4BE4AF20" w:rsidR="00420E79" w:rsidRPr="00396955" w:rsidDel="000132FC" w:rsidRDefault="00420E79" w:rsidP="00F766F1">
            <w:pPr>
              <w:spacing w:beforeLines="40" w:before="96" w:afterLines="40" w:after="96" w:line="276" w:lineRule="auto"/>
              <w:cnfStyle w:val="000000000000" w:firstRow="0" w:lastRow="0" w:firstColumn="0" w:lastColumn="0" w:oddVBand="0" w:evenVBand="0" w:oddHBand="0" w:evenHBand="0" w:firstRowFirstColumn="0" w:firstRowLastColumn="0" w:lastRowFirstColumn="0" w:lastRowLastColumn="0"/>
              <w:rPr>
                <w:del w:id="853" w:author="Mohanad Alemam" w:date="2026-07-06T20:24:00Z" w16du:dateUtc="2026-07-06T19:24:00Z"/>
                <w:rFonts w:asciiTheme="majorBidi" w:hAnsiTheme="majorBidi" w:cstheme="majorBidi"/>
                <w:color w:val="000000" w:themeColor="text1"/>
                <w:sz w:val="20"/>
                <w:szCs w:val="20"/>
              </w:rPr>
            </w:pPr>
            <w:del w:id="854" w:author="Mohanad Alemam" w:date="2026-07-06T20:24:00Z" w16du:dateUtc="2026-07-06T19:24:00Z">
              <w:r w:rsidRPr="00396955" w:rsidDel="000132FC">
                <w:rPr>
                  <w:rFonts w:asciiTheme="majorBidi" w:hAnsiTheme="majorBidi" w:cstheme="majorBidi"/>
                  <w:color w:val="000000" w:themeColor="text1"/>
                  <w:sz w:val="20"/>
                  <w:szCs w:val="20"/>
                </w:rPr>
                <w:delText>The average time for the cloud model to make inference. Describes overall speed of cloud inference.</w:delText>
              </w:r>
            </w:del>
          </w:p>
        </w:tc>
        <w:tc>
          <w:tcPr>
            <w:tcW w:w="3123" w:type="dxa"/>
            <w:tcPrChange w:id="855" w:author="Mohanad Alemam" w:date="2026-07-06T18:09:00Z" w16du:dateUtc="2026-07-06T17:09:00Z">
              <w:tcPr>
                <w:tcW w:w="3123" w:type="dxa"/>
                <w:vAlign w:val="center"/>
              </w:tcPr>
            </w:tcPrChange>
          </w:tcPr>
          <w:p w14:paraId="7837C131" w14:textId="5F12225E" w:rsidR="00420E79" w:rsidRPr="00396955" w:rsidDel="000132FC" w:rsidRDefault="00420E79" w:rsidP="00F766F1">
            <w:pPr>
              <w:spacing w:beforeLines="40" w:before="96" w:afterLines="40" w:after="96" w:line="276" w:lineRule="auto"/>
              <w:cnfStyle w:val="000000000000" w:firstRow="0" w:lastRow="0" w:firstColumn="0" w:lastColumn="0" w:oddVBand="0" w:evenVBand="0" w:oddHBand="0" w:evenHBand="0" w:firstRowFirstColumn="0" w:firstRowLastColumn="0" w:lastRowFirstColumn="0" w:lastRowLastColumn="0"/>
              <w:rPr>
                <w:del w:id="856" w:author="Mohanad Alemam" w:date="2026-07-06T20:24:00Z" w16du:dateUtc="2026-07-06T19:24:00Z"/>
                <w:rFonts w:asciiTheme="majorBidi" w:hAnsiTheme="majorBidi" w:cstheme="majorBidi"/>
                <w:color w:val="000000" w:themeColor="text1"/>
                <w:sz w:val="20"/>
                <w:szCs w:val="20"/>
              </w:rPr>
            </w:pPr>
            <w:del w:id="857" w:author="Mohanad Alemam" w:date="2026-07-06T20:24:00Z" w16du:dateUtc="2026-07-06T19:24:00Z">
              <w:r w:rsidRPr="00396955" w:rsidDel="000132FC">
                <w:rPr>
                  <w:rFonts w:asciiTheme="majorBidi" w:hAnsiTheme="majorBidi" w:cstheme="majorBidi"/>
                  <w:color w:val="000000" w:themeColor="text1"/>
                  <w:sz w:val="20"/>
                  <w:szCs w:val="20"/>
                </w:rPr>
                <w:delText>Mean of all the per frame cloud model inference times</w:delText>
              </w:r>
            </w:del>
          </w:p>
        </w:tc>
      </w:tr>
      <w:tr w:rsidR="00420E79" w:rsidRPr="005A405E" w:rsidDel="000132FC" w14:paraId="541A34C4" w14:textId="3ED1B0BE" w:rsidTr="00E47271">
        <w:trPr>
          <w:cnfStyle w:val="000000100000" w:firstRow="0" w:lastRow="0" w:firstColumn="0" w:lastColumn="0" w:oddVBand="0" w:evenVBand="0" w:oddHBand="1" w:evenHBand="0" w:firstRowFirstColumn="0" w:firstRowLastColumn="0" w:lastRowFirstColumn="0" w:lastRowLastColumn="0"/>
          <w:del w:id="85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tcPrChange w:id="859" w:author="Mohanad Alemam" w:date="2026-07-06T18:09:00Z" w16du:dateUtc="2026-07-06T17:09:00Z">
              <w:tcPr>
                <w:tcW w:w="1980" w:type="dxa"/>
                <w:vAlign w:val="center"/>
              </w:tcPr>
            </w:tcPrChange>
          </w:tcPr>
          <w:p w14:paraId="7CB79905" w14:textId="0322D74E" w:rsidR="00420E79" w:rsidRPr="00396955" w:rsidDel="000132FC" w:rsidRDefault="00420E79"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860" w:author="Mohanad Alemam" w:date="2026-07-06T20:24:00Z" w16du:dateUtc="2026-07-06T19:24:00Z"/>
                <w:rFonts w:asciiTheme="majorBidi" w:hAnsiTheme="majorBidi" w:cstheme="majorBidi"/>
                <w:b w:val="0"/>
                <w:bCs w:val="0"/>
                <w:color w:val="000000" w:themeColor="text1"/>
                <w:sz w:val="20"/>
                <w:szCs w:val="20"/>
              </w:rPr>
            </w:pPr>
            <w:del w:id="861" w:author="Mohanad Alemam" w:date="2026-07-06T20:24:00Z" w16du:dateUtc="2026-07-06T19:24:00Z">
              <w:r w:rsidRPr="00396955" w:rsidDel="000132FC">
                <w:rPr>
                  <w:rFonts w:asciiTheme="majorBidi" w:hAnsiTheme="majorBidi" w:cstheme="majorBidi"/>
                  <w:b w:val="0"/>
                  <w:bCs w:val="0"/>
                  <w:color w:val="000000" w:themeColor="text1"/>
                  <w:sz w:val="20"/>
                  <w:szCs w:val="20"/>
                </w:rPr>
                <w:delText>Avg Round-Trip Latency</w:delText>
              </w:r>
            </w:del>
          </w:p>
        </w:tc>
        <w:tc>
          <w:tcPr>
            <w:tcW w:w="4961" w:type="dxa"/>
            <w:tcPrChange w:id="862" w:author="Mohanad Alemam" w:date="2026-07-06T18:09:00Z" w16du:dateUtc="2026-07-06T17:09:00Z">
              <w:tcPr>
                <w:tcW w:w="4961" w:type="dxa"/>
                <w:vAlign w:val="center"/>
              </w:tcPr>
            </w:tcPrChange>
          </w:tcPr>
          <w:p w14:paraId="2A765911" w14:textId="7824D2DB" w:rsidR="00420E79" w:rsidRPr="00396955" w:rsidDel="000132FC" w:rsidRDefault="00420E79"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63" w:author="Mohanad Alemam" w:date="2026-07-06T20:24:00Z" w16du:dateUtc="2026-07-06T19:24:00Z"/>
                <w:rFonts w:asciiTheme="majorBidi" w:hAnsiTheme="majorBidi" w:cstheme="majorBidi"/>
                <w:color w:val="000000" w:themeColor="text1"/>
                <w:sz w:val="20"/>
                <w:szCs w:val="20"/>
              </w:rPr>
            </w:pPr>
            <w:del w:id="864" w:author="Mohanad Alemam" w:date="2026-07-06T20:24:00Z" w16du:dateUtc="2026-07-06T19:24:00Z">
              <w:r w:rsidRPr="00396955" w:rsidDel="000132FC">
                <w:rPr>
                  <w:rFonts w:asciiTheme="majorBidi" w:hAnsiTheme="majorBidi" w:cstheme="majorBidi"/>
                  <w:color w:val="000000" w:themeColor="text1"/>
                  <w:sz w:val="20"/>
                  <w:szCs w:val="20"/>
                </w:rPr>
                <w:delText xml:space="preserve">The average </w:delText>
              </w:r>
              <w:r w:rsidR="00F91825" w:rsidRPr="00396955" w:rsidDel="000132FC">
                <w:rPr>
                  <w:rFonts w:asciiTheme="majorBidi" w:hAnsiTheme="majorBidi" w:cstheme="majorBidi"/>
                  <w:color w:val="000000" w:themeColor="text1"/>
                  <w:sz w:val="20"/>
                  <w:szCs w:val="20"/>
                </w:rPr>
                <w:delText>latency/</w:delText>
              </w:r>
              <w:r w:rsidRPr="00396955" w:rsidDel="000132FC">
                <w:rPr>
                  <w:rFonts w:asciiTheme="majorBidi" w:hAnsiTheme="majorBidi" w:cstheme="majorBidi"/>
                  <w:color w:val="000000" w:themeColor="text1"/>
                  <w:sz w:val="20"/>
                  <w:szCs w:val="20"/>
                </w:rPr>
                <w:delText xml:space="preserve">round-trip time measures the end-to-end delay for cloud offloading (includes network latency and cloud inference </w:delText>
              </w:r>
              <w:r w:rsidR="00F91825" w:rsidRPr="00396955" w:rsidDel="000132FC">
                <w:rPr>
                  <w:rFonts w:asciiTheme="majorBidi" w:hAnsiTheme="majorBidi" w:cstheme="majorBidi"/>
                  <w:color w:val="000000" w:themeColor="text1"/>
                  <w:sz w:val="20"/>
                  <w:szCs w:val="20"/>
                </w:rPr>
                <w:delText>time</w:delText>
              </w:r>
              <w:r w:rsidRPr="00396955" w:rsidDel="000132FC">
                <w:rPr>
                  <w:rFonts w:asciiTheme="majorBidi" w:hAnsiTheme="majorBidi" w:cstheme="majorBidi"/>
                  <w:color w:val="000000" w:themeColor="text1"/>
                  <w:sz w:val="20"/>
                  <w:szCs w:val="20"/>
                </w:rPr>
                <w:delText>).</w:delText>
              </w:r>
            </w:del>
          </w:p>
        </w:tc>
        <w:tc>
          <w:tcPr>
            <w:tcW w:w="3123" w:type="dxa"/>
            <w:tcPrChange w:id="865" w:author="Mohanad Alemam" w:date="2026-07-06T18:09:00Z" w16du:dateUtc="2026-07-06T17:09:00Z">
              <w:tcPr>
                <w:tcW w:w="3123" w:type="dxa"/>
                <w:vAlign w:val="center"/>
              </w:tcPr>
            </w:tcPrChange>
          </w:tcPr>
          <w:p w14:paraId="1943AB95" w14:textId="7B95D9CE" w:rsidR="00420E79" w:rsidRPr="00396955" w:rsidDel="000132FC" w:rsidRDefault="00420E79"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66" w:author="Mohanad Alemam" w:date="2026-07-06T20:24:00Z" w16du:dateUtc="2026-07-06T19:24:00Z"/>
                <w:rFonts w:asciiTheme="majorBidi" w:hAnsiTheme="majorBidi" w:cstheme="majorBidi"/>
                <w:color w:val="000000" w:themeColor="text1"/>
                <w:sz w:val="20"/>
                <w:szCs w:val="20"/>
              </w:rPr>
            </w:pPr>
            <w:del w:id="867" w:author="Mohanad Alemam" w:date="2026-07-06T20:24:00Z" w16du:dateUtc="2026-07-06T19:24:00Z">
              <w:r w:rsidRPr="00396955" w:rsidDel="000132FC">
                <w:rPr>
                  <w:rFonts w:asciiTheme="majorBidi" w:hAnsiTheme="majorBidi" w:cstheme="majorBidi"/>
                  <w:color w:val="000000" w:themeColor="text1"/>
                  <w:sz w:val="20"/>
                  <w:szCs w:val="20"/>
                </w:rPr>
                <w:delText>The mean of all cloud round-trip times (between frame transmission and response reception)</w:delText>
              </w:r>
            </w:del>
          </w:p>
        </w:tc>
      </w:tr>
      <w:tr w:rsidR="00420E79" w:rsidRPr="005A405E" w:rsidDel="000132FC" w14:paraId="63DCF5C8" w14:textId="5F5BDC39" w:rsidTr="00E47271">
        <w:trPr>
          <w:del w:id="86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tcPrChange w:id="869" w:author="Mohanad Alemam" w:date="2026-07-06T18:09:00Z" w16du:dateUtc="2026-07-06T17:09:00Z">
              <w:tcPr>
                <w:tcW w:w="1980" w:type="dxa"/>
                <w:vAlign w:val="center"/>
              </w:tcPr>
            </w:tcPrChange>
          </w:tcPr>
          <w:p w14:paraId="77CA4E73" w14:textId="529CF955" w:rsidR="00420E79" w:rsidRPr="00396955" w:rsidDel="000132FC" w:rsidRDefault="00420E79" w:rsidP="00F766F1">
            <w:pPr>
              <w:spacing w:beforeLines="40" w:before="96" w:afterLines="40" w:after="96" w:line="276" w:lineRule="auto"/>
              <w:rPr>
                <w:del w:id="870" w:author="Mohanad Alemam" w:date="2026-07-06T20:24:00Z" w16du:dateUtc="2026-07-06T19:24:00Z"/>
                <w:rFonts w:asciiTheme="majorBidi" w:hAnsiTheme="majorBidi" w:cstheme="majorBidi"/>
                <w:b w:val="0"/>
                <w:bCs w:val="0"/>
                <w:color w:val="000000" w:themeColor="text1"/>
                <w:sz w:val="20"/>
                <w:szCs w:val="20"/>
              </w:rPr>
            </w:pPr>
            <w:del w:id="871" w:author="Mohanad Alemam" w:date="2026-07-06T20:24:00Z" w16du:dateUtc="2026-07-06T19:24:00Z">
              <w:r w:rsidRPr="00396955" w:rsidDel="000132FC">
                <w:rPr>
                  <w:rFonts w:asciiTheme="majorBidi" w:hAnsiTheme="majorBidi" w:cstheme="majorBidi"/>
                  <w:b w:val="0"/>
                  <w:bCs w:val="0"/>
                  <w:color w:val="000000" w:themeColor="text1"/>
                  <w:sz w:val="20"/>
                  <w:szCs w:val="20"/>
                </w:rPr>
                <w:delText>Bandwidth/</w:delText>
              </w:r>
              <w:r w:rsidR="008F2351" w:rsidRPr="00396955" w:rsidDel="000132FC">
                <w:rPr>
                  <w:rFonts w:asciiTheme="majorBidi" w:hAnsiTheme="majorBidi" w:cstheme="majorBidi"/>
                  <w:b w:val="0"/>
                  <w:bCs w:val="0"/>
                  <w:color w:val="000000" w:themeColor="text1"/>
                  <w:sz w:val="20"/>
                  <w:szCs w:val="20"/>
                </w:rPr>
                <w:delText>N</w:delText>
              </w:r>
              <w:r w:rsidRPr="00396955" w:rsidDel="000132FC">
                <w:rPr>
                  <w:rFonts w:asciiTheme="majorBidi" w:hAnsiTheme="majorBidi" w:cstheme="majorBidi"/>
                  <w:b w:val="0"/>
                  <w:bCs w:val="0"/>
                  <w:color w:val="000000" w:themeColor="text1"/>
                  <w:sz w:val="20"/>
                  <w:szCs w:val="20"/>
                </w:rPr>
                <w:delText xml:space="preserve">etwork </w:delText>
              </w:r>
              <w:r w:rsidR="008F2351" w:rsidRPr="00396955" w:rsidDel="000132FC">
                <w:rPr>
                  <w:rFonts w:asciiTheme="majorBidi" w:hAnsiTheme="majorBidi" w:cstheme="majorBidi"/>
                  <w:b w:val="0"/>
                  <w:bCs w:val="0"/>
                  <w:color w:val="000000" w:themeColor="text1"/>
                  <w:sz w:val="20"/>
                  <w:szCs w:val="20"/>
                </w:rPr>
                <w:delText>U</w:delText>
              </w:r>
              <w:r w:rsidRPr="00396955" w:rsidDel="000132FC">
                <w:rPr>
                  <w:rFonts w:asciiTheme="majorBidi" w:hAnsiTheme="majorBidi" w:cstheme="majorBidi"/>
                  <w:b w:val="0"/>
                  <w:bCs w:val="0"/>
                  <w:color w:val="000000" w:themeColor="text1"/>
                  <w:sz w:val="20"/>
                  <w:szCs w:val="20"/>
                </w:rPr>
                <w:delText>sage</w:delText>
              </w:r>
            </w:del>
          </w:p>
        </w:tc>
        <w:tc>
          <w:tcPr>
            <w:tcW w:w="4961" w:type="dxa"/>
            <w:tcPrChange w:id="872" w:author="Mohanad Alemam" w:date="2026-07-06T18:09:00Z" w16du:dateUtc="2026-07-06T17:09:00Z">
              <w:tcPr>
                <w:tcW w:w="4961" w:type="dxa"/>
                <w:vAlign w:val="center"/>
              </w:tcPr>
            </w:tcPrChange>
          </w:tcPr>
          <w:p w14:paraId="2730870B" w14:textId="21842125" w:rsidR="00420E79" w:rsidRPr="00396955" w:rsidDel="000132FC" w:rsidRDefault="00420E79" w:rsidP="00F766F1">
            <w:pPr>
              <w:spacing w:beforeLines="40" w:before="96" w:afterLines="40" w:after="96" w:line="276" w:lineRule="auto"/>
              <w:cnfStyle w:val="000000000000" w:firstRow="0" w:lastRow="0" w:firstColumn="0" w:lastColumn="0" w:oddVBand="0" w:evenVBand="0" w:oddHBand="0" w:evenHBand="0" w:firstRowFirstColumn="0" w:firstRowLastColumn="0" w:lastRowFirstColumn="0" w:lastRowLastColumn="0"/>
              <w:rPr>
                <w:del w:id="873" w:author="Mohanad Alemam" w:date="2026-07-06T20:24:00Z" w16du:dateUtc="2026-07-06T19:24:00Z"/>
                <w:rFonts w:asciiTheme="majorBidi" w:hAnsiTheme="majorBidi" w:cstheme="majorBidi"/>
                <w:color w:val="000000" w:themeColor="text1"/>
                <w:sz w:val="20"/>
                <w:szCs w:val="20"/>
              </w:rPr>
            </w:pPr>
            <w:del w:id="874" w:author="Mohanad Alemam" w:date="2026-07-06T20:24:00Z" w16du:dateUtc="2026-07-06T19:24:00Z">
              <w:r w:rsidRPr="00396955" w:rsidDel="000132FC">
                <w:rPr>
                  <w:rFonts w:asciiTheme="majorBidi" w:hAnsiTheme="majorBidi" w:cstheme="majorBidi"/>
                  <w:color w:val="000000" w:themeColor="text1"/>
                  <w:sz w:val="20"/>
                  <w:szCs w:val="20"/>
                </w:rPr>
                <w:delText>Measures the total data transmitted from the edge to the cloud, indicating network</w:delText>
              </w:r>
              <w:r w:rsidR="00D32DA1" w:rsidRPr="00396955" w:rsidDel="000132FC">
                <w:rPr>
                  <w:rFonts w:asciiTheme="majorBidi" w:hAnsiTheme="majorBidi" w:cstheme="majorBidi"/>
                  <w:color w:val="000000" w:themeColor="text1"/>
                  <w:sz w:val="20"/>
                  <w:szCs w:val="20"/>
                </w:rPr>
                <w:delText xml:space="preserve"> </w:delText>
              </w:r>
              <w:r w:rsidRPr="00396955" w:rsidDel="000132FC">
                <w:rPr>
                  <w:rFonts w:asciiTheme="majorBidi" w:hAnsiTheme="majorBidi" w:cstheme="majorBidi"/>
                  <w:color w:val="000000" w:themeColor="text1"/>
                  <w:sz w:val="20"/>
                  <w:szCs w:val="20"/>
                </w:rPr>
                <w:delText>bandwidth consumption.</w:delText>
              </w:r>
            </w:del>
          </w:p>
        </w:tc>
        <w:tc>
          <w:tcPr>
            <w:tcW w:w="3123" w:type="dxa"/>
            <w:tcPrChange w:id="875" w:author="Mohanad Alemam" w:date="2026-07-06T18:09:00Z" w16du:dateUtc="2026-07-06T17:09:00Z">
              <w:tcPr>
                <w:tcW w:w="3123" w:type="dxa"/>
                <w:vAlign w:val="center"/>
              </w:tcPr>
            </w:tcPrChange>
          </w:tcPr>
          <w:p w14:paraId="0BB96ED1" w14:textId="19AB655A" w:rsidR="00420E79" w:rsidRPr="00396955" w:rsidDel="000132FC" w:rsidRDefault="00420E79" w:rsidP="00F766F1">
            <w:pPr>
              <w:spacing w:beforeLines="40" w:before="96" w:afterLines="40" w:after="96" w:line="276" w:lineRule="auto"/>
              <w:cnfStyle w:val="000000000000" w:firstRow="0" w:lastRow="0" w:firstColumn="0" w:lastColumn="0" w:oddVBand="0" w:evenVBand="0" w:oddHBand="0" w:evenHBand="0" w:firstRowFirstColumn="0" w:firstRowLastColumn="0" w:lastRowFirstColumn="0" w:lastRowLastColumn="0"/>
              <w:rPr>
                <w:del w:id="876" w:author="Mohanad Alemam" w:date="2026-07-06T20:24:00Z" w16du:dateUtc="2026-07-06T19:24:00Z"/>
                <w:rFonts w:asciiTheme="majorBidi" w:hAnsiTheme="majorBidi" w:cstheme="majorBidi"/>
                <w:color w:val="000000" w:themeColor="text1"/>
                <w:sz w:val="20"/>
                <w:szCs w:val="20"/>
              </w:rPr>
            </w:pPr>
            <w:del w:id="877" w:author="Mohanad Alemam" w:date="2026-07-06T20:24:00Z" w16du:dateUtc="2026-07-06T19:24:00Z">
              <w:r w:rsidRPr="00396955" w:rsidDel="000132FC">
                <w:rPr>
                  <w:rFonts w:asciiTheme="majorBidi" w:hAnsiTheme="majorBidi" w:cstheme="majorBidi"/>
                  <w:color w:val="000000" w:themeColor="text1"/>
                  <w:sz w:val="20"/>
                  <w:szCs w:val="20"/>
                </w:rPr>
                <w:delText>The total cumulative megabytes offloaded to the cloud server.</w:delText>
              </w:r>
            </w:del>
          </w:p>
        </w:tc>
      </w:tr>
      <w:tr w:rsidR="003D268C" w:rsidRPr="005A405E" w:rsidDel="000132FC" w14:paraId="67E91E0D" w14:textId="502E6339" w:rsidTr="00E47271">
        <w:trPr>
          <w:cnfStyle w:val="000000100000" w:firstRow="0" w:lastRow="0" w:firstColumn="0" w:lastColumn="0" w:oddVBand="0" w:evenVBand="0" w:oddHBand="1" w:evenHBand="0" w:firstRowFirstColumn="0" w:firstRowLastColumn="0" w:lastRowFirstColumn="0" w:lastRowLastColumn="0"/>
          <w:del w:id="878"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980" w:type="dxa"/>
            <w:tcPrChange w:id="879" w:author="Mohanad Alemam" w:date="2026-07-06T18:09:00Z" w16du:dateUtc="2026-07-06T17:09:00Z">
              <w:tcPr>
                <w:tcW w:w="1980" w:type="dxa"/>
                <w:vAlign w:val="center"/>
              </w:tcPr>
            </w:tcPrChange>
          </w:tcPr>
          <w:p w14:paraId="43108AEB" w14:textId="18FDC5B2" w:rsidR="000505F9" w:rsidRPr="00396955" w:rsidDel="000132FC" w:rsidRDefault="000505F9" w:rsidP="00F766F1">
            <w:pPr>
              <w:spacing w:beforeLines="40" w:before="96" w:afterLines="40" w:after="96" w:line="276" w:lineRule="auto"/>
              <w:cnfStyle w:val="001000100000" w:firstRow="0" w:lastRow="0" w:firstColumn="1" w:lastColumn="0" w:oddVBand="0" w:evenVBand="0" w:oddHBand="1" w:evenHBand="0" w:firstRowFirstColumn="0" w:firstRowLastColumn="0" w:lastRowFirstColumn="0" w:lastRowLastColumn="0"/>
              <w:rPr>
                <w:del w:id="880" w:author="Mohanad Alemam" w:date="2026-07-06T20:24:00Z" w16du:dateUtc="2026-07-06T19:24:00Z"/>
                <w:rFonts w:asciiTheme="majorBidi" w:hAnsiTheme="majorBidi" w:cstheme="majorBidi"/>
                <w:b w:val="0"/>
                <w:bCs w:val="0"/>
                <w:color w:val="000000" w:themeColor="text1"/>
                <w:sz w:val="20"/>
                <w:szCs w:val="20"/>
              </w:rPr>
            </w:pPr>
            <w:del w:id="881" w:author="Mohanad Alemam" w:date="2026-07-06T20:24:00Z" w16du:dateUtc="2026-07-06T19:24:00Z">
              <w:r w:rsidRPr="00396955" w:rsidDel="000132FC">
                <w:rPr>
                  <w:rFonts w:asciiTheme="majorBidi" w:hAnsiTheme="majorBidi" w:cstheme="majorBidi"/>
                  <w:b w:val="0"/>
                  <w:bCs w:val="0"/>
                  <w:color w:val="000000" w:themeColor="text1"/>
                  <w:sz w:val="20"/>
                  <w:szCs w:val="20"/>
                </w:rPr>
                <w:delText>Avg Frame Confidence</w:delText>
              </w:r>
              <w:r w:rsidR="003357EF" w:rsidRPr="00396955" w:rsidDel="000132FC">
                <w:rPr>
                  <w:rFonts w:asciiTheme="majorBidi" w:hAnsiTheme="majorBidi" w:cstheme="majorBidi"/>
                  <w:b w:val="0"/>
                  <w:bCs w:val="0"/>
                  <w:color w:val="000000" w:themeColor="text1"/>
                  <w:sz w:val="20"/>
                  <w:szCs w:val="20"/>
                </w:rPr>
                <w:delText xml:space="preserve"> </w:delText>
              </w:r>
              <w:r w:rsidR="008F2351" w:rsidRPr="00396955" w:rsidDel="000132FC">
                <w:rPr>
                  <w:rFonts w:asciiTheme="majorBidi" w:hAnsiTheme="majorBidi" w:cstheme="majorBidi"/>
                  <w:b w:val="0"/>
                  <w:bCs w:val="0"/>
                  <w:color w:val="000000" w:themeColor="text1"/>
                  <w:sz w:val="20"/>
                  <w:szCs w:val="20"/>
                </w:rPr>
                <w:delText xml:space="preserve">and </w:delText>
              </w:r>
              <w:r w:rsidRPr="00396955" w:rsidDel="000132FC">
                <w:rPr>
                  <w:rFonts w:asciiTheme="majorBidi" w:hAnsiTheme="majorBidi" w:cstheme="majorBidi"/>
                  <w:b w:val="0"/>
                  <w:bCs w:val="0"/>
                  <w:color w:val="000000" w:themeColor="text1"/>
                  <w:sz w:val="20"/>
                  <w:szCs w:val="20"/>
                </w:rPr>
                <w:delText xml:space="preserve">Total </w:delText>
              </w:r>
              <w:r w:rsidR="008F2351" w:rsidRPr="00396955" w:rsidDel="000132FC">
                <w:rPr>
                  <w:rFonts w:asciiTheme="majorBidi" w:hAnsiTheme="majorBidi" w:cstheme="majorBidi"/>
                  <w:b w:val="0"/>
                  <w:bCs w:val="0"/>
                  <w:color w:val="000000" w:themeColor="text1"/>
                  <w:sz w:val="20"/>
                  <w:szCs w:val="20"/>
                </w:rPr>
                <w:delText>O</w:delText>
              </w:r>
              <w:r w:rsidRPr="00396955" w:rsidDel="000132FC">
                <w:rPr>
                  <w:rFonts w:asciiTheme="majorBidi" w:hAnsiTheme="majorBidi" w:cstheme="majorBidi"/>
                  <w:b w:val="0"/>
                  <w:bCs w:val="0"/>
                  <w:color w:val="000000" w:themeColor="text1"/>
                  <w:sz w:val="20"/>
                  <w:szCs w:val="20"/>
                </w:rPr>
                <w:delText>bjects</w:delText>
              </w:r>
              <w:r w:rsidR="008F2351" w:rsidRPr="00396955" w:rsidDel="000132FC">
                <w:rPr>
                  <w:rFonts w:asciiTheme="majorBidi" w:hAnsiTheme="majorBidi" w:cstheme="majorBidi"/>
                  <w:b w:val="0"/>
                  <w:bCs w:val="0"/>
                  <w:color w:val="000000" w:themeColor="text1"/>
                  <w:sz w:val="20"/>
                  <w:szCs w:val="20"/>
                </w:rPr>
                <w:delText xml:space="preserve"> Detected</w:delText>
              </w:r>
            </w:del>
          </w:p>
        </w:tc>
        <w:tc>
          <w:tcPr>
            <w:tcW w:w="4961" w:type="dxa"/>
            <w:tcPrChange w:id="882" w:author="Mohanad Alemam" w:date="2026-07-06T18:09:00Z" w16du:dateUtc="2026-07-06T17:09:00Z">
              <w:tcPr>
                <w:tcW w:w="4961" w:type="dxa"/>
                <w:vAlign w:val="center"/>
              </w:tcPr>
            </w:tcPrChange>
          </w:tcPr>
          <w:p w14:paraId="6CAE3FCC" w14:textId="4DD9E321" w:rsidR="003D268C" w:rsidRPr="00396955" w:rsidDel="000132FC" w:rsidRDefault="00ED355B"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83" w:author="Mohanad Alemam" w:date="2026-07-06T20:24:00Z" w16du:dateUtc="2026-07-06T19:24:00Z"/>
                <w:rFonts w:asciiTheme="majorBidi" w:hAnsiTheme="majorBidi" w:cstheme="majorBidi"/>
                <w:color w:val="000000" w:themeColor="text1"/>
                <w:sz w:val="20"/>
                <w:szCs w:val="20"/>
              </w:rPr>
            </w:pPr>
            <w:del w:id="884" w:author="Mohanad Alemam" w:date="2026-07-06T20:24:00Z" w16du:dateUtc="2026-07-06T19:24:00Z">
              <w:r w:rsidRPr="00396955" w:rsidDel="000132FC">
                <w:rPr>
                  <w:rFonts w:asciiTheme="majorBidi" w:hAnsiTheme="majorBidi" w:cstheme="majorBidi"/>
                  <w:color w:val="000000" w:themeColor="text1"/>
                  <w:sz w:val="20"/>
                  <w:szCs w:val="20"/>
                </w:rPr>
                <w:delText>This is the per-frame average detection confidence and the total count of object detected. Together they serve as an indicator of the quality of the object detection.</w:delText>
              </w:r>
            </w:del>
          </w:p>
        </w:tc>
        <w:tc>
          <w:tcPr>
            <w:tcW w:w="3123" w:type="dxa"/>
            <w:tcPrChange w:id="885" w:author="Mohanad Alemam" w:date="2026-07-06T18:09:00Z" w16du:dateUtc="2026-07-06T17:09:00Z">
              <w:tcPr>
                <w:tcW w:w="3123" w:type="dxa"/>
                <w:vAlign w:val="center"/>
              </w:tcPr>
            </w:tcPrChange>
          </w:tcPr>
          <w:p w14:paraId="73D25A8F" w14:textId="2EAA23DB" w:rsidR="003D268C" w:rsidRPr="00396955" w:rsidDel="000132FC" w:rsidRDefault="00ED355B" w:rsidP="00F766F1">
            <w:pPr>
              <w:spacing w:beforeLines="40" w:before="96" w:afterLines="40" w:after="96" w:line="276" w:lineRule="auto"/>
              <w:cnfStyle w:val="000000100000" w:firstRow="0" w:lastRow="0" w:firstColumn="0" w:lastColumn="0" w:oddVBand="0" w:evenVBand="0" w:oddHBand="1" w:evenHBand="0" w:firstRowFirstColumn="0" w:firstRowLastColumn="0" w:lastRowFirstColumn="0" w:lastRowLastColumn="0"/>
              <w:rPr>
                <w:del w:id="886" w:author="Mohanad Alemam" w:date="2026-07-06T20:24:00Z" w16du:dateUtc="2026-07-06T19:24:00Z"/>
                <w:rFonts w:asciiTheme="majorBidi" w:hAnsiTheme="majorBidi" w:cstheme="majorBidi"/>
                <w:color w:val="000000" w:themeColor="text1"/>
                <w:sz w:val="20"/>
                <w:szCs w:val="20"/>
              </w:rPr>
            </w:pPr>
            <w:del w:id="887" w:author="Mohanad Alemam" w:date="2026-07-06T20:24:00Z" w16du:dateUtc="2026-07-06T19:24:00Z">
              <w:r w:rsidRPr="00396955" w:rsidDel="000132FC">
                <w:rPr>
                  <w:rFonts w:asciiTheme="majorBidi" w:hAnsiTheme="majorBidi" w:cstheme="majorBidi"/>
                  <w:color w:val="000000" w:themeColor="text1"/>
                  <w:sz w:val="20"/>
                  <w:szCs w:val="20"/>
                </w:rPr>
                <w:delText>The mean of all per-frame detection confidences. And the count of the objects detected.</w:delText>
              </w:r>
            </w:del>
          </w:p>
        </w:tc>
      </w:tr>
    </w:tbl>
    <w:p w14:paraId="6ED16102" w14:textId="1EA1534E" w:rsidR="00345FEB" w:rsidDel="000132FC" w:rsidRDefault="00345FEB" w:rsidP="00F766F1">
      <w:pPr>
        <w:spacing w:beforeLines="40" w:before="96" w:afterLines="40" w:after="96" w:line="276" w:lineRule="auto"/>
        <w:jc w:val="both"/>
        <w:rPr>
          <w:del w:id="888" w:author="Mohanad Alemam" w:date="2026-07-06T20:24:00Z" w16du:dateUtc="2026-07-06T19:24:00Z"/>
          <w:rFonts w:asciiTheme="majorBidi" w:hAnsiTheme="majorBidi" w:cstheme="majorBidi"/>
          <w:b/>
          <w:bCs/>
          <w:color w:val="000000" w:themeColor="text1"/>
          <w:sz w:val="22"/>
          <w:szCs w:val="22"/>
        </w:rPr>
      </w:pPr>
    </w:p>
    <w:p w14:paraId="408E2895" w14:textId="64B1919C" w:rsidR="00B165D3" w:rsidRPr="005A405E" w:rsidDel="000132FC" w:rsidRDefault="00B165D3" w:rsidP="00F766F1">
      <w:pPr>
        <w:spacing w:beforeLines="40" w:before="96" w:afterLines="40" w:after="96" w:line="276" w:lineRule="auto"/>
        <w:jc w:val="both"/>
        <w:rPr>
          <w:del w:id="889" w:author="Mohanad Alemam" w:date="2026-07-06T20:24:00Z" w16du:dateUtc="2026-07-06T19:24:00Z"/>
          <w:rFonts w:asciiTheme="majorBidi" w:hAnsiTheme="majorBidi" w:cstheme="majorBidi"/>
          <w:color w:val="000000" w:themeColor="text1"/>
          <w:sz w:val="22"/>
          <w:szCs w:val="22"/>
        </w:rPr>
      </w:pPr>
      <w:del w:id="890" w:author="Mohanad Alemam" w:date="2026-07-06T20:24:00Z" w16du:dateUtc="2026-07-06T19:24:00Z">
        <w:r w:rsidRPr="00667794" w:rsidDel="000132FC">
          <w:rPr>
            <w:rFonts w:asciiTheme="majorBidi" w:hAnsiTheme="majorBidi" w:cstheme="majorBidi"/>
            <w:b/>
            <w:bCs/>
            <w:color w:val="000000" w:themeColor="text1"/>
            <w:sz w:val="22"/>
            <w:szCs w:val="22"/>
            <w:highlight w:val="cyan"/>
            <w:rPrChange w:id="891" w:author="Mohanad Alemam" w:date="2026-07-06T18:07:00Z" w16du:dateUtc="2026-07-06T17:07:00Z">
              <w:rPr>
                <w:rFonts w:asciiTheme="majorBidi" w:hAnsiTheme="majorBidi" w:cstheme="majorBidi"/>
                <w:b/>
                <w:bCs/>
                <w:color w:val="000000" w:themeColor="text1"/>
                <w:sz w:val="22"/>
                <w:szCs w:val="22"/>
              </w:rPr>
            </w:rPrChange>
          </w:rPr>
          <w:delText>Target scenario and justification</w:delText>
        </w:r>
        <w:r w:rsidRPr="005A405E" w:rsidDel="000132FC">
          <w:rPr>
            <w:rFonts w:asciiTheme="majorBidi" w:hAnsiTheme="majorBidi" w:cstheme="majorBidi"/>
            <w:color w:val="000000" w:themeColor="text1"/>
            <w:sz w:val="22"/>
            <w:szCs w:val="22"/>
          </w:rPr>
          <w:delText xml:space="preserve"> </w:delText>
        </w:r>
        <w:r w:rsidRPr="005A405E" w:rsidDel="000132FC">
          <w:rPr>
            <w:rFonts w:asciiTheme="majorBidi" w:hAnsiTheme="majorBidi" w:cstheme="majorBidi"/>
            <w:b/>
            <w:bCs/>
            <w:color w:val="000000" w:themeColor="text1"/>
            <w:sz w:val="22"/>
            <w:szCs w:val="22"/>
          </w:rPr>
          <w:delText xml:space="preserve">— </w:delText>
        </w:r>
        <w:r w:rsidRPr="005A405E" w:rsidDel="000132FC">
          <w:rPr>
            <w:rFonts w:asciiTheme="majorBidi" w:hAnsiTheme="majorBidi" w:cstheme="majorBidi"/>
            <w:color w:val="000000" w:themeColor="text1"/>
            <w:sz w:val="22"/>
            <w:szCs w:val="22"/>
          </w:rPr>
          <w:delText xml:space="preserve">This </w:delText>
        </w:r>
        <w:r w:rsidR="00404D8E" w:rsidDel="000132FC">
          <w:rPr>
            <w:rFonts w:asciiTheme="majorBidi" w:hAnsiTheme="majorBidi" w:cstheme="majorBidi"/>
            <w:color w:val="000000" w:themeColor="text1"/>
            <w:sz w:val="22"/>
            <w:szCs w:val="22"/>
          </w:rPr>
          <w:delText>prototype</w:delText>
        </w:r>
        <w:r w:rsidRPr="005A405E" w:rsidDel="000132FC">
          <w:rPr>
            <w:rFonts w:asciiTheme="majorBidi" w:hAnsiTheme="majorBidi" w:cstheme="majorBidi"/>
            <w:color w:val="000000" w:themeColor="text1"/>
            <w:sz w:val="22"/>
            <w:szCs w:val="22"/>
          </w:rPr>
          <w:delText xml:space="preserve"> is</w:delText>
        </w:r>
        <w:r w:rsidR="00404D8E" w:rsidDel="000132FC">
          <w:rPr>
            <w:rFonts w:asciiTheme="majorBidi" w:hAnsiTheme="majorBidi" w:cstheme="majorBidi"/>
            <w:color w:val="000000" w:themeColor="text1"/>
            <w:sz w:val="22"/>
            <w:szCs w:val="22"/>
          </w:rPr>
          <w:delText xml:space="preserve"> configurable,</w:delText>
        </w:r>
        <w:r w:rsidRPr="005A405E" w:rsidDel="000132FC">
          <w:rPr>
            <w:rFonts w:asciiTheme="majorBidi" w:hAnsiTheme="majorBidi" w:cstheme="majorBidi"/>
            <w:color w:val="000000" w:themeColor="text1"/>
            <w:sz w:val="22"/>
            <w:szCs w:val="22"/>
          </w:rPr>
          <w:delText xml:space="preserve"> adaptable</w:delText>
        </w:r>
        <w:r w:rsidR="00404D8E" w:rsidDel="000132FC">
          <w:rPr>
            <w:rFonts w:asciiTheme="majorBidi" w:hAnsiTheme="majorBidi" w:cstheme="majorBidi"/>
            <w:color w:val="000000" w:themeColor="text1"/>
            <w:sz w:val="22"/>
            <w:szCs w:val="22"/>
          </w:rPr>
          <w:delText xml:space="preserve"> and</w:delText>
        </w:r>
        <w:r w:rsidRPr="005A405E" w:rsidDel="000132FC">
          <w:rPr>
            <w:rFonts w:asciiTheme="majorBidi" w:hAnsiTheme="majorBidi" w:cstheme="majorBidi"/>
            <w:color w:val="000000" w:themeColor="text1"/>
            <w:sz w:val="22"/>
            <w:szCs w:val="22"/>
          </w:rPr>
          <w:delText xml:space="preserve"> ha</w:delText>
        </w:r>
        <w:r w:rsidR="00404D8E" w:rsidDel="000132FC">
          <w:rPr>
            <w:rFonts w:asciiTheme="majorBidi" w:hAnsiTheme="majorBidi" w:cstheme="majorBidi"/>
            <w:color w:val="000000" w:themeColor="text1"/>
            <w:sz w:val="22"/>
            <w:szCs w:val="22"/>
          </w:rPr>
          <w:delText>s</w:delText>
        </w:r>
        <w:r w:rsidRPr="005A405E" w:rsidDel="000132FC">
          <w:rPr>
            <w:rFonts w:asciiTheme="majorBidi" w:hAnsiTheme="majorBidi" w:cstheme="majorBidi"/>
            <w:color w:val="000000" w:themeColor="text1"/>
            <w:sz w:val="22"/>
            <w:szCs w:val="22"/>
          </w:rPr>
          <w:delText xml:space="preserve"> potential be applied in a wide range of scenarios including perimeter surveillance, traffic monitoring, smart cities</w:delText>
        </w:r>
        <w:r w:rsidR="00404D8E" w:rsidDel="000132FC">
          <w:rPr>
            <w:rFonts w:asciiTheme="majorBidi" w:hAnsiTheme="majorBidi" w:cstheme="majorBidi"/>
            <w:color w:val="000000" w:themeColor="text1"/>
            <w:sz w:val="22"/>
            <w:szCs w:val="22"/>
          </w:rPr>
          <w:delText xml:space="preserve"> </w:delText>
        </w:r>
        <w:r w:rsidRPr="005A405E" w:rsidDel="000132FC">
          <w:rPr>
            <w:rFonts w:asciiTheme="majorBidi" w:hAnsiTheme="majorBidi" w:cstheme="majorBidi"/>
            <w:color w:val="000000" w:themeColor="text1"/>
            <w:sz w:val="22"/>
            <w:szCs w:val="22"/>
          </w:rPr>
          <w:delText xml:space="preserve">etc. </w:delText>
        </w:r>
        <w:r w:rsidR="000B7349" w:rsidDel="000132FC">
          <w:rPr>
            <w:rFonts w:asciiTheme="majorBidi" w:hAnsiTheme="majorBidi" w:cstheme="majorBidi"/>
            <w:color w:val="000000" w:themeColor="text1"/>
            <w:sz w:val="22"/>
            <w:szCs w:val="22"/>
          </w:rPr>
          <w:delText>C</w:delText>
        </w:r>
        <w:r w:rsidRPr="005A405E" w:rsidDel="000132FC">
          <w:rPr>
            <w:rFonts w:asciiTheme="majorBidi" w:hAnsiTheme="majorBidi" w:cstheme="majorBidi"/>
            <w:color w:val="000000" w:themeColor="text1"/>
            <w:sz w:val="22"/>
            <w:szCs w:val="22"/>
          </w:rPr>
          <w:delText xml:space="preserve">onfigurability through </w:delText>
        </w:r>
        <w:r w:rsidR="00404D8E" w:rsidDel="000132FC">
          <w:rPr>
            <w:rFonts w:asciiTheme="majorBidi" w:hAnsiTheme="majorBidi" w:cstheme="majorBidi"/>
            <w:color w:val="000000" w:themeColor="text1"/>
            <w:sz w:val="22"/>
            <w:szCs w:val="22"/>
          </w:rPr>
          <w:delText xml:space="preserve">the </w:delText>
        </w:r>
        <w:r w:rsidRPr="005A405E" w:rsidDel="000132FC">
          <w:rPr>
            <w:rFonts w:asciiTheme="majorBidi" w:hAnsiTheme="majorBidi" w:cstheme="majorBidi"/>
            <w:color w:val="000000" w:themeColor="text1"/>
            <w:sz w:val="22"/>
            <w:szCs w:val="22"/>
          </w:rPr>
          <w:delText>CLI</w:delText>
        </w:r>
        <w:r w:rsidR="000B7349" w:rsidDel="000132FC">
          <w:rPr>
            <w:rFonts w:asciiTheme="majorBidi" w:hAnsiTheme="majorBidi" w:cstheme="majorBidi"/>
            <w:color w:val="000000" w:themeColor="text1"/>
            <w:sz w:val="22"/>
            <w:szCs w:val="22"/>
          </w:rPr>
          <w:delText xml:space="preserve"> </w:delText>
        </w:r>
        <w:r w:rsidR="002F3F25" w:rsidDel="000132FC">
          <w:rPr>
            <w:rFonts w:asciiTheme="majorBidi" w:hAnsiTheme="majorBidi" w:cstheme="majorBidi"/>
            <w:color w:val="000000" w:themeColor="text1"/>
            <w:sz w:val="22"/>
            <w:szCs w:val="22"/>
          </w:rPr>
          <w:delText>include</w:delText>
        </w:r>
        <w:r w:rsidR="000B7349" w:rsidDel="000132FC">
          <w:rPr>
            <w:rFonts w:asciiTheme="majorBidi" w:hAnsiTheme="majorBidi" w:cstheme="majorBidi"/>
            <w:color w:val="000000" w:themeColor="text1"/>
            <w:sz w:val="22"/>
            <w:szCs w:val="22"/>
          </w:rPr>
          <w:delText xml:space="preserve"> </w:delText>
        </w:r>
        <w:r w:rsidRPr="005A405E" w:rsidDel="000132FC">
          <w:rPr>
            <w:rFonts w:asciiTheme="majorBidi" w:hAnsiTheme="majorBidi" w:cstheme="majorBidi"/>
            <w:color w:val="000000" w:themeColor="text1"/>
            <w:sz w:val="22"/>
            <w:szCs w:val="22"/>
          </w:rPr>
          <w:delText xml:space="preserve">heuristic filter threshold and edge model confidence threshold enable the user to tune the </w:delText>
        </w:r>
        <w:r w:rsidR="00404D8E" w:rsidDel="000132FC">
          <w:rPr>
            <w:rFonts w:asciiTheme="majorBidi" w:hAnsiTheme="majorBidi" w:cstheme="majorBidi"/>
            <w:color w:val="000000" w:themeColor="text1"/>
            <w:sz w:val="22"/>
            <w:szCs w:val="22"/>
          </w:rPr>
          <w:delText>pipeline</w:delText>
        </w:r>
        <w:r w:rsidRPr="005A405E" w:rsidDel="000132FC">
          <w:rPr>
            <w:rFonts w:asciiTheme="majorBidi" w:hAnsiTheme="majorBidi" w:cstheme="majorBidi"/>
            <w:color w:val="000000" w:themeColor="text1"/>
            <w:sz w:val="22"/>
            <w:szCs w:val="22"/>
          </w:rPr>
          <w:delText xml:space="preserve"> and trade </w:delText>
        </w:r>
        <w:r w:rsidR="00404D8E" w:rsidDel="000132FC">
          <w:rPr>
            <w:rFonts w:asciiTheme="majorBidi" w:hAnsiTheme="majorBidi" w:cstheme="majorBidi"/>
            <w:color w:val="000000" w:themeColor="text1"/>
            <w:sz w:val="22"/>
            <w:szCs w:val="22"/>
          </w:rPr>
          <w:delText xml:space="preserve">detection quality/accuracy </w:delText>
        </w:r>
        <w:r w:rsidRPr="005A405E" w:rsidDel="000132FC">
          <w:rPr>
            <w:rFonts w:asciiTheme="majorBidi" w:hAnsiTheme="majorBidi" w:cstheme="majorBidi"/>
            <w:color w:val="000000" w:themeColor="text1"/>
            <w:sz w:val="22"/>
            <w:szCs w:val="22"/>
          </w:rPr>
          <w:delText xml:space="preserve">for </w:delText>
        </w:r>
        <w:r w:rsidR="00404D8E" w:rsidDel="000132FC">
          <w:rPr>
            <w:rFonts w:asciiTheme="majorBidi" w:hAnsiTheme="majorBidi" w:cstheme="majorBidi"/>
            <w:color w:val="000000" w:themeColor="text1"/>
            <w:sz w:val="22"/>
            <w:szCs w:val="22"/>
          </w:rPr>
          <w:delText>cost (bandwidth and latency)</w:delText>
        </w:r>
        <w:r w:rsidRPr="005A405E" w:rsidDel="000132FC">
          <w:rPr>
            <w:rFonts w:asciiTheme="majorBidi" w:hAnsiTheme="majorBidi" w:cstheme="majorBidi"/>
            <w:color w:val="000000" w:themeColor="text1"/>
            <w:sz w:val="22"/>
            <w:szCs w:val="22"/>
          </w:rPr>
          <w:delText>. The</w:delText>
        </w:r>
        <w:r w:rsidR="00606DC3" w:rsidDel="000132FC">
          <w:rPr>
            <w:rFonts w:asciiTheme="majorBidi" w:hAnsiTheme="majorBidi" w:cstheme="majorBidi"/>
            <w:color w:val="000000" w:themeColor="text1"/>
            <w:sz w:val="22"/>
            <w:szCs w:val="22"/>
          </w:rPr>
          <w:delText xml:space="preserve"> default YOLO</w:delText>
        </w:r>
        <w:r w:rsidRPr="005A405E" w:rsidDel="000132FC">
          <w:rPr>
            <w:rFonts w:asciiTheme="majorBidi" w:hAnsiTheme="majorBidi" w:cstheme="majorBidi"/>
            <w:color w:val="000000" w:themeColor="text1"/>
            <w:sz w:val="22"/>
            <w:szCs w:val="22"/>
          </w:rPr>
          <w:delText xml:space="preserve"> model</w:delText>
        </w:r>
        <w:r w:rsidR="00606DC3" w:rsidDel="000132FC">
          <w:rPr>
            <w:rFonts w:asciiTheme="majorBidi" w:hAnsiTheme="majorBidi" w:cstheme="majorBidi"/>
            <w:color w:val="000000" w:themeColor="text1"/>
            <w:sz w:val="22"/>
            <w:szCs w:val="22"/>
          </w:rPr>
          <w:delText>s</w:delText>
        </w:r>
        <w:r w:rsidRPr="005A405E" w:rsidDel="000132FC">
          <w:rPr>
            <w:rFonts w:asciiTheme="majorBidi" w:hAnsiTheme="majorBidi" w:cstheme="majorBidi"/>
            <w:color w:val="000000" w:themeColor="text1"/>
            <w:sz w:val="22"/>
            <w:szCs w:val="22"/>
          </w:rPr>
          <w:delText xml:space="preserve"> used on the edge and cloud server are also </w:delText>
        </w:r>
        <w:r w:rsidR="00606DC3" w:rsidRPr="005A405E" w:rsidDel="000132FC">
          <w:rPr>
            <w:rFonts w:asciiTheme="majorBidi" w:hAnsiTheme="majorBidi" w:cstheme="majorBidi"/>
            <w:color w:val="000000" w:themeColor="text1"/>
            <w:sz w:val="22"/>
            <w:szCs w:val="22"/>
          </w:rPr>
          <w:delText>configurable and</w:delText>
        </w:r>
        <w:r w:rsidR="00606DC3" w:rsidDel="000132FC">
          <w:rPr>
            <w:rFonts w:asciiTheme="majorBidi" w:hAnsiTheme="majorBidi" w:cstheme="majorBidi"/>
            <w:color w:val="000000" w:themeColor="text1"/>
            <w:sz w:val="22"/>
            <w:szCs w:val="22"/>
          </w:rPr>
          <w:delText xml:space="preserve"> can be changed to another YOLO alternatives, e.g., a variant that specialises in weapon detection</w:delText>
        </w:r>
        <w:r w:rsidRPr="005A405E" w:rsidDel="000132FC">
          <w:rPr>
            <w:rFonts w:asciiTheme="majorBidi" w:hAnsiTheme="majorBidi" w:cstheme="majorBidi"/>
            <w:color w:val="000000" w:themeColor="text1"/>
            <w:sz w:val="22"/>
            <w:szCs w:val="22"/>
          </w:rPr>
          <w:delText xml:space="preserve">. </w:delText>
        </w:r>
      </w:del>
    </w:p>
    <w:p w14:paraId="28B7C149" w14:textId="7956FEA9" w:rsidR="00B165D3" w:rsidRPr="00A81D0A" w:rsidDel="000132FC" w:rsidRDefault="006F37CA" w:rsidP="00F766F1">
      <w:pPr>
        <w:spacing w:beforeLines="40" w:before="96" w:afterLines="40" w:after="96" w:line="276" w:lineRule="auto"/>
        <w:jc w:val="both"/>
        <w:rPr>
          <w:del w:id="892" w:author="Mohanad Alemam" w:date="2026-07-06T20:24:00Z" w16du:dateUtc="2026-07-06T19:24:00Z"/>
          <w:rFonts w:asciiTheme="majorBidi" w:hAnsiTheme="majorBidi" w:cstheme="majorBidi"/>
          <w:color w:val="000000" w:themeColor="text1"/>
          <w:sz w:val="22"/>
          <w:szCs w:val="22"/>
        </w:rPr>
      </w:pPr>
      <w:del w:id="893" w:author="Mohanad Alemam" w:date="2026-07-06T20:24:00Z" w16du:dateUtc="2026-07-06T19:24:00Z">
        <w:r w:rsidDel="000132FC">
          <w:rPr>
            <w:rFonts w:asciiTheme="majorBidi" w:hAnsiTheme="majorBidi" w:cstheme="majorBidi"/>
            <w:color w:val="000000" w:themeColor="text1"/>
            <w:sz w:val="22"/>
            <w:szCs w:val="22"/>
          </w:rPr>
          <w:delText>One of the main application scenarios is s</w:delText>
        </w:r>
        <w:r w:rsidR="00B165D3" w:rsidRPr="005A405E" w:rsidDel="000132FC">
          <w:rPr>
            <w:rFonts w:asciiTheme="majorBidi" w:hAnsiTheme="majorBidi" w:cstheme="majorBidi"/>
            <w:color w:val="000000" w:themeColor="text1"/>
            <w:sz w:val="22"/>
            <w:szCs w:val="22"/>
          </w:rPr>
          <w:delText>urveillance and intrusion detection</w:delText>
        </w:r>
        <w:r w:rsidR="00211E25" w:rsidDel="000132FC">
          <w:rPr>
            <w:rFonts w:asciiTheme="majorBidi" w:hAnsiTheme="majorBidi" w:cstheme="majorBidi"/>
            <w:color w:val="000000" w:themeColor="text1"/>
            <w:sz w:val="22"/>
            <w:szCs w:val="22"/>
          </w:rPr>
          <w:delText xml:space="preserve"> in </w:delText>
        </w:r>
        <w:r w:rsidR="00B165D3" w:rsidRPr="005A405E" w:rsidDel="000132FC">
          <w:rPr>
            <w:rFonts w:asciiTheme="majorBidi" w:hAnsiTheme="majorBidi" w:cstheme="majorBidi"/>
            <w:color w:val="000000" w:themeColor="text1"/>
            <w:sz w:val="22"/>
            <w:szCs w:val="22"/>
          </w:rPr>
          <w:delText>high-security sites (</w:delText>
        </w:r>
        <w:r w:rsidR="00211E25" w:rsidDel="000132FC">
          <w:rPr>
            <w:rFonts w:asciiTheme="majorBidi" w:hAnsiTheme="majorBidi" w:cstheme="majorBidi"/>
            <w:color w:val="000000" w:themeColor="text1"/>
            <w:sz w:val="22"/>
            <w:szCs w:val="22"/>
          </w:rPr>
          <w:delText>e.g.,</w:delText>
        </w:r>
        <w:r w:rsidR="00B165D3" w:rsidRPr="005A405E" w:rsidDel="000132FC">
          <w:rPr>
            <w:rFonts w:asciiTheme="majorBidi" w:hAnsiTheme="majorBidi" w:cstheme="majorBidi"/>
            <w:color w:val="000000" w:themeColor="text1"/>
            <w:sz w:val="22"/>
            <w:szCs w:val="22"/>
          </w:rPr>
          <w:delText xml:space="preserve"> military compounds, nuclear facilities,</w:delText>
        </w:r>
        <w:r w:rsidR="00211E25" w:rsidDel="000132FC">
          <w:rPr>
            <w:rFonts w:asciiTheme="majorBidi" w:hAnsiTheme="majorBidi" w:cstheme="majorBidi"/>
            <w:color w:val="000000" w:themeColor="text1"/>
            <w:sz w:val="22"/>
            <w:szCs w:val="22"/>
          </w:rPr>
          <w:delText xml:space="preserve"> etc</w:delText>
        </w:r>
        <w:r w:rsidR="00B165D3" w:rsidRPr="005A405E" w:rsidDel="000132FC">
          <w:rPr>
            <w:rFonts w:asciiTheme="majorBidi" w:hAnsiTheme="majorBidi" w:cstheme="majorBidi"/>
            <w:color w:val="000000" w:themeColor="text1"/>
            <w:sz w:val="22"/>
            <w:szCs w:val="22"/>
          </w:rPr>
          <w:delText>), where permitter is</w:delText>
        </w:r>
        <w:r w:rsidDel="000132FC">
          <w:rPr>
            <w:rFonts w:asciiTheme="majorBidi" w:hAnsiTheme="majorBidi" w:cstheme="majorBidi"/>
            <w:color w:val="000000" w:themeColor="text1"/>
            <w:sz w:val="22"/>
            <w:szCs w:val="22"/>
          </w:rPr>
          <w:delText xml:space="preserve"> </w:delText>
        </w:r>
        <w:r w:rsidR="00B165D3" w:rsidRPr="005A405E" w:rsidDel="000132FC">
          <w:rPr>
            <w:rFonts w:asciiTheme="majorBidi" w:hAnsiTheme="majorBidi" w:cstheme="majorBidi"/>
            <w:color w:val="000000" w:themeColor="text1"/>
            <w:sz w:val="22"/>
            <w:szCs w:val="22"/>
          </w:rPr>
          <w:delText>vacant by default and any un-authorised movement is considered a</w:delText>
        </w:r>
        <w:r w:rsidDel="000132FC">
          <w:rPr>
            <w:rFonts w:asciiTheme="majorBidi" w:hAnsiTheme="majorBidi" w:cstheme="majorBidi"/>
            <w:color w:val="000000" w:themeColor="text1"/>
            <w:sz w:val="22"/>
            <w:szCs w:val="22"/>
          </w:rPr>
          <w:delText>s source of</w:delText>
        </w:r>
        <w:r w:rsidR="00B165D3" w:rsidRPr="005A405E" w:rsidDel="000132FC">
          <w:rPr>
            <w:rFonts w:asciiTheme="majorBidi" w:hAnsiTheme="majorBidi" w:cstheme="majorBidi"/>
            <w:color w:val="000000" w:themeColor="text1"/>
            <w:sz w:val="22"/>
            <w:szCs w:val="22"/>
          </w:rPr>
          <w:delText xml:space="preserve"> threat.</w:delText>
        </w:r>
        <w:r w:rsidDel="000132FC">
          <w:rPr>
            <w:rFonts w:asciiTheme="majorBidi" w:hAnsiTheme="majorBidi" w:cstheme="majorBidi"/>
            <w:color w:val="000000" w:themeColor="text1"/>
            <w:sz w:val="22"/>
            <w:szCs w:val="22"/>
          </w:rPr>
          <w:delText xml:space="preserve"> To realise this application,</w:delText>
        </w:r>
        <w:r w:rsidR="00B165D3" w:rsidRPr="005A405E" w:rsidDel="000132FC">
          <w:rPr>
            <w:rFonts w:asciiTheme="majorBidi" w:hAnsiTheme="majorBidi" w:cstheme="majorBidi"/>
            <w:color w:val="000000" w:themeColor="text1"/>
            <w:sz w:val="22"/>
            <w:szCs w:val="22"/>
          </w:rPr>
          <w:delText xml:space="preserve"> I equipped </w:delText>
        </w:r>
        <w:r w:rsidDel="000132FC">
          <w:rPr>
            <w:rFonts w:asciiTheme="majorBidi" w:hAnsiTheme="majorBidi" w:cstheme="majorBidi"/>
            <w:color w:val="000000" w:themeColor="text1"/>
            <w:sz w:val="22"/>
            <w:szCs w:val="22"/>
          </w:rPr>
          <w:delText xml:space="preserve">the pipeline with </w:delText>
        </w:r>
        <w:r w:rsidR="00B165D3" w:rsidRPr="005A405E" w:rsidDel="000132FC">
          <w:rPr>
            <w:rFonts w:asciiTheme="majorBidi" w:hAnsiTheme="majorBidi" w:cstheme="majorBidi"/>
            <w:color w:val="000000" w:themeColor="text1"/>
            <w:sz w:val="22"/>
            <w:szCs w:val="22"/>
          </w:rPr>
          <w:delText xml:space="preserve">a logic to extract </w:delText>
        </w:r>
        <w:r w:rsidDel="000132FC">
          <w:rPr>
            <w:rFonts w:asciiTheme="majorBidi" w:hAnsiTheme="majorBidi" w:cstheme="majorBidi"/>
            <w:color w:val="000000" w:themeColor="text1"/>
            <w:sz w:val="22"/>
            <w:szCs w:val="22"/>
          </w:rPr>
          <w:delText xml:space="preserve">per-frame video </w:delText>
        </w:r>
        <w:r w:rsidRPr="005A405E" w:rsidDel="000132FC">
          <w:rPr>
            <w:rFonts w:asciiTheme="majorBidi" w:hAnsiTheme="majorBidi" w:cstheme="majorBidi"/>
            <w:color w:val="000000" w:themeColor="text1"/>
            <w:sz w:val="22"/>
            <w:szCs w:val="22"/>
          </w:rPr>
          <w:delText>content</w:delText>
        </w:r>
        <w:r w:rsidR="00B165D3" w:rsidRPr="005A405E" w:rsidDel="000132FC">
          <w:rPr>
            <w:rFonts w:asciiTheme="majorBidi" w:hAnsiTheme="majorBidi" w:cstheme="majorBidi"/>
            <w:color w:val="000000" w:themeColor="text1"/>
            <w:sz w:val="22"/>
            <w:szCs w:val="22"/>
          </w:rPr>
          <w:delText xml:space="preserve">/classes, analyse it, and produce </w:delText>
        </w:r>
        <w:r w:rsidDel="000132FC">
          <w:rPr>
            <w:rFonts w:asciiTheme="majorBidi" w:hAnsiTheme="majorBidi" w:cstheme="majorBidi"/>
            <w:color w:val="000000" w:themeColor="text1"/>
            <w:sz w:val="22"/>
            <w:szCs w:val="22"/>
          </w:rPr>
          <w:delText>an</w:delText>
        </w:r>
        <w:r w:rsidRPr="00A81D0A" w:rsidDel="000132FC">
          <w:rPr>
            <w:rFonts w:asciiTheme="majorBidi" w:hAnsiTheme="majorBidi" w:cstheme="majorBidi"/>
            <w:color w:val="000000" w:themeColor="text1"/>
            <w:sz w:val="22"/>
            <w:szCs w:val="22"/>
          </w:rPr>
          <w:delText xml:space="preserve"> </w:delText>
        </w:r>
        <w:r w:rsidR="00B165D3" w:rsidRPr="00F766F1" w:rsidDel="000132FC">
          <w:rPr>
            <w:rFonts w:asciiTheme="majorBidi" w:hAnsiTheme="majorBidi" w:cstheme="majorBidi"/>
            <w:b/>
            <w:bCs/>
            <w:color w:val="000000" w:themeColor="text1"/>
            <w:sz w:val="22"/>
            <w:szCs w:val="22"/>
          </w:rPr>
          <w:delText>intrusion signal</w:delText>
        </w:r>
        <w:r w:rsidR="00B165D3" w:rsidRPr="00A81D0A" w:rsidDel="000132FC">
          <w:rPr>
            <w:rFonts w:asciiTheme="majorBidi" w:hAnsiTheme="majorBidi" w:cstheme="majorBidi"/>
            <w:color w:val="000000" w:themeColor="text1"/>
            <w:sz w:val="22"/>
            <w:szCs w:val="22"/>
          </w:rPr>
          <w:delText xml:space="preserve"> to the user, this signal is continuous and in near real</w:delText>
        </w:r>
        <w:r w:rsidRPr="00A81D0A" w:rsidDel="000132FC">
          <w:rPr>
            <w:rFonts w:asciiTheme="majorBidi" w:hAnsiTheme="majorBidi" w:cstheme="majorBidi"/>
            <w:color w:val="000000" w:themeColor="text1"/>
            <w:sz w:val="22"/>
            <w:szCs w:val="22"/>
          </w:rPr>
          <w:delText>-</w:delText>
        </w:r>
        <w:r w:rsidR="00B165D3" w:rsidRPr="00A81D0A" w:rsidDel="000132FC">
          <w:rPr>
            <w:rFonts w:asciiTheme="majorBidi" w:hAnsiTheme="majorBidi" w:cstheme="majorBidi"/>
            <w:color w:val="000000" w:themeColor="text1"/>
            <w:sz w:val="22"/>
            <w:szCs w:val="22"/>
          </w:rPr>
          <w:delText xml:space="preserve">time, it </w:delText>
        </w:r>
        <w:r w:rsidRPr="00A81D0A" w:rsidDel="000132FC">
          <w:rPr>
            <w:rFonts w:asciiTheme="majorBidi" w:hAnsiTheme="majorBidi" w:cstheme="majorBidi"/>
            <w:color w:val="000000" w:themeColor="text1"/>
            <w:sz w:val="22"/>
            <w:szCs w:val="22"/>
          </w:rPr>
          <w:delText xml:space="preserve">emits </w:delText>
        </w:r>
        <w:r w:rsidR="00B165D3" w:rsidRPr="00A81D0A" w:rsidDel="000132FC">
          <w:rPr>
            <w:rFonts w:asciiTheme="majorBidi" w:hAnsiTheme="majorBidi" w:cstheme="majorBidi"/>
            <w:color w:val="000000" w:themeColor="text1"/>
            <w:sz w:val="22"/>
            <w:szCs w:val="22"/>
          </w:rPr>
          <w:delText>alert when unauthorized entities</w:delText>
        </w:r>
        <w:r w:rsidRPr="00A81D0A" w:rsidDel="000132FC">
          <w:rPr>
            <w:rFonts w:asciiTheme="majorBidi" w:hAnsiTheme="majorBidi" w:cstheme="majorBidi"/>
            <w:color w:val="000000" w:themeColor="text1"/>
            <w:sz w:val="22"/>
            <w:szCs w:val="22"/>
          </w:rPr>
          <w:delText>/</w:delText>
        </w:r>
        <w:r w:rsidR="00B165D3" w:rsidRPr="00A81D0A" w:rsidDel="000132FC">
          <w:rPr>
            <w:rFonts w:asciiTheme="majorBidi" w:hAnsiTheme="majorBidi" w:cstheme="majorBidi"/>
            <w:color w:val="000000" w:themeColor="text1"/>
            <w:sz w:val="22"/>
            <w:szCs w:val="22"/>
          </w:rPr>
          <w:delText xml:space="preserve">threat sources (e.g. people or </w:delText>
        </w:r>
        <w:r w:rsidRPr="00A81D0A" w:rsidDel="000132FC">
          <w:rPr>
            <w:rFonts w:asciiTheme="majorBidi" w:hAnsiTheme="majorBidi" w:cstheme="majorBidi"/>
            <w:color w:val="000000" w:themeColor="text1"/>
            <w:sz w:val="22"/>
            <w:szCs w:val="22"/>
          </w:rPr>
          <w:delText>vehicle</w:delText>
        </w:r>
        <w:r w:rsidR="00B165D3" w:rsidRPr="00A81D0A" w:rsidDel="000132FC">
          <w:rPr>
            <w:rFonts w:asciiTheme="majorBidi" w:hAnsiTheme="majorBidi" w:cstheme="majorBidi"/>
            <w:color w:val="000000" w:themeColor="text1"/>
            <w:sz w:val="22"/>
            <w:szCs w:val="22"/>
          </w:rPr>
          <w:delText xml:space="preserve">) </w:delText>
        </w:r>
        <w:r w:rsidRPr="00A81D0A" w:rsidDel="000132FC">
          <w:rPr>
            <w:rFonts w:asciiTheme="majorBidi" w:hAnsiTheme="majorBidi" w:cstheme="majorBidi"/>
            <w:color w:val="000000" w:themeColor="text1"/>
            <w:sz w:val="22"/>
            <w:szCs w:val="22"/>
          </w:rPr>
          <w:delText>are detected</w:delText>
        </w:r>
        <w:r w:rsidR="00B165D3" w:rsidRPr="00A81D0A" w:rsidDel="000132FC">
          <w:rPr>
            <w:rFonts w:asciiTheme="majorBidi" w:hAnsiTheme="majorBidi" w:cstheme="majorBidi"/>
            <w:color w:val="000000" w:themeColor="text1"/>
            <w:sz w:val="22"/>
            <w:szCs w:val="22"/>
          </w:rPr>
          <w:delText>.</w:delText>
        </w:r>
      </w:del>
    </w:p>
    <w:p w14:paraId="2CC07F35" w14:textId="21ED52B6" w:rsidR="00A36169" w:rsidRPr="003B604B" w:rsidDel="000132FC" w:rsidRDefault="00B165D3" w:rsidP="00F766F1">
      <w:pPr>
        <w:spacing w:beforeLines="40" w:before="96" w:afterLines="40" w:after="96" w:line="276" w:lineRule="auto"/>
        <w:jc w:val="both"/>
        <w:rPr>
          <w:del w:id="894" w:author="Mohanad Alemam" w:date="2026-07-06T20:24:00Z" w16du:dateUtc="2026-07-06T19:24:00Z"/>
          <w:rFonts w:asciiTheme="majorBidi" w:hAnsiTheme="majorBidi" w:cstheme="majorBidi"/>
          <w:color w:val="000000" w:themeColor="text1"/>
          <w:sz w:val="22"/>
          <w:szCs w:val="22"/>
        </w:rPr>
      </w:pPr>
      <w:del w:id="895" w:author="Mohanad Alemam" w:date="2026-07-06T20:24:00Z" w16du:dateUtc="2026-07-06T19:24:00Z">
        <w:r w:rsidRPr="00A81D0A" w:rsidDel="000132FC">
          <w:rPr>
            <w:rFonts w:asciiTheme="majorBidi" w:hAnsiTheme="majorBidi" w:cstheme="majorBidi"/>
            <w:b/>
            <w:bCs/>
            <w:color w:val="000000" w:themeColor="text1"/>
            <w:sz w:val="22"/>
            <w:szCs w:val="22"/>
          </w:rPr>
          <w:delText>Rationale</w:delText>
        </w:r>
        <w:r w:rsidRPr="00A81D0A" w:rsidDel="000132FC">
          <w:rPr>
            <w:rFonts w:asciiTheme="majorBidi" w:hAnsiTheme="majorBidi" w:cstheme="majorBidi"/>
            <w:color w:val="000000" w:themeColor="text1"/>
            <w:sz w:val="22"/>
            <w:szCs w:val="22"/>
          </w:rPr>
          <w:delText xml:space="preserve"> —</w:delText>
        </w:r>
        <w:r w:rsidR="00A36169" w:rsidRPr="00A81D0A" w:rsidDel="000132FC">
          <w:rPr>
            <w:rFonts w:asciiTheme="majorBidi" w:hAnsiTheme="majorBidi" w:cstheme="majorBidi"/>
            <w:color w:val="000000" w:themeColor="text1"/>
            <w:sz w:val="22"/>
            <w:szCs w:val="22"/>
          </w:rPr>
          <w:delText xml:space="preserve"> The reasons to why this application is suitable to this prototype pipeline are:</w:delText>
        </w:r>
        <w:r w:rsidR="00A36169" w:rsidDel="000132FC">
          <w:rPr>
            <w:rFonts w:asciiTheme="majorBidi" w:hAnsiTheme="majorBidi" w:cstheme="majorBidi"/>
            <w:color w:val="000000" w:themeColor="text1"/>
            <w:sz w:val="22"/>
            <w:szCs w:val="22"/>
          </w:rPr>
          <w:delText xml:space="preserve"> </w:delText>
        </w:r>
      </w:del>
    </w:p>
    <w:p w14:paraId="416B25A4" w14:textId="3C6201D8" w:rsidR="00906517" w:rsidRPr="00F766F1" w:rsidDel="000132FC" w:rsidRDefault="00A36169" w:rsidP="00F766F1">
      <w:pPr>
        <w:pStyle w:val="ListParagraph"/>
        <w:numPr>
          <w:ilvl w:val="0"/>
          <w:numId w:val="60"/>
        </w:numPr>
        <w:spacing w:beforeLines="40" w:before="96" w:afterLines="40" w:after="96" w:line="276" w:lineRule="auto"/>
        <w:jc w:val="both"/>
        <w:rPr>
          <w:del w:id="896" w:author="Mohanad Alemam" w:date="2026-07-06T20:24:00Z" w16du:dateUtc="2026-07-06T19:24:00Z"/>
        </w:rPr>
      </w:pPr>
      <w:del w:id="897" w:author="Mohanad Alemam" w:date="2026-07-06T20:24:00Z" w16du:dateUtc="2026-07-06T19:24:00Z">
        <w:r w:rsidRPr="00F766F1" w:rsidDel="000132FC">
          <w:rPr>
            <w:b/>
            <w:bCs/>
          </w:rPr>
          <w:delText>B</w:delText>
        </w:r>
        <w:r w:rsidR="00B165D3" w:rsidRPr="00F766F1" w:rsidDel="000132FC">
          <w:rPr>
            <w:b/>
            <w:bCs/>
          </w:rPr>
          <w:delText>andwidth efficienc</w:delText>
        </w:r>
        <w:r w:rsidRPr="00F766F1" w:rsidDel="000132FC">
          <w:rPr>
            <w:b/>
            <w:bCs/>
          </w:rPr>
          <w:delText>y</w:delText>
        </w:r>
        <w:r w:rsidRPr="00F766F1" w:rsidDel="000132FC">
          <w:delText>:</w:delText>
        </w:r>
        <w:r w:rsidR="00B165D3" w:rsidRPr="00F766F1" w:rsidDel="000132FC">
          <w:delText xml:space="preserve"> </w:delText>
        </w:r>
        <w:r w:rsidR="000F51DC" w:rsidRPr="00F766F1" w:rsidDel="000132FC">
          <w:delText>High security</w:delText>
        </w:r>
        <w:r w:rsidR="00B165D3" w:rsidRPr="00F766F1" w:rsidDel="000132FC">
          <w:delText xml:space="preserve"> </w:delText>
        </w:r>
        <w:r w:rsidR="000F51DC" w:rsidRPr="00F766F1" w:rsidDel="000132FC">
          <w:delText xml:space="preserve">sites (e.g., </w:delText>
        </w:r>
        <w:r w:rsidR="00B165D3" w:rsidRPr="00F766F1" w:rsidDel="000132FC">
          <w:delText>military compounds</w:delText>
        </w:r>
        <w:r w:rsidR="000F51DC" w:rsidRPr="00F766F1" w:rsidDel="000132FC">
          <w:delText>)</w:delText>
        </w:r>
        <w:r w:rsidR="00B165D3" w:rsidRPr="00F766F1" w:rsidDel="000132FC">
          <w:delText xml:space="preserve"> </w:delText>
        </w:r>
        <w:r w:rsidR="000F51DC" w:rsidRPr="00F766F1" w:rsidDel="000132FC">
          <w:delText xml:space="preserve">usually </w:delText>
        </w:r>
        <w:r w:rsidR="008C1AE5" w:rsidRPr="00F766F1" w:rsidDel="000132FC">
          <w:delText>are in</w:delText>
        </w:r>
        <w:r w:rsidR="00B165D3" w:rsidRPr="00F766F1" w:rsidDel="000132FC">
          <w:delText xml:space="preserve"> remote and isolated location</w:delText>
        </w:r>
        <w:r w:rsidR="000F51DC" w:rsidRPr="00F766F1" w:rsidDel="000132FC">
          <w:delText>s</w:delText>
        </w:r>
        <w:r w:rsidR="00B165D3" w:rsidRPr="00F766F1" w:rsidDel="000132FC">
          <w:delText xml:space="preserve"> where</w:delText>
        </w:r>
        <w:r w:rsidR="000F51DC" w:rsidRPr="00F766F1" w:rsidDel="000132FC">
          <w:delText xml:space="preserve"> </w:delText>
        </w:r>
        <w:r w:rsidR="00B165D3" w:rsidRPr="00F766F1" w:rsidDel="000132FC">
          <w:delText>bandwidth is a scarce resource, this</w:delText>
        </w:r>
        <w:r w:rsidR="000F51DC" w:rsidRPr="00F766F1" w:rsidDel="000132FC">
          <w:delText xml:space="preserve"> prototype</w:delText>
        </w:r>
        <w:r w:rsidR="00B165D3" w:rsidRPr="00F766F1" w:rsidDel="000132FC">
          <w:delText xml:space="preserve"> pipeline </w:delText>
        </w:r>
        <w:r w:rsidR="000F51DC" w:rsidRPr="00F766F1" w:rsidDel="000132FC">
          <w:delText xml:space="preserve">incorporates </w:delText>
        </w:r>
        <w:r w:rsidR="008C1AE5" w:rsidRPr="00F766F1" w:rsidDel="000132FC">
          <w:delText xml:space="preserve">an </w:delText>
        </w:r>
        <w:r w:rsidR="00B165D3" w:rsidRPr="00F766F1" w:rsidDel="000132FC">
          <w:delText xml:space="preserve">intelligent </w:delText>
        </w:r>
        <w:r w:rsidR="008C1AE5" w:rsidRPr="00F766F1" w:rsidDel="000132FC">
          <w:delText xml:space="preserve">edge </w:delText>
        </w:r>
        <w:r w:rsidR="000F51DC" w:rsidRPr="00F766F1" w:rsidDel="000132FC">
          <w:delText xml:space="preserve">that lowers reliance on </w:delText>
        </w:r>
        <w:r w:rsidR="00B165D3" w:rsidRPr="00F766F1" w:rsidDel="000132FC">
          <w:delText xml:space="preserve">communication </w:delText>
        </w:r>
        <w:r w:rsidR="000F51DC" w:rsidRPr="00F766F1" w:rsidDel="000132FC">
          <w:delText>and</w:delText>
        </w:r>
        <w:r w:rsidR="00B165D3" w:rsidRPr="00F766F1" w:rsidDel="000132FC">
          <w:delText xml:space="preserve"> cloud.</w:delText>
        </w:r>
      </w:del>
    </w:p>
    <w:p w14:paraId="261A4284" w14:textId="641AFBE1" w:rsidR="001A5C3B" w:rsidRPr="00F766F1" w:rsidDel="000132FC" w:rsidRDefault="00B165D3" w:rsidP="00F766F1">
      <w:pPr>
        <w:pStyle w:val="ListParagraph"/>
        <w:numPr>
          <w:ilvl w:val="0"/>
          <w:numId w:val="60"/>
        </w:numPr>
        <w:spacing w:beforeLines="40" w:before="96" w:afterLines="40" w:after="96" w:line="276" w:lineRule="auto"/>
        <w:jc w:val="both"/>
        <w:rPr>
          <w:del w:id="898" w:author="Mohanad Alemam" w:date="2026-07-06T20:24:00Z" w16du:dateUtc="2026-07-06T19:24:00Z"/>
        </w:rPr>
      </w:pPr>
      <w:del w:id="899" w:author="Mohanad Alemam" w:date="2026-07-06T20:24:00Z" w16du:dateUtc="2026-07-06T19:24:00Z">
        <w:r w:rsidRPr="00F766F1" w:rsidDel="000132FC">
          <w:delText xml:space="preserve"> </w:delText>
        </w:r>
        <w:r w:rsidRPr="00F766F1" w:rsidDel="000132FC">
          <w:rPr>
            <w:b/>
            <w:bCs/>
          </w:rPr>
          <w:delText>Low latency</w:delText>
        </w:r>
        <w:r w:rsidR="000F51DC" w:rsidRPr="00F766F1" w:rsidDel="000132FC">
          <w:delText>:</w:delText>
        </w:r>
        <w:r w:rsidRPr="00F766F1" w:rsidDel="000132FC">
          <w:delText xml:space="preserve"> </w:delText>
        </w:r>
        <w:r w:rsidR="000F51DC" w:rsidRPr="00F766F1" w:rsidDel="000132FC">
          <w:delText>S</w:delText>
        </w:r>
        <w:r w:rsidRPr="00F766F1" w:rsidDel="000132FC">
          <w:delText>ecurity</w:delText>
        </w:r>
        <w:r w:rsidR="001A5C3B" w:rsidRPr="00F766F1" w:rsidDel="000132FC">
          <w:delText>-related applications such as</w:delText>
        </w:r>
        <w:r w:rsidRPr="00F766F1" w:rsidDel="000132FC">
          <w:delText xml:space="preserve"> intrusion detection</w:delText>
        </w:r>
        <w:r w:rsidR="001A5C3B" w:rsidRPr="00F766F1" w:rsidDel="000132FC">
          <w:delText xml:space="preserve"> and alerts</w:delText>
        </w:r>
        <w:r w:rsidRPr="00F766F1" w:rsidDel="000132FC">
          <w:delText xml:space="preserve"> </w:delText>
        </w:r>
        <w:r w:rsidR="001A5C3B" w:rsidRPr="00F766F1" w:rsidDel="000132FC">
          <w:delText>are</w:delText>
        </w:r>
        <w:r w:rsidRPr="00F766F1" w:rsidDel="000132FC">
          <w:delText xml:space="preserve"> time</w:delText>
        </w:r>
        <w:r w:rsidR="001A5C3B" w:rsidRPr="00F766F1" w:rsidDel="000132FC">
          <w:delText>-sensitive and require</w:delText>
        </w:r>
        <w:r w:rsidRPr="00F766F1" w:rsidDel="000132FC">
          <w:delText xml:space="preserve"> </w:delText>
        </w:r>
        <w:r w:rsidR="001A5C3B" w:rsidRPr="00F766F1" w:rsidDel="000132FC">
          <w:delText xml:space="preserve">fast </w:delText>
        </w:r>
        <w:r w:rsidRPr="00F766F1" w:rsidDel="000132FC">
          <w:delText>decisions</w:delText>
        </w:r>
        <w:r w:rsidR="001A5C3B" w:rsidRPr="00F766F1" w:rsidDel="000132FC">
          <w:delText>-making and actions</w:delText>
        </w:r>
        <w:r w:rsidRPr="00F766F1" w:rsidDel="000132FC">
          <w:delText>.</w:delText>
        </w:r>
        <w:r w:rsidR="001A5C3B" w:rsidRPr="00F766F1" w:rsidDel="000132FC">
          <w:delText xml:space="preserve"> The </w:delText>
        </w:r>
        <w:r w:rsidRPr="00F766F1" w:rsidDel="000132FC">
          <w:delText xml:space="preserve">on-edge </w:delText>
        </w:r>
        <w:r w:rsidR="001A5C3B" w:rsidRPr="00F766F1" w:rsidDel="000132FC">
          <w:delText>object detection reduces end-to-end latency.</w:delText>
        </w:r>
      </w:del>
    </w:p>
    <w:p w14:paraId="57580288" w14:textId="176A9E3F" w:rsidR="001A5C3B" w:rsidRPr="00F766F1" w:rsidDel="000132FC" w:rsidRDefault="001A5C3B" w:rsidP="00F766F1">
      <w:pPr>
        <w:pStyle w:val="ListParagraph"/>
        <w:numPr>
          <w:ilvl w:val="0"/>
          <w:numId w:val="60"/>
        </w:numPr>
        <w:spacing w:beforeLines="40" w:before="96" w:afterLines="40" w:after="96" w:line="276" w:lineRule="auto"/>
        <w:jc w:val="both"/>
        <w:rPr>
          <w:del w:id="900" w:author="Mohanad Alemam" w:date="2026-07-06T20:24:00Z" w16du:dateUtc="2026-07-06T19:24:00Z"/>
        </w:rPr>
      </w:pPr>
      <w:del w:id="901" w:author="Mohanad Alemam" w:date="2026-07-06T20:24:00Z" w16du:dateUtc="2026-07-06T19:24:00Z">
        <w:r w:rsidRPr="00F766F1" w:rsidDel="000132FC">
          <w:rPr>
            <w:b/>
            <w:bCs/>
          </w:rPr>
          <w:delText>Privacy</w:delText>
        </w:r>
        <w:r w:rsidRPr="00F766F1" w:rsidDel="000132FC">
          <w:delText xml:space="preserve">: This pipeline keeps raw pixels data and process them locally and only offloads frames as JPEG, when necessary, maximum-security site prioritizes security. </w:delText>
        </w:r>
      </w:del>
    </w:p>
    <w:p w14:paraId="23B95946" w14:textId="782DC739" w:rsidR="00F344D7" w:rsidRPr="00F344D7" w:rsidDel="000132FC" w:rsidRDefault="00B165D3" w:rsidP="00F766F1">
      <w:pPr>
        <w:pStyle w:val="ListParagraph"/>
        <w:numPr>
          <w:ilvl w:val="0"/>
          <w:numId w:val="60"/>
        </w:numPr>
        <w:spacing w:beforeLines="40" w:before="96" w:afterLines="40" w:after="96" w:line="276" w:lineRule="auto"/>
        <w:jc w:val="both"/>
        <w:rPr>
          <w:del w:id="902" w:author="Mohanad Alemam" w:date="2026-07-06T20:24:00Z" w16du:dateUtc="2026-07-06T19:24:00Z"/>
          <w:rFonts w:asciiTheme="majorBidi" w:hAnsiTheme="majorBidi" w:cstheme="majorBidi"/>
          <w:color w:val="000000" w:themeColor="text1"/>
          <w:sz w:val="22"/>
          <w:szCs w:val="22"/>
          <w:highlight w:val="yellow"/>
        </w:rPr>
      </w:pPr>
      <w:del w:id="903" w:author="Mohanad Alemam" w:date="2026-07-06T20:24:00Z" w16du:dateUtc="2026-07-06T19:24:00Z">
        <w:r w:rsidRPr="00F766F1" w:rsidDel="000132FC">
          <w:rPr>
            <w:rFonts w:asciiTheme="majorBidi" w:hAnsiTheme="majorBidi" w:cstheme="majorBidi"/>
            <w:b/>
            <w:bCs/>
            <w:color w:val="000000" w:themeColor="text1"/>
            <w:sz w:val="22"/>
            <w:szCs w:val="22"/>
          </w:rPr>
          <w:delText>Simplicity and explainability</w:delText>
        </w:r>
        <w:r w:rsidR="00F344D7" w:rsidRPr="00446E51" w:rsidDel="000132FC">
          <w:rPr>
            <w:rFonts w:asciiTheme="majorBidi" w:hAnsiTheme="majorBidi" w:cstheme="majorBidi"/>
            <w:color w:val="000000" w:themeColor="text1"/>
            <w:sz w:val="22"/>
            <w:szCs w:val="22"/>
          </w:rPr>
          <w:delText xml:space="preserve">: This prototype </w:delText>
        </w:r>
        <w:r w:rsidR="00B6567E" w:rsidRPr="00446E51" w:rsidDel="000132FC">
          <w:rPr>
            <w:rFonts w:asciiTheme="majorBidi" w:hAnsiTheme="majorBidi" w:cstheme="majorBidi"/>
            <w:color w:val="000000" w:themeColor="text1"/>
            <w:sz w:val="22"/>
            <w:szCs w:val="22"/>
          </w:rPr>
          <w:delText>adopts</w:delText>
        </w:r>
        <w:r w:rsidR="00F344D7" w:rsidRPr="00446E51" w:rsidDel="000132FC">
          <w:rPr>
            <w:rFonts w:asciiTheme="majorBidi" w:hAnsiTheme="majorBidi" w:cstheme="majorBidi"/>
            <w:color w:val="000000" w:themeColor="text1"/>
            <w:sz w:val="22"/>
            <w:szCs w:val="22"/>
          </w:rPr>
          <w:delText xml:space="preserve"> a simple logic and algorithms, the dashboard displays </w:delText>
        </w:r>
        <w:r w:rsidRPr="00446E51" w:rsidDel="000132FC">
          <w:rPr>
            <w:rFonts w:asciiTheme="majorBidi" w:hAnsiTheme="majorBidi" w:cstheme="majorBidi"/>
            <w:color w:val="000000" w:themeColor="text1"/>
            <w:sz w:val="22"/>
            <w:szCs w:val="22"/>
          </w:rPr>
          <w:delText xml:space="preserve">the </w:delText>
        </w:r>
        <w:r w:rsidR="004459A3" w:rsidRPr="00446E51" w:rsidDel="000132FC">
          <w:rPr>
            <w:rFonts w:asciiTheme="majorBidi" w:hAnsiTheme="majorBidi" w:cstheme="majorBidi"/>
            <w:color w:val="000000" w:themeColor="text1"/>
            <w:sz w:val="22"/>
            <w:szCs w:val="22"/>
          </w:rPr>
          <w:delText>user-friendly</w:delText>
        </w:r>
        <w:r w:rsidRPr="00446E51" w:rsidDel="000132FC">
          <w:rPr>
            <w:rFonts w:asciiTheme="majorBidi" w:hAnsiTheme="majorBidi" w:cstheme="majorBidi"/>
            <w:color w:val="000000" w:themeColor="text1"/>
            <w:sz w:val="22"/>
            <w:szCs w:val="22"/>
          </w:rPr>
          <w:delText xml:space="preserve"> </w:delText>
        </w:r>
        <w:r w:rsidR="00F344D7" w:rsidDel="000132FC">
          <w:rPr>
            <w:rFonts w:asciiTheme="majorBidi" w:hAnsiTheme="majorBidi" w:cstheme="majorBidi"/>
            <w:color w:val="000000" w:themeColor="text1"/>
            <w:sz w:val="22"/>
            <w:szCs w:val="22"/>
          </w:rPr>
          <w:delText xml:space="preserve">metrics and concise </w:delText>
        </w:r>
        <w:r w:rsidRPr="00A36169" w:rsidDel="000132FC">
          <w:rPr>
            <w:rFonts w:asciiTheme="majorBidi" w:hAnsiTheme="majorBidi" w:cstheme="majorBidi"/>
            <w:color w:val="000000" w:themeColor="text1"/>
            <w:sz w:val="22"/>
            <w:szCs w:val="22"/>
          </w:rPr>
          <w:delText xml:space="preserve">human-readable </w:delText>
        </w:r>
        <w:r w:rsidR="00F344D7" w:rsidDel="000132FC">
          <w:rPr>
            <w:rFonts w:asciiTheme="majorBidi" w:hAnsiTheme="majorBidi" w:cstheme="majorBidi"/>
            <w:color w:val="000000" w:themeColor="text1"/>
            <w:sz w:val="22"/>
            <w:szCs w:val="22"/>
          </w:rPr>
          <w:delText xml:space="preserve">intrusion signal and </w:delText>
        </w:r>
        <w:r w:rsidRPr="00A36169" w:rsidDel="000132FC">
          <w:rPr>
            <w:rFonts w:asciiTheme="majorBidi" w:hAnsiTheme="majorBidi" w:cstheme="majorBidi"/>
            <w:color w:val="000000" w:themeColor="text1"/>
            <w:sz w:val="22"/>
            <w:szCs w:val="22"/>
          </w:rPr>
          <w:delText>information</w:delText>
        </w:r>
        <w:r w:rsidR="00F344D7" w:rsidRPr="00F344D7" w:rsidDel="000132FC">
          <w:rPr>
            <w:rFonts w:asciiTheme="majorBidi" w:hAnsiTheme="majorBidi" w:cstheme="majorBidi"/>
            <w:color w:val="000000" w:themeColor="text1"/>
            <w:sz w:val="22"/>
            <w:szCs w:val="22"/>
            <w:highlight w:val="yellow"/>
          </w:rPr>
          <w:delText>.</w:delText>
        </w:r>
      </w:del>
    </w:p>
    <w:p w14:paraId="4D5D3742" w14:textId="2453D47B" w:rsidR="005D0E1C" w:rsidRPr="00F66DCD" w:rsidDel="000132FC" w:rsidRDefault="00945093" w:rsidP="00F766F1">
      <w:pPr>
        <w:spacing w:beforeLines="40" w:before="96" w:afterLines="40" w:after="96" w:line="276" w:lineRule="auto"/>
        <w:jc w:val="both"/>
        <w:rPr>
          <w:del w:id="904" w:author="Mohanad Alemam" w:date="2026-07-06T20:24:00Z" w16du:dateUtc="2026-07-06T19:24:00Z"/>
          <w:rFonts w:asciiTheme="majorBidi" w:hAnsiTheme="majorBidi" w:cstheme="majorBidi"/>
          <w:color w:val="000000" w:themeColor="text1"/>
          <w:sz w:val="22"/>
          <w:szCs w:val="22"/>
        </w:rPr>
      </w:pPr>
      <w:del w:id="905" w:author="Mohanad Alemam" w:date="2026-07-06T20:24:00Z" w16du:dateUtc="2026-07-06T19:24:00Z">
        <w:r w:rsidRPr="00B6567E" w:rsidDel="000132FC">
          <w:rPr>
            <w:rFonts w:asciiTheme="majorBidi" w:hAnsiTheme="majorBidi" w:cstheme="majorBidi"/>
            <w:b/>
            <w:bCs/>
            <w:color w:val="000000" w:themeColor="text1"/>
            <w:sz w:val="22"/>
            <w:szCs w:val="22"/>
          </w:rPr>
          <w:delText>Application-level</w:delText>
        </w:r>
        <w:r w:rsidR="005E2E6F" w:rsidRPr="00B6567E" w:rsidDel="000132FC">
          <w:rPr>
            <w:rFonts w:asciiTheme="majorBidi" w:hAnsiTheme="majorBidi" w:cstheme="majorBidi"/>
            <w:b/>
            <w:bCs/>
            <w:color w:val="000000" w:themeColor="text1"/>
            <w:sz w:val="22"/>
            <w:szCs w:val="22"/>
          </w:rPr>
          <w:delText xml:space="preserve"> </w:delText>
        </w:r>
        <w:r w:rsidR="004459A3" w:rsidRPr="00B6567E" w:rsidDel="000132FC">
          <w:rPr>
            <w:rFonts w:asciiTheme="majorBidi" w:hAnsiTheme="majorBidi" w:cstheme="majorBidi"/>
            <w:b/>
            <w:bCs/>
            <w:color w:val="000000" w:themeColor="text1"/>
            <w:sz w:val="22"/>
            <w:szCs w:val="22"/>
          </w:rPr>
          <w:delText>design</w:delText>
        </w:r>
        <w:r w:rsidR="005E2E6F" w:rsidRPr="00B6567E" w:rsidDel="000132FC">
          <w:rPr>
            <w:rFonts w:asciiTheme="majorBidi" w:hAnsiTheme="majorBidi" w:cstheme="majorBidi"/>
            <w:b/>
            <w:bCs/>
            <w:color w:val="000000" w:themeColor="text1"/>
            <w:sz w:val="22"/>
            <w:szCs w:val="22"/>
          </w:rPr>
          <w:delText xml:space="preserve"> logic</w:delText>
        </w:r>
        <w:r w:rsidR="004459A3" w:rsidRPr="00B6567E" w:rsidDel="000132FC">
          <w:rPr>
            <w:rFonts w:asciiTheme="majorBidi" w:hAnsiTheme="majorBidi" w:cstheme="majorBidi"/>
            <w:b/>
            <w:bCs/>
            <w:color w:val="000000" w:themeColor="text1"/>
            <w:sz w:val="22"/>
            <w:szCs w:val="22"/>
          </w:rPr>
          <w:delText xml:space="preserve"> (</w:delText>
        </w:r>
        <w:r w:rsidR="000F3FD1" w:rsidRPr="00B6567E" w:rsidDel="000132FC">
          <w:rPr>
            <w:rFonts w:asciiTheme="majorBidi" w:hAnsiTheme="majorBidi" w:cstheme="majorBidi"/>
            <w:b/>
            <w:bCs/>
            <w:color w:val="000000" w:themeColor="text1"/>
            <w:sz w:val="22"/>
            <w:szCs w:val="22"/>
          </w:rPr>
          <w:delText>Intrusion Detection module</w:delText>
        </w:r>
        <w:r w:rsidR="004459A3" w:rsidRPr="00B6567E" w:rsidDel="000132FC">
          <w:rPr>
            <w:rFonts w:asciiTheme="majorBidi" w:hAnsiTheme="majorBidi" w:cstheme="majorBidi"/>
            <w:b/>
            <w:bCs/>
            <w:color w:val="000000" w:themeColor="text1"/>
            <w:sz w:val="22"/>
            <w:szCs w:val="22"/>
          </w:rPr>
          <w:delText>)</w:delText>
        </w:r>
        <w:r w:rsidR="000F3FD1" w:rsidRPr="00B6567E" w:rsidDel="000132FC">
          <w:rPr>
            <w:rFonts w:asciiTheme="majorBidi" w:hAnsiTheme="majorBidi" w:cstheme="majorBidi"/>
            <w:b/>
            <w:bCs/>
            <w:color w:val="000000" w:themeColor="text1"/>
            <w:sz w:val="22"/>
            <w:szCs w:val="22"/>
          </w:rPr>
          <w:delText xml:space="preserve"> </w:delText>
        </w:r>
        <w:r w:rsidR="00650FA6" w:rsidRPr="00B6567E" w:rsidDel="000132FC">
          <w:rPr>
            <w:rFonts w:asciiTheme="majorBidi" w:hAnsiTheme="majorBidi" w:cstheme="majorBidi"/>
            <w:color w:val="000000" w:themeColor="text1"/>
            <w:sz w:val="22"/>
            <w:szCs w:val="22"/>
          </w:rPr>
          <w:delText xml:space="preserve">— I rigged the module/logic illustrated in </w:delText>
        </w:r>
        <w:r w:rsidR="00650FA6" w:rsidRPr="00B6567E" w:rsidDel="000132FC">
          <w:rPr>
            <w:rFonts w:asciiTheme="majorBidi" w:hAnsiTheme="majorBidi" w:cstheme="majorBidi"/>
            <w:color w:val="000000" w:themeColor="text1"/>
            <w:sz w:val="22"/>
            <w:szCs w:val="22"/>
            <w:highlight w:val="yellow"/>
          </w:rPr>
          <w:delText xml:space="preserve">Figure </w:delText>
        </w:r>
        <w:r w:rsidR="00B6567E" w:rsidRPr="00B6567E" w:rsidDel="000132FC">
          <w:rPr>
            <w:rFonts w:asciiTheme="majorBidi" w:hAnsiTheme="majorBidi" w:cstheme="majorBidi"/>
            <w:color w:val="000000" w:themeColor="text1"/>
            <w:sz w:val="22"/>
            <w:szCs w:val="22"/>
            <w:highlight w:val="yellow"/>
          </w:rPr>
          <w:delText>4</w:delText>
        </w:r>
        <w:r w:rsidR="00650FA6" w:rsidRPr="00B6567E" w:rsidDel="000132FC">
          <w:rPr>
            <w:rFonts w:asciiTheme="majorBidi" w:hAnsiTheme="majorBidi" w:cstheme="majorBidi"/>
            <w:color w:val="000000" w:themeColor="text1"/>
            <w:sz w:val="22"/>
            <w:szCs w:val="22"/>
            <w:highlight w:val="yellow"/>
          </w:rPr>
          <w:delText>,</w:delText>
        </w:r>
        <w:r w:rsidR="00650FA6" w:rsidRPr="00B6567E" w:rsidDel="000132FC">
          <w:rPr>
            <w:rFonts w:asciiTheme="majorBidi" w:hAnsiTheme="majorBidi" w:cstheme="majorBidi"/>
            <w:color w:val="000000" w:themeColor="text1"/>
            <w:sz w:val="22"/>
            <w:szCs w:val="22"/>
          </w:rPr>
          <w:delText xml:space="preserve"> to implement the surveillance and intrusion detection scenario</w:delText>
        </w:r>
        <w:r w:rsidR="00831CFA" w:rsidRPr="00B6567E" w:rsidDel="000132FC">
          <w:rPr>
            <w:rFonts w:asciiTheme="majorBidi" w:hAnsiTheme="majorBidi" w:cstheme="majorBidi"/>
            <w:color w:val="000000" w:themeColor="text1"/>
            <w:sz w:val="22"/>
            <w:szCs w:val="22"/>
          </w:rPr>
          <w:delText>.</w:delText>
        </w:r>
        <w:r w:rsidR="00D070DE" w:rsidDel="000132FC">
          <w:rPr>
            <w:rFonts w:asciiTheme="majorBidi" w:hAnsiTheme="majorBidi" w:cstheme="majorBidi"/>
            <w:color w:val="000000" w:themeColor="text1"/>
            <w:sz w:val="22"/>
            <w:szCs w:val="22"/>
          </w:rPr>
          <w:delText xml:space="preserve"> This module </w:delText>
        </w:r>
        <w:r w:rsidR="00420E79" w:rsidRPr="00F66DCD" w:rsidDel="000132FC">
          <w:rPr>
            <w:rFonts w:asciiTheme="majorBidi" w:hAnsiTheme="majorBidi" w:cstheme="majorBidi"/>
            <w:color w:val="000000" w:themeColor="text1"/>
            <w:sz w:val="22"/>
            <w:szCs w:val="22"/>
          </w:rPr>
          <w:delText>converts</w:delText>
        </w:r>
        <w:r w:rsidR="000F3FD1" w:rsidRPr="00F66DCD" w:rsidDel="000132FC">
          <w:rPr>
            <w:rFonts w:asciiTheme="majorBidi" w:hAnsiTheme="majorBidi" w:cstheme="majorBidi"/>
            <w:color w:val="000000" w:themeColor="text1"/>
            <w:sz w:val="22"/>
            <w:szCs w:val="22"/>
          </w:rPr>
          <w:delText xml:space="preserve"> object detections into a simple threa</w:delText>
        </w:r>
        <w:r w:rsidR="00D070DE" w:rsidDel="000132FC">
          <w:rPr>
            <w:rFonts w:asciiTheme="majorBidi" w:hAnsiTheme="majorBidi" w:cstheme="majorBidi"/>
            <w:color w:val="000000" w:themeColor="text1"/>
            <w:sz w:val="22"/>
            <w:szCs w:val="22"/>
          </w:rPr>
          <w:delText xml:space="preserve">t/intrusion </w:delText>
        </w:r>
        <w:r w:rsidR="000F3FD1" w:rsidRPr="00F66DCD" w:rsidDel="000132FC">
          <w:rPr>
            <w:rFonts w:asciiTheme="majorBidi" w:hAnsiTheme="majorBidi" w:cstheme="majorBidi"/>
            <w:color w:val="000000" w:themeColor="text1"/>
            <w:sz w:val="22"/>
            <w:szCs w:val="22"/>
          </w:rPr>
          <w:delText>signal</w:delText>
        </w:r>
        <w:r w:rsidR="00D070DE" w:rsidDel="000132FC">
          <w:rPr>
            <w:rFonts w:asciiTheme="majorBidi" w:hAnsiTheme="majorBidi" w:cstheme="majorBidi"/>
            <w:color w:val="000000" w:themeColor="text1"/>
            <w:sz w:val="22"/>
            <w:szCs w:val="22"/>
          </w:rPr>
          <w:delText xml:space="preserve"> using </w:delText>
        </w:r>
        <w:r w:rsidR="00D070DE" w:rsidRPr="00F766F1" w:rsidDel="000132FC">
          <w:rPr>
            <w:rFonts w:asciiTheme="majorBidi" w:hAnsiTheme="majorBidi" w:cstheme="majorBidi"/>
            <w:color w:val="000000" w:themeColor="text1"/>
            <w:sz w:val="22"/>
            <w:szCs w:val="22"/>
          </w:rPr>
          <w:delText>‘detect_intrusion()’</w:delText>
        </w:r>
        <w:r w:rsidR="000F3FD1" w:rsidRPr="00F66DCD" w:rsidDel="000132FC">
          <w:rPr>
            <w:rFonts w:asciiTheme="majorBidi" w:hAnsiTheme="majorBidi" w:cstheme="majorBidi"/>
            <w:color w:val="000000" w:themeColor="text1"/>
            <w:sz w:val="22"/>
            <w:szCs w:val="22"/>
          </w:rPr>
          <w:delText>.</w:delText>
        </w:r>
        <w:r w:rsidR="001B097A" w:rsidDel="000132FC">
          <w:rPr>
            <w:rFonts w:asciiTheme="majorBidi" w:hAnsiTheme="majorBidi" w:cstheme="majorBidi"/>
            <w:color w:val="000000" w:themeColor="text1"/>
            <w:sz w:val="22"/>
            <w:szCs w:val="22"/>
          </w:rPr>
          <w:delText xml:space="preserve"> To design and implement this module I retrieved </w:delText>
        </w:r>
        <w:r w:rsidR="000F3FD1" w:rsidRPr="00F66DCD" w:rsidDel="000132FC">
          <w:rPr>
            <w:rFonts w:asciiTheme="majorBidi" w:hAnsiTheme="majorBidi" w:cstheme="majorBidi"/>
            <w:color w:val="000000" w:themeColor="text1"/>
            <w:sz w:val="22"/>
            <w:szCs w:val="22"/>
          </w:rPr>
          <w:delText>the list of all YOLO class</w:delText>
        </w:r>
        <w:r w:rsidR="001B097A" w:rsidDel="000132FC">
          <w:rPr>
            <w:rFonts w:asciiTheme="majorBidi" w:hAnsiTheme="majorBidi" w:cstheme="majorBidi"/>
            <w:color w:val="000000" w:themeColor="text1"/>
            <w:sz w:val="22"/>
            <w:szCs w:val="22"/>
          </w:rPr>
          <w:delText xml:space="preserve"> </w:delText>
        </w:r>
        <w:r w:rsidR="000F3FD1" w:rsidRPr="00F66DCD" w:rsidDel="000132FC">
          <w:rPr>
            <w:rFonts w:asciiTheme="majorBidi" w:hAnsiTheme="majorBidi" w:cstheme="majorBidi"/>
            <w:color w:val="000000" w:themeColor="text1"/>
            <w:sz w:val="22"/>
            <w:szCs w:val="22"/>
          </w:rPr>
          <w:delText>name</w:delText>
        </w:r>
        <w:r w:rsidR="001B097A" w:rsidDel="000132FC">
          <w:rPr>
            <w:rFonts w:asciiTheme="majorBidi" w:hAnsiTheme="majorBidi" w:cstheme="majorBidi"/>
            <w:color w:val="000000" w:themeColor="text1"/>
            <w:sz w:val="22"/>
            <w:szCs w:val="22"/>
          </w:rPr>
          <w:delText>,</w:delText>
        </w:r>
        <w:r w:rsidR="000F3FD1" w:rsidRPr="00F66DCD" w:rsidDel="000132FC">
          <w:rPr>
            <w:rFonts w:asciiTheme="majorBidi" w:hAnsiTheme="majorBidi" w:cstheme="majorBidi"/>
            <w:color w:val="000000" w:themeColor="text1"/>
            <w:sz w:val="22"/>
            <w:szCs w:val="22"/>
          </w:rPr>
          <w:delText xml:space="preserve"> </w:delText>
        </w:r>
        <w:r w:rsidR="001B097A" w:rsidDel="000132FC">
          <w:rPr>
            <w:rFonts w:asciiTheme="majorBidi" w:hAnsiTheme="majorBidi" w:cstheme="majorBidi"/>
            <w:color w:val="000000" w:themeColor="text1"/>
            <w:sz w:val="22"/>
            <w:szCs w:val="22"/>
          </w:rPr>
          <w:delText xml:space="preserve">and </w:delText>
        </w:r>
        <w:r w:rsidR="000F3FD1" w:rsidRPr="00F66DCD" w:rsidDel="000132FC">
          <w:rPr>
            <w:rFonts w:asciiTheme="majorBidi" w:hAnsiTheme="majorBidi" w:cstheme="majorBidi"/>
            <w:color w:val="000000" w:themeColor="text1"/>
            <w:sz w:val="22"/>
            <w:szCs w:val="22"/>
          </w:rPr>
          <w:delText>segmented</w:delText>
        </w:r>
        <w:r w:rsidR="00C6238A" w:rsidDel="000132FC">
          <w:rPr>
            <w:rFonts w:asciiTheme="majorBidi" w:hAnsiTheme="majorBidi" w:cstheme="majorBidi"/>
            <w:color w:val="000000" w:themeColor="text1"/>
            <w:sz w:val="22"/>
            <w:szCs w:val="22"/>
          </w:rPr>
          <w:delText xml:space="preserve"> I grouped YOLO</w:delText>
        </w:r>
        <w:r w:rsidR="000F3FD1" w:rsidRPr="00F66DCD" w:rsidDel="000132FC">
          <w:rPr>
            <w:rFonts w:asciiTheme="majorBidi" w:hAnsiTheme="majorBidi" w:cstheme="majorBidi"/>
            <w:color w:val="000000" w:themeColor="text1"/>
            <w:sz w:val="22"/>
            <w:szCs w:val="22"/>
          </w:rPr>
          <w:delText xml:space="preserve"> th</w:delText>
        </w:r>
        <w:r w:rsidR="001B097A" w:rsidDel="000132FC">
          <w:rPr>
            <w:rFonts w:asciiTheme="majorBidi" w:hAnsiTheme="majorBidi" w:cstheme="majorBidi"/>
            <w:color w:val="000000" w:themeColor="text1"/>
            <w:sz w:val="22"/>
            <w:szCs w:val="22"/>
          </w:rPr>
          <w:delText>e classes</w:delText>
        </w:r>
        <w:r w:rsidR="000F3FD1" w:rsidRPr="00F66DCD" w:rsidDel="000132FC">
          <w:rPr>
            <w:rFonts w:asciiTheme="majorBidi" w:hAnsiTheme="majorBidi" w:cstheme="majorBidi"/>
            <w:color w:val="000000" w:themeColor="text1"/>
            <w:sz w:val="22"/>
            <w:szCs w:val="22"/>
          </w:rPr>
          <w:delText xml:space="preserve"> into CRITICAL, AMBER or GREEN. For each frame the logic</w:delText>
        </w:r>
        <w:r w:rsidR="001B097A" w:rsidDel="000132FC">
          <w:rPr>
            <w:rFonts w:asciiTheme="majorBidi" w:hAnsiTheme="majorBidi" w:cstheme="majorBidi"/>
            <w:color w:val="000000" w:themeColor="text1"/>
            <w:sz w:val="22"/>
            <w:szCs w:val="22"/>
          </w:rPr>
          <w:delText xml:space="preserve"> produces signal based on the</w:delText>
        </w:r>
        <w:r w:rsidR="00C6238A" w:rsidDel="000132FC">
          <w:rPr>
            <w:rFonts w:asciiTheme="majorBidi" w:hAnsiTheme="majorBidi" w:cstheme="majorBidi"/>
            <w:color w:val="000000" w:themeColor="text1"/>
            <w:sz w:val="22"/>
            <w:szCs w:val="22"/>
          </w:rPr>
          <w:delText xml:space="preserve"> classes detected. The </w:delText>
        </w:r>
        <w:r w:rsidR="007556D2" w:rsidDel="000132FC">
          <w:rPr>
            <w:rFonts w:asciiTheme="majorBidi" w:hAnsiTheme="majorBidi" w:cstheme="majorBidi"/>
            <w:color w:val="000000" w:themeColor="text1"/>
            <w:sz w:val="22"/>
            <w:szCs w:val="22"/>
          </w:rPr>
          <w:delText>content</w:delText>
        </w:r>
        <w:r w:rsidR="00C6238A" w:rsidDel="000132FC">
          <w:rPr>
            <w:rFonts w:asciiTheme="majorBidi" w:hAnsiTheme="majorBidi" w:cstheme="majorBidi"/>
            <w:color w:val="000000" w:themeColor="text1"/>
            <w:sz w:val="22"/>
            <w:szCs w:val="22"/>
          </w:rPr>
          <w:delText xml:space="preserve"> of the </w:delText>
        </w:r>
        <w:r w:rsidR="001B097A" w:rsidDel="000132FC">
          <w:rPr>
            <w:rFonts w:asciiTheme="majorBidi" w:hAnsiTheme="majorBidi" w:cstheme="majorBidi"/>
            <w:color w:val="000000" w:themeColor="text1"/>
            <w:sz w:val="22"/>
            <w:szCs w:val="22"/>
          </w:rPr>
          <w:delText xml:space="preserve"> classes detected e.g., </w:delText>
        </w:r>
        <w:r w:rsidR="000F3FD1" w:rsidRPr="00F66DCD" w:rsidDel="000132FC">
          <w:rPr>
            <w:rFonts w:asciiTheme="majorBidi" w:hAnsiTheme="majorBidi" w:cstheme="majorBidi"/>
            <w:color w:val="000000" w:themeColor="text1"/>
            <w:sz w:val="22"/>
            <w:szCs w:val="22"/>
          </w:rPr>
          <w:delText>CRITICAL (</w:delText>
        </w:r>
        <w:r w:rsidR="001B097A" w:rsidDel="000132FC">
          <w:rPr>
            <w:rFonts w:asciiTheme="majorBidi" w:hAnsiTheme="majorBidi" w:cstheme="majorBidi"/>
            <w:color w:val="000000" w:themeColor="text1"/>
            <w:sz w:val="22"/>
            <w:szCs w:val="22"/>
          </w:rPr>
          <w:delText xml:space="preserve">for </w:delText>
        </w:r>
        <w:r w:rsidR="000F3FD1" w:rsidRPr="00F66DCD" w:rsidDel="000132FC">
          <w:rPr>
            <w:rFonts w:asciiTheme="majorBidi" w:hAnsiTheme="majorBidi" w:cstheme="majorBidi"/>
            <w:color w:val="000000" w:themeColor="text1"/>
            <w:sz w:val="22"/>
            <w:szCs w:val="22"/>
          </w:rPr>
          <w:delText>person, knife)</w:delText>
        </w:r>
        <w:r w:rsidR="001B097A" w:rsidDel="000132FC">
          <w:rPr>
            <w:rFonts w:asciiTheme="majorBidi" w:hAnsiTheme="majorBidi" w:cstheme="majorBidi"/>
            <w:color w:val="000000" w:themeColor="text1"/>
            <w:sz w:val="22"/>
            <w:szCs w:val="22"/>
          </w:rPr>
          <w:delText xml:space="preserve">, the intrusion signal consists of </w:delText>
        </w:r>
        <w:r w:rsidR="005A4737" w:rsidRPr="00F66DCD" w:rsidDel="000132FC">
          <w:rPr>
            <w:rFonts w:asciiTheme="majorBidi" w:hAnsiTheme="majorBidi" w:cstheme="majorBidi"/>
            <w:color w:val="000000" w:themeColor="text1"/>
            <w:sz w:val="22"/>
            <w:szCs w:val="22"/>
          </w:rPr>
          <w:delText xml:space="preserve">(Intrusion = True/False, Alert Level = CRITICAL/AMBER/GREEN, and the </w:delText>
        </w:r>
        <w:r w:rsidR="001B097A" w:rsidDel="000132FC">
          <w:rPr>
            <w:rFonts w:asciiTheme="majorBidi" w:hAnsiTheme="majorBidi" w:cstheme="majorBidi"/>
            <w:color w:val="000000" w:themeColor="text1"/>
            <w:sz w:val="22"/>
            <w:szCs w:val="22"/>
          </w:rPr>
          <w:delText xml:space="preserve">count-based </w:delText>
        </w:r>
        <w:r w:rsidR="005A4737" w:rsidRPr="00F66DCD" w:rsidDel="000132FC">
          <w:rPr>
            <w:rFonts w:asciiTheme="majorBidi" w:hAnsiTheme="majorBidi" w:cstheme="majorBidi"/>
            <w:color w:val="000000" w:themeColor="text1"/>
            <w:sz w:val="22"/>
            <w:szCs w:val="22"/>
          </w:rPr>
          <w:delText>top 3 detected object).</w:delText>
        </w:r>
      </w:del>
    </w:p>
    <w:p w14:paraId="201BDB89" w14:textId="2CC0622B" w:rsidR="005C6FDC" w:rsidRPr="005A405E" w:rsidDel="000132FC" w:rsidRDefault="009B6D09" w:rsidP="00F766F1">
      <w:pPr>
        <w:keepNext/>
        <w:spacing w:beforeLines="40" w:before="96" w:afterLines="40" w:after="96" w:line="276" w:lineRule="auto"/>
        <w:jc w:val="both"/>
        <w:rPr>
          <w:del w:id="906" w:author="Mohanad Alemam" w:date="2026-07-06T20:24:00Z" w16du:dateUtc="2026-07-06T19:24:00Z"/>
          <w:rFonts w:asciiTheme="majorBidi" w:hAnsiTheme="majorBidi" w:cstheme="majorBidi"/>
          <w:sz w:val="22"/>
          <w:szCs w:val="22"/>
        </w:rPr>
      </w:pPr>
      <w:del w:id="907" w:author="Mohanad Alemam" w:date="2026-07-06T20:24:00Z" w16du:dateUtc="2026-07-06T19:24:00Z">
        <w:r w:rsidRPr="005A405E" w:rsidDel="000132FC">
          <w:rPr>
            <w:rFonts w:asciiTheme="majorBidi" w:hAnsiTheme="majorBidi" w:cstheme="majorBidi"/>
            <w:b/>
            <w:bCs/>
            <w:noProof/>
            <w:color w:val="000000" w:themeColor="text1"/>
            <w:sz w:val="22"/>
            <w:szCs w:val="22"/>
          </w:rPr>
          <w:drawing>
            <wp:inline distT="0" distB="0" distL="0" distR="0" wp14:anchorId="7B1A56D3" wp14:editId="3824A211">
              <wp:extent cx="6222009" cy="1844702"/>
              <wp:effectExtent l="0" t="0" r="7620" b="3175"/>
              <wp:docPr id="8671576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66142" cy="1917083"/>
                      </a:xfrm>
                      <a:prstGeom prst="rect">
                        <a:avLst/>
                      </a:prstGeom>
                      <a:noFill/>
                      <a:ln>
                        <a:noFill/>
                      </a:ln>
                    </pic:spPr>
                  </pic:pic>
                </a:graphicData>
              </a:graphic>
            </wp:inline>
          </w:drawing>
        </w:r>
      </w:del>
    </w:p>
    <w:p w14:paraId="53867DC4" w14:textId="3A30B4DC" w:rsidR="005D0E1C" w:rsidRPr="00F766F1" w:rsidDel="000132FC" w:rsidRDefault="005C6FDC" w:rsidP="00F766F1">
      <w:pPr>
        <w:pStyle w:val="Caption"/>
        <w:jc w:val="both"/>
        <w:rPr>
          <w:del w:id="908" w:author="Mohanad Alemam" w:date="2026-07-06T20:24:00Z" w16du:dateUtc="2026-07-06T19:24:00Z"/>
          <w:rFonts w:asciiTheme="majorBidi" w:hAnsiTheme="majorBidi" w:cstheme="majorBidi"/>
          <w:b/>
          <w:bCs/>
          <w:color w:val="000000" w:themeColor="text1"/>
          <w:sz w:val="22"/>
          <w:szCs w:val="22"/>
        </w:rPr>
      </w:pPr>
      <w:del w:id="909" w:author="Mohanad Alemam" w:date="2026-07-06T20:24:00Z" w16du:dateUtc="2026-07-06T19:24:00Z">
        <w:r w:rsidRPr="00F766F1" w:rsidDel="000132FC">
          <w:rPr>
            <w:rFonts w:asciiTheme="majorBidi" w:hAnsiTheme="majorBidi" w:cstheme="majorBidi"/>
            <w:sz w:val="22"/>
            <w:szCs w:val="22"/>
          </w:rPr>
          <w:delText xml:space="preserve">Figure </w:delText>
        </w:r>
        <w:r w:rsidR="00B6567E" w:rsidRPr="00F766F1" w:rsidDel="000132FC">
          <w:rPr>
            <w:rFonts w:asciiTheme="majorBidi" w:hAnsiTheme="majorBidi" w:cstheme="majorBidi"/>
            <w:sz w:val="22"/>
            <w:szCs w:val="22"/>
          </w:rPr>
          <w:delText>4</w:delText>
        </w:r>
        <w:r w:rsidRPr="00F766F1" w:rsidDel="000132FC">
          <w:rPr>
            <w:rFonts w:asciiTheme="majorBidi" w:hAnsiTheme="majorBidi" w:cstheme="majorBidi"/>
            <w:sz w:val="22"/>
            <w:szCs w:val="22"/>
            <w:lang w:val="en-US"/>
          </w:rPr>
          <w:delText xml:space="preserve"> Intrusion signal logic based on the classes on the frame</w:delText>
        </w:r>
      </w:del>
    </w:p>
    <w:p w14:paraId="2D847008" w14:textId="1EFF1FD2" w:rsidR="0039661A" w:rsidRPr="005A405E" w:rsidDel="000132FC" w:rsidRDefault="009A4130" w:rsidP="00F766F1">
      <w:pPr>
        <w:spacing w:beforeLines="40" w:before="96" w:afterLines="40" w:after="96" w:line="276" w:lineRule="auto"/>
        <w:jc w:val="both"/>
        <w:rPr>
          <w:del w:id="910" w:author="Mohanad Alemam" w:date="2026-07-06T20:24:00Z" w16du:dateUtc="2026-07-06T19:24:00Z"/>
          <w:rFonts w:asciiTheme="majorBidi" w:hAnsiTheme="majorBidi" w:cstheme="majorBidi"/>
          <w:color w:val="000000" w:themeColor="text1"/>
          <w:sz w:val="22"/>
          <w:szCs w:val="22"/>
        </w:rPr>
      </w:pPr>
      <w:del w:id="911" w:author="Mohanad Alemam" w:date="2026-07-06T20:24:00Z" w16du:dateUtc="2026-07-06T19:24:00Z">
        <w:r w:rsidRPr="005D04F1" w:rsidDel="000132FC">
          <w:rPr>
            <w:rFonts w:asciiTheme="majorBidi" w:hAnsiTheme="majorBidi" w:cstheme="majorBidi"/>
            <w:b/>
            <w:bCs/>
            <w:color w:val="000000" w:themeColor="text1"/>
            <w:sz w:val="22"/>
            <w:szCs w:val="22"/>
          </w:rPr>
          <w:delText>Dashboard</w:delText>
        </w:r>
        <w:r w:rsidRPr="005D04F1" w:rsidDel="000132FC">
          <w:rPr>
            <w:rFonts w:asciiTheme="majorBidi" w:hAnsiTheme="majorBidi" w:cstheme="majorBidi"/>
            <w:color w:val="000000" w:themeColor="text1"/>
            <w:sz w:val="22"/>
            <w:szCs w:val="22"/>
          </w:rPr>
          <w:delText xml:space="preserve"> — </w:delText>
        </w:r>
        <w:r w:rsidR="0039661A" w:rsidRPr="005D04F1" w:rsidDel="000132FC">
          <w:rPr>
            <w:rFonts w:asciiTheme="majorBidi" w:hAnsiTheme="majorBidi" w:cstheme="majorBidi"/>
            <w:color w:val="000000" w:themeColor="text1"/>
            <w:sz w:val="22"/>
            <w:szCs w:val="22"/>
          </w:rPr>
          <w:delText>I</w:delText>
        </w:r>
        <w:r w:rsidR="00402313" w:rsidRPr="005D04F1" w:rsidDel="000132FC">
          <w:rPr>
            <w:rFonts w:asciiTheme="majorBidi" w:hAnsiTheme="majorBidi" w:cstheme="majorBidi"/>
            <w:color w:val="000000" w:themeColor="text1"/>
            <w:sz w:val="22"/>
            <w:szCs w:val="22"/>
          </w:rPr>
          <w:delText xml:space="preserve"> </w:delText>
        </w:r>
        <w:r w:rsidR="0039661A" w:rsidRPr="005D04F1" w:rsidDel="000132FC">
          <w:rPr>
            <w:rFonts w:asciiTheme="majorBidi" w:hAnsiTheme="majorBidi" w:cstheme="majorBidi"/>
            <w:color w:val="000000" w:themeColor="text1"/>
            <w:sz w:val="22"/>
            <w:szCs w:val="22"/>
          </w:rPr>
          <w:delText>implement</w:delText>
        </w:r>
        <w:r w:rsidR="00402313" w:rsidRPr="005D04F1" w:rsidDel="000132FC">
          <w:rPr>
            <w:rFonts w:asciiTheme="majorBidi" w:hAnsiTheme="majorBidi" w:cstheme="majorBidi"/>
            <w:color w:val="000000" w:themeColor="text1"/>
            <w:sz w:val="22"/>
            <w:szCs w:val="22"/>
          </w:rPr>
          <w:delText>ed</w:delText>
        </w:r>
        <w:r w:rsidR="0039661A" w:rsidRPr="005D04F1" w:rsidDel="000132FC">
          <w:rPr>
            <w:rFonts w:asciiTheme="majorBidi" w:hAnsiTheme="majorBidi" w:cstheme="majorBidi"/>
            <w:color w:val="000000" w:themeColor="text1"/>
            <w:sz w:val="22"/>
            <w:szCs w:val="22"/>
          </w:rPr>
          <w:delText xml:space="preserve"> a </w:delText>
        </w:r>
        <w:r w:rsidR="00402313" w:rsidRPr="005D04F1" w:rsidDel="000132FC">
          <w:rPr>
            <w:rFonts w:asciiTheme="majorBidi" w:hAnsiTheme="majorBidi" w:cstheme="majorBidi"/>
            <w:color w:val="000000" w:themeColor="text1"/>
            <w:sz w:val="22"/>
            <w:szCs w:val="22"/>
          </w:rPr>
          <w:delText xml:space="preserve">lightweight </w:delText>
        </w:r>
        <w:r w:rsidR="0039661A" w:rsidRPr="005D04F1" w:rsidDel="000132FC">
          <w:rPr>
            <w:rFonts w:asciiTheme="majorBidi" w:hAnsiTheme="majorBidi" w:cstheme="majorBidi"/>
            <w:color w:val="000000" w:themeColor="text1"/>
            <w:sz w:val="22"/>
            <w:szCs w:val="22"/>
          </w:rPr>
          <w:delText xml:space="preserve">Streamlit-based dashboard </w:delText>
        </w:r>
        <w:r w:rsidR="00402313" w:rsidRPr="005D04F1" w:rsidDel="000132FC">
          <w:rPr>
            <w:rFonts w:asciiTheme="majorBidi" w:hAnsiTheme="majorBidi" w:cstheme="majorBidi"/>
            <w:color w:val="000000" w:themeColor="text1"/>
            <w:sz w:val="22"/>
            <w:szCs w:val="22"/>
          </w:rPr>
          <w:delText>to</w:delText>
        </w:r>
        <w:r w:rsidR="0039661A" w:rsidRPr="005D04F1" w:rsidDel="000132FC">
          <w:rPr>
            <w:rFonts w:asciiTheme="majorBidi" w:hAnsiTheme="majorBidi" w:cstheme="majorBidi"/>
            <w:color w:val="000000" w:themeColor="text1"/>
            <w:sz w:val="22"/>
            <w:szCs w:val="22"/>
          </w:rPr>
          <w:delText xml:space="preserve"> display the</w:delText>
        </w:r>
        <w:r w:rsidR="00A37AB2" w:rsidRPr="005D04F1" w:rsidDel="000132FC">
          <w:rPr>
            <w:rFonts w:asciiTheme="majorBidi" w:hAnsiTheme="majorBidi" w:cstheme="majorBidi"/>
            <w:color w:val="000000" w:themeColor="text1"/>
            <w:sz w:val="22"/>
            <w:szCs w:val="22"/>
          </w:rPr>
          <w:delText xml:space="preserve"> </w:delText>
        </w:r>
        <w:r w:rsidR="00402313" w:rsidRPr="005D04F1" w:rsidDel="000132FC">
          <w:rPr>
            <w:rFonts w:asciiTheme="majorBidi" w:hAnsiTheme="majorBidi" w:cstheme="majorBidi"/>
            <w:color w:val="000000" w:themeColor="text1"/>
            <w:sz w:val="22"/>
            <w:szCs w:val="22"/>
          </w:rPr>
          <w:delText xml:space="preserve">key </w:delText>
        </w:r>
        <w:r w:rsidR="00A37AB2" w:rsidRPr="005D04F1" w:rsidDel="000132FC">
          <w:rPr>
            <w:rFonts w:asciiTheme="majorBidi" w:hAnsiTheme="majorBidi" w:cstheme="majorBidi"/>
            <w:color w:val="000000" w:themeColor="text1"/>
            <w:sz w:val="22"/>
            <w:szCs w:val="22"/>
          </w:rPr>
          <w:delText>performance</w:delText>
        </w:r>
        <w:r w:rsidR="0039661A" w:rsidRPr="005D04F1" w:rsidDel="000132FC">
          <w:rPr>
            <w:rFonts w:asciiTheme="majorBidi" w:hAnsiTheme="majorBidi" w:cstheme="majorBidi"/>
            <w:color w:val="000000" w:themeColor="text1"/>
            <w:sz w:val="22"/>
            <w:szCs w:val="22"/>
          </w:rPr>
          <w:delText xml:space="preserve"> metrics and intrusion signal.</w:delText>
        </w:r>
        <w:r w:rsidR="008F2723" w:rsidRPr="005D04F1" w:rsidDel="000132FC">
          <w:rPr>
            <w:rFonts w:asciiTheme="majorBidi" w:hAnsiTheme="majorBidi" w:cstheme="majorBidi"/>
            <w:color w:val="000000" w:themeColor="text1"/>
            <w:sz w:val="22"/>
            <w:szCs w:val="22"/>
          </w:rPr>
          <w:delText xml:space="preserve"> This dashboard</w:delText>
        </w:r>
        <w:r w:rsidR="00402313" w:rsidRPr="005D04F1" w:rsidDel="000132FC">
          <w:rPr>
            <w:rFonts w:asciiTheme="majorBidi" w:hAnsiTheme="majorBidi" w:cstheme="majorBidi"/>
            <w:color w:val="000000" w:themeColor="text1"/>
            <w:sz w:val="22"/>
            <w:szCs w:val="22"/>
          </w:rPr>
          <w:delText xml:space="preserve"> </w:delText>
        </w:r>
        <w:r w:rsidR="008F2723" w:rsidRPr="005D04F1" w:rsidDel="000132FC">
          <w:rPr>
            <w:rFonts w:asciiTheme="majorBidi" w:hAnsiTheme="majorBidi" w:cstheme="majorBidi"/>
            <w:color w:val="000000" w:themeColor="text1"/>
            <w:sz w:val="22"/>
            <w:szCs w:val="22"/>
          </w:rPr>
          <w:delText>automatically and continuously reads the per</w:delText>
        </w:r>
        <w:r w:rsidR="00402313" w:rsidRPr="005D04F1" w:rsidDel="000132FC">
          <w:rPr>
            <w:rFonts w:asciiTheme="majorBidi" w:hAnsiTheme="majorBidi" w:cstheme="majorBidi"/>
            <w:color w:val="000000" w:themeColor="text1"/>
            <w:sz w:val="22"/>
            <w:szCs w:val="22"/>
          </w:rPr>
          <w:delText>-</w:delText>
        </w:r>
        <w:r w:rsidR="008F2723" w:rsidRPr="005D04F1" w:rsidDel="000132FC">
          <w:rPr>
            <w:rFonts w:asciiTheme="majorBidi" w:hAnsiTheme="majorBidi" w:cstheme="majorBidi"/>
            <w:color w:val="000000" w:themeColor="text1"/>
            <w:sz w:val="22"/>
            <w:szCs w:val="22"/>
          </w:rPr>
          <w:delText>frame JSON metrics history file</w:delText>
        </w:r>
        <w:r w:rsidR="00402313" w:rsidRPr="005D04F1" w:rsidDel="000132FC">
          <w:rPr>
            <w:rFonts w:asciiTheme="majorBidi" w:hAnsiTheme="majorBidi" w:cstheme="majorBidi"/>
            <w:color w:val="000000" w:themeColor="text1"/>
            <w:sz w:val="22"/>
            <w:szCs w:val="22"/>
          </w:rPr>
          <w:delText xml:space="preserve">, </w:delText>
        </w:r>
        <w:r w:rsidR="008F2723" w:rsidRPr="005D04F1" w:rsidDel="000132FC">
          <w:rPr>
            <w:rFonts w:asciiTheme="majorBidi" w:hAnsiTheme="majorBidi" w:cstheme="majorBidi"/>
            <w:color w:val="000000" w:themeColor="text1"/>
            <w:sz w:val="22"/>
            <w:szCs w:val="22"/>
          </w:rPr>
          <w:delText>update</w:delText>
        </w:r>
        <w:r w:rsidR="00402313" w:rsidRPr="005D04F1" w:rsidDel="000132FC">
          <w:rPr>
            <w:rFonts w:asciiTheme="majorBidi" w:hAnsiTheme="majorBidi" w:cstheme="majorBidi"/>
            <w:color w:val="000000" w:themeColor="text1"/>
            <w:sz w:val="22"/>
            <w:szCs w:val="22"/>
          </w:rPr>
          <w:delText>d</w:delText>
        </w:r>
        <w:r w:rsidR="008F2723" w:rsidRPr="005D04F1" w:rsidDel="000132FC">
          <w:rPr>
            <w:rFonts w:asciiTheme="majorBidi" w:hAnsiTheme="majorBidi" w:cstheme="majorBidi"/>
            <w:color w:val="000000" w:themeColor="text1"/>
            <w:sz w:val="22"/>
            <w:szCs w:val="22"/>
          </w:rPr>
          <w:delText xml:space="preserve"> by the orchestrator and displays a compact set of KPIs and charts</w:delText>
        </w:r>
        <w:r w:rsidR="00402313" w:rsidRPr="005D04F1" w:rsidDel="000132FC">
          <w:rPr>
            <w:rFonts w:asciiTheme="majorBidi" w:hAnsiTheme="majorBidi" w:cstheme="majorBidi"/>
            <w:color w:val="000000" w:themeColor="text1"/>
            <w:sz w:val="22"/>
            <w:szCs w:val="22"/>
          </w:rPr>
          <w:delText xml:space="preserve">, including </w:delText>
        </w:r>
        <w:r w:rsidR="008F2723" w:rsidRPr="005D04F1" w:rsidDel="000132FC">
          <w:rPr>
            <w:rFonts w:asciiTheme="majorBidi" w:hAnsiTheme="majorBidi" w:cstheme="majorBidi"/>
            <w:color w:val="000000" w:themeColor="text1"/>
            <w:sz w:val="22"/>
            <w:szCs w:val="22"/>
          </w:rPr>
          <w:delText xml:space="preserve">Timestamp (s) </w:delText>
        </w:r>
        <w:r w:rsidR="001059C9" w:rsidRPr="005D04F1" w:rsidDel="000132FC">
          <w:rPr>
            <w:rFonts w:asciiTheme="majorBidi" w:hAnsiTheme="majorBidi" w:cstheme="majorBidi"/>
            <w:color w:val="000000" w:themeColor="text1"/>
            <w:sz w:val="22"/>
            <w:szCs w:val="22"/>
          </w:rPr>
          <w:delText>H</w:delText>
        </w:r>
        <w:r w:rsidR="008F2723" w:rsidRPr="005D04F1" w:rsidDel="000132FC">
          <w:rPr>
            <w:rFonts w:asciiTheme="majorBidi" w:hAnsiTheme="majorBidi" w:cstheme="majorBidi"/>
            <w:color w:val="000000" w:themeColor="text1"/>
            <w:sz w:val="22"/>
            <w:szCs w:val="22"/>
          </w:rPr>
          <w:delText xml:space="preserve">euristic </w:delText>
        </w:r>
        <w:r w:rsidR="001059C9" w:rsidRPr="005D04F1" w:rsidDel="000132FC">
          <w:rPr>
            <w:rFonts w:asciiTheme="majorBidi" w:hAnsiTheme="majorBidi" w:cstheme="majorBidi"/>
            <w:color w:val="000000" w:themeColor="text1"/>
            <w:sz w:val="22"/>
            <w:szCs w:val="22"/>
          </w:rPr>
          <w:delText>D</w:delText>
        </w:r>
        <w:r w:rsidR="008F2723" w:rsidRPr="005D04F1" w:rsidDel="000132FC">
          <w:rPr>
            <w:rFonts w:asciiTheme="majorBidi" w:hAnsiTheme="majorBidi" w:cstheme="majorBidi"/>
            <w:color w:val="000000" w:themeColor="text1"/>
            <w:sz w:val="22"/>
            <w:szCs w:val="22"/>
          </w:rPr>
          <w:delText xml:space="preserve">rop </w:delText>
        </w:r>
        <w:r w:rsidR="001059C9" w:rsidRPr="005D04F1" w:rsidDel="000132FC">
          <w:rPr>
            <w:rFonts w:asciiTheme="majorBidi" w:hAnsiTheme="majorBidi" w:cstheme="majorBidi"/>
            <w:color w:val="000000" w:themeColor="text1"/>
            <w:sz w:val="22"/>
            <w:szCs w:val="22"/>
          </w:rPr>
          <w:delText>R</w:delText>
        </w:r>
        <w:r w:rsidR="008F2723" w:rsidRPr="005D04F1" w:rsidDel="000132FC">
          <w:rPr>
            <w:rFonts w:asciiTheme="majorBidi" w:hAnsiTheme="majorBidi" w:cstheme="majorBidi"/>
            <w:color w:val="000000" w:themeColor="text1"/>
            <w:sz w:val="22"/>
            <w:szCs w:val="22"/>
          </w:rPr>
          <w:delText xml:space="preserve">atio and </w:delText>
        </w:r>
        <w:r w:rsidR="00402313" w:rsidRPr="005D04F1" w:rsidDel="000132FC">
          <w:rPr>
            <w:rFonts w:asciiTheme="majorBidi" w:hAnsiTheme="majorBidi" w:cstheme="majorBidi"/>
            <w:color w:val="000000" w:themeColor="text1"/>
            <w:sz w:val="22"/>
            <w:szCs w:val="22"/>
          </w:rPr>
          <w:delText>Cloud Avoidance Ratio</w:delText>
        </w:r>
        <w:r w:rsidR="008F2723" w:rsidRPr="005D04F1" w:rsidDel="000132FC">
          <w:rPr>
            <w:rFonts w:asciiTheme="majorBidi" w:hAnsiTheme="majorBidi" w:cstheme="majorBidi"/>
            <w:color w:val="000000" w:themeColor="text1"/>
            <w:sz w:val="22"/>
            <w:szCs w:val="22"/>
          </w:rPr>
          <w:delText xml:space="preserve">, </w:delText>
        </w:r>
        <w:r w:rsidR="00402313" w:rsidRPr="005D04F1" w:rsidDel="000132FC">
          <w:rPr>
            <w:rFonts w:asciiTheme="majorBidi" w:hAnsiTheme="majorBidi" w:cstheme="majorBidi"/>
            <w:color w:val="000000" w:themeColor="text1"/>
            <w:sz w:val="22"/>
            <w:szCs w:val="22"/>
          </w:rPr>
          <w:delText>I</w:delText>
        </w:r>
        <w:r w:rsidR="008F2723" w:rsidRPr="005D04F1" w:rsidDel="000132FC">
          <w:rPr>
            <w:rFonts w:asciiTheme="majorBidi" w:hAnsiTheme="majorBidi" w:cstheme="majorBidi"/>
            <w:color w:val="000000" w:themeColor="text1"/>
            <w:sz w:val="22"/>
            <w:szCs w:val="22"/>
          </w:rPr>
          <w:delText xml:space="preserve">ntrusion </w:delText>
        </w:r>
        <w:r w:rsidR="00402313" w:rsidRPr="005D04F1" w:rsidDel="000132FC">
          <w:rPr>
            <w:rFonts w:asciiTheme="majorBidi" w:hAnsiTheme="majorBidi" w:cstheme="majorBidi"/>
            <w:color w:val="000000" w:themeColor="text1"/>
            <w:sz w:val="22"/>
            <w:szCs w:val="22"/>
          </w:rPr>
          <w:delText>S</w:delText>
        </w:r>
        <w:r w:rsidR="008F2723" w:rsidRPr="005D04F1" w:rsidDel="000132FC">
          <w:rPr>
            <w:rFonts w:asciiTheme="majorBidi" w:hAnsiTheme="majorBidi" w:cstheme="majorBidi"/>
            <w:color w:val="000000" w:themeColor="text1"/>
            <w:sz w:val="22"/>
            <w:szCs w:val="22"/>
          </w:rPr>
          <w:delText>ignal</w:delText>
        </w:r>
        <w:r w:rsidR="00402313" w:rsidRPr="005D04F1" w:rsidDel="000132FC">
          <w:rPr>
            <w:rFonts w:asciiTheme="majorBidi" w:hAnsiTheme="majorBidi" w:cstheme="majorBidi"/>
            <w:color w:val="000000" w:themeColor="text1"/>
            <w:sz w:val="22"/>
            <w:szCs w:val="22"/>
          </w:rPr>
          <w:delText>, etc.</w:delText>
        </w:r>
        <w:r w:rsidR="00C51A45" w:rsidRPr="005D04F1" w:rsidDel="000132FC">
          <w:rPr>
            <w:rFonts w:asciiTheme="majorBidi" w:hAnsiTheme="majorBidi" w:cstheme="majorBidi"/>
            <w:color w:val="000000" w:themeColor="text1"/>
            <w:sz w:val="22"/>
            <w:szCs w:val="22"/>
          </w:rPr>
          <w:delText xml:space="preserve"> Furthermore, the dashboard includes a time-series plots displaying trends of overtime e.g., edge inference time, cloud inference time, etc. The dashboard also contains an optional raw JSON data display in an organised and nice table display. </w:delText>
        </w:r>
        <w:r w:rsidR="00402313" w:rsidRPr="00BD14EA" w:rsidDel="000132FC">
          <w:rPr>
            <w:rFonts w:asciiTheme="majorBidi" w:hAnsiTheme="majorBidi" w:cstheme="majorBidi"/>
            <w:color w:val="000000" w:themeColor="text1"/>
            <w:sz w:val="22"/>
            <w:szCs w:val="22"/>
            <w:highlight w:val="cyan"/>
          </w:rPr>
          <w:delText>Refer to Appendix 1 for a demo of the dashboard.</w:delText>
        </w:r>
      </w:del>
    </w:p>
    <w:p w14:paraId="4142E1D9" w14:textId="2395BC40" w:rsidR="00173841" w:rsidRPr="005A405E" w:rsidDel="000132FC" w:rsidRDefault="0013358F" w:rsidP="00F766F1">
      <w:pPr>
        <w:spacing w:beforeLines="40" w:before="96" w:afterLines="40" w:after="96" w:line="276" w:lineRule="auto"/>
        <w:jc w:val="both"/>
        <w:rPr>
          <w:del w:id="912" w:author="Mohanad Alemam" w:date="2026-07-06T20:24:00Z" w16du:dateUtc="2026-07-06T19:24:00Z"/>
          <w:rFonts w:asciiTheme="majorBidi" w:hAnsiTheme="majorBidi" w:cstheme="majorBidi"/>
          <w:b/>
          <w:bCs/>
          <w:color w:val="000000" w:themeColor="text1"/>
          <w:sz w:val="22"/>
          <w:szCs w:val="22"/>
          <w:u w:val="single"/>
        </w:rPr>
      </w:pPr>
      <w:del w:id="913" w:author="Mohanad Alemam" w:date="2026-07-06T20:24:00Z" w16du:dateUtc="2026-07-06T19:24:00Z">
        <w:r w:rsidDel="000132FC">
          <w:rPr>
            <w:rFonts w:asciiTheme="majorBidi" w:hAnsiTheme="majorBidi" w:cstheme="majorBidi"/>
            <w:b/>
            <w:bCs/>
            <w:color w:val="000000" w:themeColor="text1"/>
            <w:sz w:val="22"/>
            <w:szCs w:val="22"/>
            <w:u w:val="single"/>
          </w:rPr>
          <w:delText>I</w:delText>
        </w:r>
        <w:r w:rsidR="00173841" w:rsidRPr="000E7831" w:rsidDel="000132FC">
          <w:rPr>
            <w:rFonts w:asciiTheme="majorBidi" w:hAnsiTheme="majorBidi" w:cstheme="majorBidi"/>
            <w:b/>
            <w:bCs/>
            <w:color w:val="000000" w:themeColor="text1"/>
            <w:sz w:val="22"/>
            <w:szCs w:val="22"/>
            <w:u w:val="single"/>
          </w:rPr>
          <w:delText>mplementation</w:delText>
        </w:r>
      </w:del>
    </w:p>
    <w:p w14:paraId="2F99FB1A" w14:textId="61C4332E" w:rsidR="00173841" w:rsidRPr="005A0424" w:rsidDel="000132FC" w:rsidRDefault="00173841" w:rsidP="00F766F1">
      <w:pPr>
        <w:spacing w:beforeLines="40" w:before="96" w:afterLines="40" w:after="96" w:line="276" w:lineRule="auto"/>
        <w:jc w:val="both"/>
        <w:rPr>
          <w:del w:id="914" w:author="Mohanad Alemam" w:date="2026-07-06T20:24:00Z" w16du:dateUtc="2026-07-06T19:24:00Z"/>
          <w:rFonts w:asciiTheme="majorBidi" w:hAnsiTheme="majorBidi" w:cstheme="majorBidi"/>
          <w:b/>
          <w:bCs/>
          <w:color w:val="000000" w:themeColor="text1"/>
          <w:sz w:val="22"/>
          <w:szCs w:val="22"/>
          <w:u w:val="single"/>
        </w:rPr>
      </w:pPr>
      <w:del w:id="915" w:author="Mohanad Alemam" w:date="2026-07-06T20:24:00Z" w16du:dateUtc="2026-07-06T19:24:00Z">
        <w:r w:rsidRPr="00F766F1" w:rsidDel="000132FC">
          <w:rPr>
            <w:rFonts w:asciiTheme="majorBidi" w:hAnsiTheme="majorBidi" w:cstheme="majorBidi"/>
            <w:color w:val="000000" w:themeColor="text1"/>
            <w:sz w:val="22"/>
            <w:szCs w:val="22"/>
            <w:highlight w:val="yellow"/>
          </w:rPr>
          <w:delText>I implemented this solution as a two-tier edge-cloud video analytics system using Python</w:delText>
        </w:r>
        <w:r w:rsidR="00BD5499" w:rsidRPr="006000E0" w:rsidDel="000132FC">
          <w:rPr>
            <w:rFonts w:asciiTheme="majorBidi" w:hAnsiTheme="majorBidi" w:cstheme="majorBidi"/>
            <w:color w:val="000000" w:themeColor="text1"/>
            <w:sz w:val="22"/>
            <w:szCs w:val="22"/>
          </w:rPr>
          <w:delText xml:space="preserve"> in </w:delText>
        </w:r>
        <w:r w:rsidR="00AA5E22" w:rsidDel="000132FC">
          <w:rPr>
            <w:rFonts w:asciiTheme="majorBidi" w:hAnsiTheme="majorBidi" w:cstheme="majorBidi"/>
            <w:color w:val="000000" w:themeColor="text1"/>
            <w:sz w:val="22"/>
            <w:szCs w:val="22"/>
          </w:rPr>
          <w:delText>~</w:delText>
        </w:r>
        <w:r w:rsidR="00BD5499" w:rsidRPr="006000E0" w:rsidDel="000132FC">
          <w:rPr>
            <w:rFonts w:asciiTheme="majorBidi" w:hAnsiTheme="majorBidi" w:cstheme="majorBidi"/>
            <w:color w:val="000000" w:themeColor="text1"/>
            <w:sz w:val="22"/>
            <w:szCs w:val="22"/>
          </w:rPr>
          <w:delText>1,200</w:delText>
        </w:r>
        <w:r w:rsidR="008202A5" w:rsidDel="000132FC">
          <w:rPr>
            <w:rFonts w:asciiTheme="majorBidi" w:hAnsiTheme="majorBidi" w:cstheme="majorBidi"/>
            <w:color w:val="000000" w:themeColor="text1"/>
            <w:sz w:val="22"/>
            <w:szCs w:val="22"/>
          </w:rPr>
          <w:delText xml:space="preserve"> total</w:delText>
        </w:r>
        <w:r w:rsidR="00BD5499" w:rsidRPr="006000E0" w:rsidDel="000132FC">
          <w:rPr>
            <w:rFonts w:asciiTheme="majorBidi" w:hAnsiTheme="majorBidi" w:cstheme="majorBidi"/>
            <w:color w:val="000000" w:themeColor="text1"/>
            <w:sz w:val="22"/>
            <w:szCs w:val="22"/>
          </w:rPr>
          <w:delText xml:space="preserve"> </w:delText>
        </w:r>
        <w:r w:rsidR="00EE0371" w:rsidDel="000132FC">
          <w:rPr>
            <w:rFonts w:asciiTheme="majorBidi" w:hAnsiTheme="majorBidi" w:cstheme="majorBidi"/>
            <w:color w:val="000000" w:themeColor="text1"/>
            <w:sz w:val="22"/>
            <w:szCs w:val="22"/>
          </w:rPr>
          <w:delText>l</w:delText>
        </w:r>
        <w:r w:rsidR="00BD5499" w:rsidRPr="006000E0" w:rsidDel="000132FC">
          <w:rPr>
            <w:rFonts w:asciiTheme="majorBidi" w:hAnsiTheme="majorBidi" w:cstheme="majorBidi"/>
            <w:color w:val="000000" w:themeColor="text1"/>
            <w:sz w:val="22"/>
            <w:szCs w:val="22"/>
          </w:rPr>
          <w:delText xml:space="preserve">ines of </w:delText>
        </w:r>
        <w:r w:rsidR="00EE0371" w:rsidDel="000132FC">
          <w:rPr>
            <w:rFonts w:asciiTheme="majorBidi" w:hAnsiTheme="majorBidi" w:cstheme="majorBidi"/>
            <w:color w:val="000000" w:themeColor="text1"/>
            <w:sz w:val="22"/>
            <w:szCs w:val="22"/>
          </w:rPr>
          <w:delText>c</w:delText>
        </w:r>
        <w:r w:rsidR="00BD5499" w:rsidRPr="006000E0" w:rsidDel="000132FC">
          <w:rPr>
            <w:rFonts w:asciiTheme="majorBidi" w:hAnsiTheme="majorBidi" w:cstheme="majorBidi"/>
            <w:color w:val="000000" w:themeColor="text1"/>
            <w:sz w:val="22"/>
            <w:szCs w:val="22"/>
          </w:rPr>
          <w:delText>ode (LOC)</w:delText>
        </w:r>
        <w:r w:rsidRPr="00F766F1" w:rsidDel="000132FC">
          <w:rPr>
            <w:rFonts w:asciiTheme="majorBidi" w:hAnsiTheme="majorBidi" w:cstheme="majorBidi"/>
            <w:color w:val="000000" w:themeColor="text1"/>
            <w:sz w:val="22"/>
            <w:szCs w:val="22"/>
            <w:highlight w:val="yellow"/>
          </w:rPr>
          <w:delText>. The edge node decodes the video streams</w:delText>
        </w:r>
        <w:r w:rsidR="009764CA" w:rsidRPr="00F766F1" w:rsidDel="000132FC">
          <w:rPr>
            <w:rFonts w:asciiTheme="majorBidi" w:hAnsiTheme="majorBidi" w:cstheme="majorBidi"/>
            <w:color w:val="000000" w:themeColor="text1"/>
            <w:sz w:val="22"/>
            <w:szCs w:val="22"/>
            <w:highlight w:val="yellow"/>
          </w:rPr>
          <w:delText xml:space="preserve"> </w:delText>
        </w:r>
        <w:r w:rsidRPr="00F766F1" w:rsidDel="000132FC">
          <w:rPr>
            <w:rFonts w:asciiTheme="majorBidi" w:hAnsiTheme="majorBidi" w:cstheme="majorBidi"/>
            <w:color w:val="000000" w:themeColor="text1"/>
            <w:sz w:val="22"/>
            <w:szCs w:val="22"/>
            <w:highlight w:val="yellow"/>
          </w:rPr>
          <w:delText xml:space="preserve">using </w:delText>
        </w:r>
        <w:r w:rsidRPr="00F766F1" w:rsidDel="000132FC">
          <w:rPr>
            <w:rFonts w:asciiTheme="majorBidi" w:hAnsiTheme="majorBidi" w:cstheme="majorBidi"/>
            <w:i/>
            <w:iCs/>
            <w:color w:val="000000" w:themeColor="text1"/>
            <w:sz w:val="22"/>
            <w:szCs w:val="22"/>
            <w:highlight w:val="yellow"/>
          </w:rPr>
          <w:delText>OpenCV</w:delText>
        </w:r>
        <w:r w:rsidRPr="00F766F1" w:rsidDel="000132FC">
          <w:rPr>
            <w:rFonts w:asciiTheme="majorBidi" w:hAnsiTheme="majorBidi" w:cstheme="majorBidi"/>
            <w:color w:val="000000" w:themeColor="text1"/>
            <w:sz w:val="22"/>
            <w:szCs w:val="22"/>
            <w:highlight w:val="yellow"/>
          </w:rPr>
          <w:delText>, perfumes cheap-to-compute preprocessing</w:delText>
        </w:r>
        <w:r w:rsidR="009764CA" w:rsidRPr="00F766F1" w:rsidDel="000132FC">
          <w:rPr>
            <w:rFonts w:asciiTheme="majorBidi" w:hAnsiTheme="majorBidi" w:cstheme="majorBidi"/>
            <w:color w:val="000000" w:themeColor="text1"/>
            <w:sz w:val="22"/>
            <w:szCs w:val="22"/>
            <w:highlight w:val="yellow"/>
          </w:rPr>
          <w:delText>, applies</w:delText>
        </w:r>
        <w:r w:rsidRPr="00F766F1" w:rsidDel="000132FC">
          <w:rPr>
            <w:rFonts w:asciiTheme="majorBidi" w:hAnsiTheme="majorBidi" w:cstheme="majorBidi"/>
            <w:color w:val="000000" w:themeColor="text1"/>
            <w:sz w:val="22"/>
            <w:szCs w:val="22"/>
            <w:highlight w:val="yellow"/>
          </w:rPr>
          <w:delText xml:space="preserve"> heuristic filtering and runs a </w:delText>
        </w:r>
        <w:r w:rsidR="009764CA" w:rsidRPr="00F766F1" w:rsidDel="000132FC">
          <w:rPr>
            <w:rFonts w:asciiTheme="majorBidi" w:hAnsiTheme="majorBidi" w:cstheme="majorBidi"/>
            <w:color w:val="000000" w:themeColor="text1"/>
            <w:sz w:val="22"/>
            <w:szCs w:val="22"/>
            <w:highlight w:val="yellow"/>
          </w:rPr>
          <w:delText xml:space="preserve">fast </w:delText>
        </w:r>
        <w:r w:rsidRPr="00F766F1" w:rsidDel="000132FC">
          <w:rPr>
            <w:rFonts w:asciiTheme="majorBidi" w:hAnsiTheme="majorBidi" w:cstheme="majorBidi"/>
            <w:color w:val="000000" w:themeColor="text1"/>
            <w:sz w:val="22"/>
            <w:szCs w:val="22"/>
            <w:highlight w:val="yellow"/>
          </w:rPr>
          <w:delText>object detection using Ultralytics YOLOv8n as a default</w:delText>
        </w:r>
        <w:r w:rsidR="009764CA" w:rsidRPr="00F766F1" w:rsidDel="000132FC">
          <w:rPr>
            <w:rFonts w:asciiTheme="majorBidi" w:hAnsiTheme="majorBidi" w:cstheme="majorBidi"/>
            <w:color w:val="000000" w:themeColor="text1"/>
            <w:sz w:val="22"/>
            <w:szCs w:val="22"/>
            <w:highlight w:val="yellow"/>
          </w:rPr>
          <w:delText>.</w:delText>
        </w:r>
        <w:r w:rsidRPr="00F766F1" w:rsidDel="000132FC">
          <w:rPr>
            <w:rFonts w:asciiTheme="majorBidi" w:hAnsiTheme="majorBidi" w:cstheme="majorBidi"/>
            <w:color w:val="000000" w:themeColor="text1"/>
            <w:sz w:val="22"/>
            <w:szCs w:val="22"/>
            <w:highlight w:val="yellow"/>
          </w:rPr>
          <w:delText xml:space="preserve"> The edge </w:delText>
        </w:r>
        <w:r w:rsidR="009764CA" w:rsidRPr="00F766F1" w:rsidDel="000132FC">
          <w:rPr>
            <w:rFonts w:asciiTheme="majorBidi" w:hAnsiTheme="majorBidi" w:cstheme="majorBidi"/>
            <w:color w:val="000000" w:themeColor="text1"/>
            <w:sz w:val="22"/>
            <w:szCs w:val="22"/>
            <w:highlight w:val="yellow"/>
          </w:rPr>
          <w:delText>conducts selective</w:delText>
        </w:r>
        <w:r w:rsidRPr="00F766F1" w:rsidDel="000132FC">
          <w:rPr>
            <w:rFonts w:asciiTheme="majorBidi" w:hAnsiTheme="majorBidi" w:cstheme="majorBidi"/>
            <w:color w:val="000000" w:themeColor="text1"/>
            <w:sz w:val="22"/>
            <w:szCs w:val="22"/>
            <w:highlight w:val="yellow"/>
          </w:rPr>
          <w:delText xml:space="preserve"> </w:delText>
        </w:r>
        <w:r w:rsidR="009764CA" w:rsidRPr="00F766F1" w:rsidDel="000132FC">
          <w:rPr>
            <w:rFonts w:asciiTheme="majorBidi" w:hAnsiTheme="majorBidi" w:cstheme="majorBidi"/>
            <w:color w:val="000000" w:themeColor="text1"/>
            <w:sz w:val="22"/>
            <w:szCs w:val="22"/>
            <w:highlight w:val="yellow"/>
          </w:rPr>
          <w:delText xml:space="preserve">frames </w:delText>
        </w:r>
        <w:r w:rsidRPr="00F766F1" w:rsidDel="000132FC">
          <w:rPr>
            <w:rFonts w:asciiTheme="majorBidi" w:hAnsiTheme="majorBidi" w:cstheme="majorBidi"/>
            <w:color w:val="000000" w:themeColor="text1"/>
            <w:sz w:val="22"/>
            <w:szCs w:val="22"/>
            <w:highlight w:val="yellow"/>
          </w:rPr>
          <w:delText>offload</w:delText>
        </w:r>
        <w:r w:rsidR="009764CA" w:rsidRPr="00F766F1" w:rsidDel="000132FC">
          <w:rPr>
            <w:rFonts w:asciiTheme="majorBidi" w:hAnsiTheme="majorBidi" w:cstheme="majorBidi"/>
            <w:color w:val="000000" w:themeColor="text1"/>
            <w:sz w:val="22"/>
            <w:szCs w:val="22"/>
            <w:highlight w:val="yellow"/>
          </w:rPr>
          <w:delText xml:space="preserve">, in which </w:delText>
        </w:r>
        <w:r w:rsidRPr="00F766F1" w:rsidDel="000132FC">
          <w:rPr>
            <w:rFonts w:asciiTheme="majorBidi" w:hAnsiTheme="majorBidi" w:cstheme="majorBidi"/>
            <w:color w:val="000000" w:themeColor="text1"/>
            <w:sz w:val="22"/>
            <w:szCs w:val="22"/>
            <w:highlight w:val="yellow"/>
          </w:rPr>
          <w:delText xml:space="preserve">frames are compressed as JPEG </w:delText>
        </w:r>
        <w:r w:rsidR="009764CA" w:rsidRPr="00F766F1" w:rsidDel="000132FC">
          <w:rPr>
            <w:rFonts w:asciiTheme="majorBidi" w:hAnsiTheme="majorBidi" w:cstheme="majorBidi"/>
            <w:color w:val="000000" w:themeColor="text1"/>
            <w:sz w:val="22"/>
            <w:szCs w:val="22"/>
            <w:highlight w:val="yellow"/>
          </w:rPr>
          <w:delText xml:space="preserve">bytes </w:delText>
        </w:r>
        <w:r w:rsidRPr="00F766F1" w:rsidDel="000132FC">
          <w:rPr>
            <w:rFonts w:asciiTheme="majorBidi" w:hAnsiTheme="majorBidi" w:cstheme="majorBidi"/>
            <w:color w:val="000000" w:themeColor="text1"/>
            <w:sz w:val="22"/>
            <w:szCs w:val="22"/>
            <w:highlight w:val="yellow"/>
          </w:rPr>
          <w:delText>and sent through HTTP to a Flask cloud API, that run more</w:delText>
        </w:r>
        <w:r w:rsidR="009764CA" w:rsidRPr="00F766F1" w:rsidDel="000132FC">
          <w:rPr>
            <w:rFonts w:asciiTheme="majorBidi" w:hAnsiTheme="majorBidi" w:cstheme="majorBidi"/>
            <w:color w:val="000000" w:themeColor="text1"/>
            <w:sz w:val="22"/>
            <w:szCs w:val="22"/>
            <w:highlight w:val="yellow"/>
          </w:rPr>
          <w:delText xml:space="preserve"> powerful </w:delText>
        </w:r>
        <w:r w:rsidRPr="00F766F1" w:rsidDel="000132FC">
          <w:rPr>
            <w:rFonts w:asciiTheme="majorBidi" w:hAnsiTheme="majorBidi" w:cstheme="majorBidi"/>
            <w:color w:val="000000" w:themeColor="text1"/>
            <w:sz w:val="22"/>
            <w:szCs w:val="22"/>
            <w:highlight w:val="yellow"/>
          </w:rPr>
          <w:delText>model (Ultralytics YOLOv8s as default). I</w:delText>
        </w:r>
        <w:r w:rsidR="009764CA" w:rsidRPr="00F766F1" w:rsidDel="000132FC">
          <w:rPr>
            <w:rFonts w:asciiTheme="majorBidi" w:hAnsiTheme="majorBidi" w:cstheme="majorBidi"/>
            <w:color w:val="000000" w:themeColor="text1"/>
            <w:sz w:val="22"/>
            <w:szCs w:val="22"/>
            <w:highlight w:val="yellow"/>
          </w:rPr>
          <w:delText xml:space="preserve"> </w:delText>
        </w:r>
        <w:r w:rsidRPr="00F766F1" w:rsidDel="000132FC">
          <w:rPr>
            <w:rFonts w:asciiTheme="majorBidi" w:hAnsiTheme="majorBidi" w:cstheme="majorBidi"/>
            <w:color w:val="000000" w:themeColor="text1"/>
            <w:sz w:val="22"/>
            <w:szCs w:val="22"/>
            <w:highlight w:val="yellow"/>
          </w:rPr>
          <w:delText xml:space="preserve">designed the edge node to annotate frames locally (utilising NumPy/OpenCV) and writes or </w:delText>
        </w:r>
        <w:r w:rsidR="009764CA" w:rsidRPr="00F766F1" w:rsidDel="000132FC">
          <w:rPr>
            <w:rFonts w:asciiTheme="majorBidi" w:hAnsiTheme="majorBidi" w:cstheme="majorBidi"/>
            <w:color w:val="000000" w:themeColor="text1"/>
            <w:sz w:val="22"/>
            <w:szCs w:val="22"/>
            <w:highlight w:val="yellow"/>
          </w:rPr>
          <w:delText xml:space="preserve">live </w:delText>
        </w:r>
        <w:r w:rsidRPr="00F766F1" w:rsidDel="000132FC">
          <w:rPr>
            <w:rFonts w:asciiTheme="majorBidi" w:hAnsiTheme="majorBidi" w:cstheme="majorBidi"/>
            <w:color w:val="000000" w:themeColor="text1"/>
            <w:sz w:val="22"/>
            <w:szCs w:val="22"/>
            <w:highlight w:val="yellow"/>
          </w:rPr>
          <w:delText>display the annotated video. Concurrently</w:delText>
        </w:r>
        <w:r w:rsidR="009764CA" w:rsidRPr="00F766F1" w:rsidDel="000132FC">
          <w:rPr>
            <w:rFonts w:asciiTheme="majorBidi" w:hAnsiTheme="majorBidi" w:cstheme="majorBidi"/>
            <w:color w:val="000000" w:themeColor="text1"/>
            <w:sz w:val="22"/>
            <w:szCs w:val="22"/>
            <w:highlight w:val="yellow"/>
          </w:rPr>
          <w:delText>,</w:delText>
        </w:r>
        <w:r w:rsidRPr="00F766F1" w:rsidDel="000132FC">
          <w:rPr>
            <w:rFonts w:asciiTheme="majorBidi" w:hAnsiTheme="majorBidi" w:cstheme="majorBidi"/>
            <w:color w:val="000000" w:themeColor="text1"/>
            <w:sz w:val="22"/>
            <w:szCs w:val="22"/>
            <w:highlight w:val="yellow"/>
          </w:rPr>
          <w:delText xml:space="preserve"> metrics are calculated and written to </w:delText>
        </w:r>
        <w:r w:rsidRPr="00F766F1" w:rsidDel="000132FC">
          <w:rPr>
            <w:rFonts w:asciiTheme="majorBidi" w:hAnsiTheme="majorBidi" w:cstheme="majorBidi"/>
            <w:i/>
            <w:iCs/>
            <w:color w:val="000000" w:themeColor="text1"/>
            <w:sz w:val="22"/>
            <w:szCs w:val="22"/>
            <w:highlight w:val="yellow"/>
          </w:rPr>
          <w:delText>‘output/metrics_history.json’</w:delText>
        </w:r>
        <w:r w:rsidRPr="00F766F1" w:rsidDel="000132FC">
          <w:rPr>
            <w:rFonts w:asciiTheme="majorBidi" w:hAnsiTheme="majorBidi" w:cstheme="majorBidi"/>
            <w:color w:val="000000" w:themeColor="text1"/>
            <w:sz w:val="22"/>
            <w:szCs w:val="22"/>
            <w:highlight w:val="yellow"/>
          </w:rPr>
          <w:delText xml:space="preserve">. I build a </w:delText>
        </w:r>
        <w:r w:rsidRPr="00F766F1" w:rsidDel="000132FC">
          <w:rPr>
            <w:rFonts w:asciiTheme="majorBidi" w:hAnsiTheme="majorBidi" w:cstheme="majorBidi"/>
            <w:i/>
            <w:iCs/>
            <w:color w:val="000000" w:themeColor="text1"/>
            <w:sz w:val="22"/>
            <w:szCs w:val="22"/>
            <w:highlight w:val="yellow"/>
          </w:rPr>
          <w:delText>Streamlit</w:delText>
        </w:r>
        <w:r w:rsidRPr="00F766F1" w:rsidDel="000132FC">
          <w:rPr>
            <w:rFonts w:asciiTheme="majorBidi" w:hAnsiTheme="majorBidi" w:cstheme="majorBidi"/>
            <w:color w:val="000000" w:themeColor="text1"/>
            <w:sz w:val="22"/>
            <w:szCs w:val="22"/>
            <w:highlight w:val="yellow"/>
          </w:rPr>
          <w:delText xml:space="preserve"> dashboard to continuously read </w:delText>
        </w:r>
        <w:r w:rsidR="009764CA" w:rsidRPr="00F766F1" w:rsidDel="000132FC">
          <w:rPr>
            <w:rFonts w:asciiTheme="majorBidi" w:hAnsiTheme="majorBidi" w:cstheme="majorBidi"/>
            <w:color w:val="000000" w:themeColor="text1"/>
            <w:sz w:val="22"/>
            <w:szCs w:val="22"/>
            <w:highlight w:val="yellow"/>
          </w:rPr>
          <w:delText xml:space="preserve">the metrics </w:delText>
        </w:r>
        <w:r w:rsidRPr="00F766F1" w:rsidDel="000132FC">
          <w:rPr>
            <w:rFonts w:asciiTheme="majorBidi" w:hAnsiTheme="majorBidi" w:cstheme="majorBidi"/>
            <w:color w:val="000000" w:themeColor="text1"/>
            <w:sz w:val="22"/>
            <w:szCs w:val="22"/>
            <w:highlight w:val="yellow"/>
          </w:rPr>
          <w:delText>JSON</w:delText>
        </w:r>
        <w:r w:rsidR="009764CA" w:rsidRPr="00F766F1" w:rsidDel="000132FC">
          <w:rPr>
            <w:rFonts w:asciiTheme="majorBidi" w:hAnsiTheme="majorBidi" w:cstheme="majorBidi"/>
            <w:color w:val="000000" w:themeColor="text1"/>
            <w:sz w:val="22"/>
            <w:szCs w:val="22"/>
            <w:highlight w:val="yellow"/>
          </w:rPr>
          <w:delText xml:space="preserve"> file</w:delText>
        </w:r>
        <w:r w:rsidRPr="00F766F1" w:rsidDel="000132FC">
          <w:rPr>
            <w:rFonts w:asciiTheme="majorBidi" w:hAnsiTheme="majorBidi" w:cstheme="majorBidi"/>
            <w:color w:val="000000" w:themeColor="text1"/>
            <w:sz w:val="22"/>
            <w:szCs w:val="22"/>
            <w:highlight w:val="yellow"/>
          </w:rPr>
          <w:delText xml:space="preserve"> and visualise the</w:delText>
        </w:r>
        <w:r w:rsidR="009764CA" w:rsidRPr="00F766F1" w:rsidDel="000132FC">
          <w:rPr>
            <w:rFonts w:asciiTheme="majorBidi" w:hAnsiTheme="majorBidi" w:cstheme="majorBidi"/>
            <w:color w:val="000000" w:themeColor="text1"/>
            <w:sz w:val="22"/>
            <w:szCs w:val="22"/>
            <w:highlight w:val="yellow"/>
          </w:rPr>
          <w:delText xml:space="preserve"> performance </w:delText>
        </w:r>
        <w:r w:rsidRPr="00F766F1" w:rsidDel="000132FC">
          <w:rPr>
            <w:rFonts w:asciiTheme="majorBidi" w:hAnsiTheme="majorBidi" w:cstheme="majorBidi"/>
            <w:color w:val="000000" w:themeColor="text1"/>
            <w:sz w:val="22"/>
            <w:szCs w:val="22"/>
            <w:highlight w:val="yellow"/>
          </w:rPr>
          <w:delText xml:space="preserve">KPIs, </w:delText>
        </w:r>
        <w:r w:rsidR="009764CA" w:rsidRPr="00F766F1" w:rsidDel="000132FC">
          <w:rPr>
            <w:rFonts w:asciiTheme="majorBidi" w:hAnsiTheme="majorBidi" w:cstheme="majorBidi"/>
            <w:color w:val="000000" w:themeColor="text1"/>
            <w:sz w:val="22"/>
            <w:szCs w:val="22"/>
            <w:highlight w:val="yellow"/>
          </w:rPr>
          <w:delText xml:space="preserve">and </w:delText>
        </w:r>
        <w:r w:rsidRPr="00F766F1" w:rsidDel="000132FC">
          <w:rPr>
            <w:rFonts w:asciiTheme="majorBidi" w:hAnsiTheme="majorBidi" w:cstheme="majorBidi"/>
            <w:color w:val="000000" w:themeColor="text1"/>
            <w:sz w:val="22"/>
            <w:szCs w:val="22"/>
            <w:highlight w:val="yellow"/>
          </w:rPr>
          <w:delText>intrusion</w:delText>
        </w:r>
        <w:r w:rsidR="009764CA" w:rsidRPr="00F766F1" w:rsidDel="000132FC">
          <w:rPr>
            <w:rFonts w:asciiTheme="majorBidi" w:hAnsiTheme="majorBidi" w:cstheme="majorBidi"/>
            <w:color w:val="000000" w:themeColor="text1"/>
            <w:sz w:val="22"/>
            <w:szCs w:val="22"/>
            <w:highlight w:val="yellow"/>
          </w:rPr>
          <w:delText xml:space="preserve"> signal/</w:delText>
        </w:r>
        <w:r w:rsidRPr="00F766F1" w:rsidDel="000132FC">
          <w:rPr>
            <w:rFonts w:asciiTheme="majorBidi" w:hAnsiTheme="majorBidi" w:cstheme="majorBidi"/>
            <w:color w:val="000000" w:themeColor="text1"/>
            <w:sz w:val="22"/>
            <w:szCs w:val="22"/>
            <w:highlight w:val="yellow"/>
          </w:rPr>
          <w:delText>alert, in near real-time.</w:delText>
        </w:r>
        <w:r w:rsidRPr="00F766F1" w:rsidDel="000132FC">
          <w:rPr>
            <w:rFonts w:asciiTheme="majorBidi" w:hAnsiTheme="majorBidi" w:cstheme="majorBidi"/>
            <w:sz w:val="22"/>
            <w:szCs w:val="22"/>
            <w:highlight w:val="yellow"/>
          </w:rPr>
          <w:delText xml:space="preserve"> </w:delText>
        </w:r>
        <w:r w:rsidRPr="00F766F1" w:rsidDel="000132FC">
          <w:rPr>
            <w:rFonts w:asciiTheme="majorBidi" w:hAnsiTheme="majorBidi" w:cstheme="majorBidi"/>
            <w:color w:val="000000" w:themeColor="text1"/>
            <w:sz w:val="22"/>
            <w:szCs w:val="22"/>
            <w:highlight w:val="yellow"/>
          </w:rPr>
          <w:delText xml:space="preserve">Core Python libraries used include </w:delText>
        </w:r>
        <w:r w:rsidRPr="00F766F1" w:rsidDel="000132FC">
          <w:rPr>
            <w:rFonts w:asciiTheme="majorBidi" w:hAnsiTheme="majorBidi" w:cstheme="majorBidi"/>
            <w:i/>
            <w:iCs/>
            <w:color w:val="000000" w:themeColor="text1"/>
            <w:sz w:val="22"/>
            <w:szCs w:val="22"/>
            <w:highlight w:val="yellow"/>
          </w:rPr>
          <w:delText xml:space="preserve">‘opencv-python’, ‘ultralytics (YOLOv8)’, ‘flask’, ‘requests’, ‘numpy’, ‘pandas’ and ‘streamlit’ </w:delText>
        </w:r>
        <w:r w:rsidRPr="00F766F1" w:rsidDel="000132FC">
          <w:rPr>
            <w:rFonts w:asciiTheme="majorBidi" w:hAnsiTheme="majorBidi" w:cstheme="majorBidi"/>
            <w:color w:val="000000" w:themeColor="text1"/>
            <w:sz w:val="22"/>
            <w:szCs w:val="22"/>
            <w:highlight w:val="yellow"/>
          </w:rPr>
          <w:delText>the complete detailed list of dependencies and packages is available in the project root ‘</w:delText>
        </w:r>
        <w:r w:rsidRPr="00F766F1" w:rsidDel="000132FC">
          <w:rPr>
            <w:rFonts w:asciiTheme="majorBidi" w:hAnsiTheme="majorBidi" w:cstheme="majorBidi"/>
            <w:i/>
            <w:iCs/>
            <w:color w:val="000000" w:themeColor="text1"/>
            <w:sz w:val="22"/>
            <w:szCs w:val="22"/>
            <w:highlight w:val="yellow"/>
          </w:rPr>
          <w:delText xml:space="preserve">requirements.txt’ </w:delText>
        </w:r>
        <w:r w:rsidRPr="00F766F1" w:rsidDel="000132FC">
          <w:rPr>
            <w:rFonts w:asciiTheme="majorBidi" w:hAnsiTheme="majorBidi" w:cstheme="majorBidi"/>
            <w:color w:val="000000" w:themeColor="text1"/>
            <w:sz w:val="22"/>
            <w:szCs w:val="22"/>
            <w:highlight w:val="yellow"/>
          </w:rPr>
          <w:delText>file</w:delText>
        </w:r>
        <w:r w:rsidR="00B34274" w:rsidRPr="00594D71" w:rsidDel="000132FC">
          <w:rPr>
            <w:rFonts w:asciiTheme="majorBidi" w:hAnsiTheme="majorBidi" w:cstheme="majorBidi"/>
            <w:i/>
            <w:iCs/>
            <w:color w:val="000000" w:themeColor="text1"/>
            <w:sz w:val="22"/>
            <w:szCs w:val="22"/>
          </w:rPr>
          <w:delText>.</w:delText>
        </w:r>
      </w:del>
    </w:p>
    <w:p w14:paraId="6AFCEC50" w14:textId="2F9AAC6F" w:rsidR="00E65F74" w:rsidRPr="00A809A7" w:rsidDel="000132FC" w:rsidRDefault="002F0E71" w:rsidP="00F766F1">
      <w:pPr>
        <w:spacing w:beforeLines="40" w:before="96" w:afterLines="40" w:after="96" w:line="276" w:lineRule="auto"/>
        <w:jc w:val="both"/>
        <w:rPr>
          <w:del w:id="916" w:author="Mohanad Alemam" w:date="2026-07-06T20:24:00Z" w16du:dateUtc="2026-07-06T19:24:00Z"/>
          <w:rFonts w:asciiTheme="majorBidi" w:hAnsiTheme="majorBidi" w:cstheme="majorBidi"/>
          <w:color w:val="000000" w:themeColor="text1"/>
          <w:sz w:val="22"/>
          <w:szCs w:val="22"/>
        </w:rPr>
      </w:pPr>
      <w:del w:id="917" w:author="Mohanad Alemam" w:date="2026-07-06T20:24:00Z" w16du:dateUtc="2026-07-06T19:24:00Z">
        <w:r w:rsidRPr="003C35CB" w:rsidDel="000132FC">
          <w:rPr>
            <w:rFonts w:asciiTheme="majorBidi" w:hAnsiTheme="majorBidi" w:cstheme="majorBidi"/>
            <w:b/>
            <w:bCs/>
            <w:color w:val="000000" w:themeColor="text1"/>
            <w:sz w:val="22"/>
            <w:szCs w:val="22"/>
          </w:rPr>
          <w:delText>Implementation components</w:delText>
        </w:r>
        <w:r w:rsidR="00E65F74" w:rsidRPr="003C35CB" w:rsidDel="000132FC">
          <w:rPr>
            <w:rFonts w:asciiTheme="majorBidi" w:hAnsiTheme="majorBidi" w:cstheme="majorBidi"/>
            <w:b/>
            <w:bCs/>
            <w:color w:val="000000" w:themeColor="text1"/>
            <w:sz w:val="22"/>
            <w:szCs w:val="22"/>
          </w:rPr>
          <w:delText xml:space="preserve"> — </w:delText>
        </w:r>
        <w:r w:rsidR="00E65F74" w:rsidRPr="003C35CB" w:rsidDel="000132FC">
          <w:rPr>
            <w:rFonts w:asciiTheme="majorBidi" w:hAnsiTheme="majorBidi" w:cstheme="majorBidi"/>
            <w:color w:val="000000" w:themeColor="text1"/>
            <w:sz w:val="22"/>
            <w:szCs w:val="22"/>
          </w:rPr>
          <w:delText xml:space="preserve">The project root </w:delText>
        </w:r>
        <w:r w:rsidR="00E65F74" w:rsidRPr="00A809A7" w:rsidDel="000132FC">
          <w:rPr>
            <w:rFonts w:asciiTheme="majorBidi" w:hAnsiTheme="majorBidi" w:cstheme="majorBidi"/>
            <w:color w:val="000000" w:themeColor="text1"/>
            <w:sz w:val="22"/>
            <w:szCs w:val="22"/>
          </w:rPr>
          <w:delText xml:space="preserve">contains </w:delText>
        </w:r>
        <w:r w:rsidR="00AF46D4" w:rsidRPr="00A809A7" w:rsidDel="000132FC">
          <w:rPr>
            <w:rFonts w:asciiTheme="majorBidi" w:hAnsiTheme="majorBidi" w:cstheme="majorBidi"/>
            <w:color w:val="000000" w:themeColor="text1"/>
            <w:sz w:val="22"/>
            <w:szCs w:val="22"/>
          </w:rPr>
          <w:delText>four main</w:delText>
        </w:r>
        <w:r w:rsidR="00E65F74" w:rsidRPr="00A809A7" w:rsidDel="000132FC">
          <w:rPr>
            <w:rFonts w:asciiTheme="majorBidi" w:hAnsiTheme="majorBidi" w:cstheme="majorBidi"/>
            <w:color w:val="000000" w:themeColor="text1"/>
            <w:sz w:val="22"/>
            <w:szCs w:val="22"/>
          </w:rPr>
          <w:delText xml:space="preserve"> logical sections that correspond to edge, cloud</w:delText>
        </w:r>
        <w:r w:rsidR="00AF46D4" w:rsidRPr="00A809A7" w:rsidDel="000132FC">
          <w:rPr>
            <w:rFonts w:asciiTheme="majorBidi" w:hAnsiTheme="majorBidi" w:cstheme="majorBidi"/>
            <w:color w:val="000000" w:themeColor="text1"/>
            <w:sz w:val="22"/>
            <w:szCs w:val="22"/>
          </w:rPr>
          <w:delText xml:space="preserve">, </w:delText>
        </w:r>
        <w:r w:rsidR="00E65F74" w:rsidRPr="00A809A7" w:rsidDel="000132FC">
          <w:rPr>
            <w:rFonts w:asciiTheme="majorBidi" w:hAnsiTheme="majorBidi" w:cstheme="majorBidi"/>
            <w:color w:val="000000" w:themeColor="text1"/>
            <w:sz w:val="22"/>
            <w:szCs w:val="22"/>
          </w:rPr>
          <w:delText>common processes</w:delText>
        </w:r>
        <w:r w:rsidR="00AF46D4" w:rsidRPr="00A809A7" w:rsidDel="000132FC">
          <w:rPr>
            <w:rFonts w:asciiTheme="majorBidi" w:hAnsiTheme="majorBidi" w:cstheme="majorBidi"/>
            <w:color w:val="000000" w:themeColor="text1"/>
            <w:sz w:val="22"/>
            <w:szCs w:val="22"/>
          </w:rPr>
          <w:delText>, and dashboard</w:delText>
        </w:r>
        <w:r w:rsidR="00714DE2" w:rsidRPr="00A809A7" w:rsidDel="000132FC">
          <w:rPr>
            <w:rFonts w:asciiTheme="majorBidi" w:hAnsiTheme="majorBidi" w:cstheme="majorBidi"/>
            <w:color w:val="000000" w:themeColor="text1"/>
            <w:sz w:val="22"/>
            <w:szCs w:val="22"/>
          </w:rPr>
          <w:delText>, the contain helper function</w:delText>
        </w:r>
        <w:r w:rsidR="00892439" w:rsidRPr="00A809A7" w:rsidDel="000132FC">
          <w:rPr>
            <w:rFonts w:asciiTheme="majorBidi" w:hAnsiTheme="majorBidi" w:cstheme="majorBidi"/>
            <w:color w:val="000000" w:themeColor="text1"/>
            <w:sz w:val="22"/>
            <w:szCs w:val="22"/>
          </w:rPr>
          <w:delText xml:space="preserve">, alongside the </w:delText>
        </w:r>
        <w:r w:rsidR="00714DE2" w:rsidRPr="00A809A7" w:rsidDel="000132FC">
          <w:rPr>
            <w:rFonts w:asciiTheme="majorBidi" w:hAnsiTheme="majorBidi" w:cstheme="majorBidi"/>
            <w:color w:val="000000" w:themeColor="text1"/>
            <w:sz w:val="22"/>
            <w:szCs w:val="22"/>
          </w:rPr>
          <w:delText>following core components</w:delText>
        </w:r>
        <w:r w:rsidR="00E65F74" w:rsidRPr="00A809A7" w:rsidDel="000132FC">
          <w:rPr>
            <w:rFonts w:asciiTheme="majorBidi" w:hAnsiTheme="majorBidi" w:cstheme="majorBidi"/>
            <w:color w:val="000000" w:themeColor="text1"/>
            <w:sz w:val="22"/>
            <w:szCs w:val="22"/>
          </w:rPr>
          <w:delText>:</w:delText>
        </w:r>
      </w:del>
    </w:p>
    <w:p w14:paraId="56853721" w14:textId="0E1666CC" w:rsidR="00D1608C" w:rsidDel="000132FC" w:rsidRDefault="002A25EE" w:rsidP="00F766F1">
      <w:pPr>
        <w:pStyle w:val="ListParagraph"/>
        <w:numPr>
          <w:ilvl w:val="0"/>
          <w:numId w:val="37"/>
        </w:numPr>
        <w:spacing w:beforeLines="40" w:before="96" w:afterLines="40" w:after="96" w:line="276" w:lineRule="auto"/>
        <w:jc w:val="both"/>
        <w:rPr>
          <w:del w:id="918" w:author="Mohanad Alemam" w:date="2026-07-06T20:24:00Z" w16du:dateUtc="2026-07-06T19:24:00Z"/>
          <w:rFonts w:asciiTheme="majorBidi" w:hAnsiTheme="majorBidi" w:cstheme="majorBidi"/>
          <w:color w:val="000000" w:themeColor="text1"/>
          <w:sz w:val="22"/>
          <w:szCs w:val="22"/>
        </w:rPr>
      </w:pPr>
      <w:del w:id="919" w:author="Mohanad Alemam" w:date="2026-07-06T20:24:00Z" w16du:dateUtc="2026-07-06T19:24:00Z">
        <w:r w:rsidRPr="00A809A7" w:rsidDel="000132FC">
          <w:rPr>
            <w:rFonts w:asciiTheme="majorBidi" w:hAnsiTheme="majorBidi" w:cstheme="majorBidi"/>
            <w:color w:val="000000" w:themeColor="text1"/>
            <w:sz w:val="22"/>
            <w:szCs w:val="22"/>
          </w:rPr>
          <w:delText xml:space="preserve">Orchestrator (edge/client.py): </w:delText>
        </w:r>
        <w:r w:rsidRPr="00F766F1" w:rsidDel="000132FC">
          <w:rPr>
            <w:rFonts w:asciiTheme="majorBidi" w:hAnsiTheme="majorBidi" w:cstheme="majorBidi"/>
            <w:color w:val="000000" w:themeColor="text1"/>
            <w:sz w:val="22"/>
            <w:szCs w:val="22"/>
          </w:rPr>
          <w:delText xml:space="preserve">This is the primary pipeline coordinator that handles the end-to-end video analytics journey; </w:delText>
        </w:r>
        <w:r w:rsidRPr="00F766F1" w:rsidDel="000132FC">
          <w:delText>it receives the raw input using ‘video_frames_generator ()‘ conducts preprocessing (resize_frame(), convert_to_grayscale()), applied heuristic filter (is_frame_interesting())</w:delText>
        </w:r>
        <w:r w:rsidR="00D83B69" w:rsidRPr="00F766F1" w:rsidDel="000132FC">
          <w:delText xml:space="preserve">, runs the edge model gateway (EdgeModel.edg_model_decision()), offloads JPEGs to the cloud server when required </w:delText>
        </w:r>
        <w:r w:rsidR="007531E7" w:rsidRPr="00F766F1" w:rsidDel="000132FC">
          <w:delText>(encode_to_jpeg_bytes() and feed_cloud_jpeg()</w:delText>
        </w:r>
        <w:r w:rsidR="008C1E8E" w:rsidRPr="00F766F1" w:rsidDel="000132FC">
          <w:delText>), writes the per-frame metrics snapshot using ‘write_metrics_snapshot()’ annotate frames (annotate_frame())</w:delText>
        </w:r>
        <w:r w:rsidRPr="00F766F1" w:rsidDel="000132FC">
          <w:delText xml:space="preserve"> and produces the </w:delText>
        </w:r>
        <w:r w:rsidR="008C1E8E" w:rsidRPr="00F766F1" w:rsidDel="000132FC">
          <w:delText xml:space="preserve">final </w:delText>
        </w:r>
        <w:r w:rsidRPr="00F766F1" w:rsidDel="000132FC">
          <w:delText xml:space="preserve">annotated </w:delText>
        </w:r>
        <w:r w:rsidR="008C1E8E" w:rsidRPr="00F766F1" w:rsidDel="000132FC">
          <w:delText xml:space="preserve">video </w:delText>
        </w:r>
        <w:r w:rsidRPr="00F766F1" w:rsidDel="000132FC">
          <w:delText>output.</w:delText>
        </w:r>
      </w:del>
    </w:p>
    <w:p w14:paraId="060783F7" w14:textId="2BD6CF32" w:rsidR="00E72FEE" w:rsidRPr="00F766F1" w:rsidDel="000132FC" w:rsidRDefault="00CC6995" w:rsidP="00F766F1">
      <w:pPr>
        <w:pStyle w:val="ListParagraph"/>
        <w:numPr>
          <w:ilvl w:val="0"/>
          <w:numId w:val="37"/>
        </w:numPr>
        <w:spacing w:beforeLines="40" w:before="96" w:afterLines="40" w:after="96" w:line="276" w:lineRule="auto"/>
        <w:jc w:val="both"/>
        <w:rPr>
          <w:del w:id="920" w:author="Mohanad Alemam" w:date="2026-07-06T20:24:00Z" w16du:dateUtc="2026-07-06T19:24:00Z"/>
          <w:i/>
          <w:iCs/>
        </w:rPr>
      </w:pPr>
      <w:del w:id="921" w:author="Mohanad Alemam" w:date="2026-07-06T20:24:00Z" w16du:dateUtc="2026-07-06T19:24:00Z">
        <w:r w:rsidRPr="00F766F1" w:rsidDel="000132FC">
          <w:delText xml:space="preserve">Edge </w:delText>
        </w:r>
        <w:r w:rsidR="004263FC" w:rsidRPr="00F766F1" w:rsidDel="000132FC">
          <w:delText>model (</w:delText>
        </w:r>
        <w:r w:rsidR="00CD731E" w:rsidRPr="00F766F1" w:rsidDel="000132FC">
          <w:delText>e</w:delText>
        </w:r>
        <w:r w:rsidR="004263FC" w:rsidRPr="00F766F1" w:rsidDel="000132FC">
          <w:delText>dge/edge_model.py)</w:delText>
        </w:r>
        <w:r w:rsidRPr="00F766F1" w:rsidDel="000132FC">
          <w:delText xml:space="preserve">: Lightweight YOLOv8n on-cloud model, it has lazy import and background warm-up features to avoid blocking the main pipeline. It conducts fast objects detection and returns detection conferences; </w:delText>
        </w:r>
        <w:r w:rsidR="001F5940" w:rsidRPr="00F766F1" w:rsidDel="000132FC">
          <w:delText xml:space="preserve">based on these </w:delText>
        </w:r>
        <w:r w:rsidRPr="00F766F1" w:rsidDel="000132FC">
          <w:delText>confidences t</w:delText>
        </w:r>
        <w:r w:rsidR="001F5940" w:rsidRPr="00F766F1" w:rsidDel="000132FC">
          <w:delText xml:space="preserve">he pipeline </w:delText>
        </w:r>
        <w:r w:rsidR="009A429D" w:rsidRPr="00F766F1" w:rsidDel="000132FC">
          <w:delText>decides</w:delText>
        </w:r>
        <w:r w:rsidRPr="00F766F1" w:rsidDel="000132FC">
          <w:delText xml:space="preserve"> whether to accept th</w:delText>
        </w:r>
        <w:r w:rsidR="001F5940" w:rsidRPr="00F766F1" w:rsidDel="000132FC">
          <w:delText>ese</w:delText>
        </w:r>
        <w:r w:rsidRPr="00F766F1" w:rsidDel="000132FC">
          <w:delText xml:space="preserve"> detection</w:delText>
        </w:r>
        <w:r w:rsidR="001F5940" w:rsidRPr="00F766F1" w:rsidDel="000132FC">
          <w:delText>s</w:delText>
        </w:r>
        <w:r w:rsidRPr="00F766F1" w:rsidDel="000132FC">
          <w:delText xml:space="preserve"> as final of offload to the cloud.</w:delText>
        </w:r>
      </w:del>
    </w:p>
    <w:p w14:paraId="14F36F3E" w14:textId="3FE98EE2" w:rsidR="00714DE2" w:rsidRPr="00F766F1" w:rsidDel="000132FC" w:rsidRDefault="00674711" w:rsidP="00F766F1">
      <w:pPr>
        <w:pStyle w:val="ListParagraph"/>
        <w:numPr>
          <w:ilvl w:val="0"/>
          <w:numId w:val="37"/>
        </w:numPr>
        <w:spacing w:beforeLines="40" w:before="96" w:afterLines="40" w:after="96" w:line="276" w:lineRule="auto"/>
        <w:jc w:val="both"/>
        <w:rPr>
          <w:del w:id="922" w:author="Mohanad Alemam" w:date="2026-07-06T20:24:00Z" w16du:dateUtc="2026-07-06T19:24:00Z"/>
        </w:rPr>
      </w:pPr>
      <w:del w:id="923" w:author="Mohanad Alemam" w:date="2026-07-06T20:24:00Z" w16du:dateUtc="2026-07-06T19:24:00Z">
        <w:r w:rsidRPr="00F766F1" w:rsidDel="000132FC">
          <w:delText>Cloud server (</w:delText>
        </w:r>
        <w:r w:rsidR="0092793A" w:rsidRPr="00F766F1" w:rsidDel="000132FC">
          <w:delText>cloud/inference.py</w:delText>
        </w:r>
        <w:r w:rsidRPr="00F766F1" w:rsidDel="000132FC">
          <w:delText>)</w:delText>
        </w:r>
        <w:r w:rsidR="0092793A" w:rsidRPr="00F766F1" w:rsidDel="000132FC">
          <w:delText>: This is a Flask API that accepts requests sent by the edge in the form of multipart JPEG, it uses</w:delText>
        </w:r>
        <w:r w:rsidR="00D43C90" w:rsidRPr="00F766F1" w:rsidDel="000132FC">
          <w:delText xml:space="preserve"> a </w:delText>
        </w:r>
        <w:r w:rsidR="0092793A" w:rsidRPr="00F766F1" w:rsidDel="000132FC">
          <w:delText xml:space="preserve">more </w:delText>
        </w:r>
        <w:r w:rsidR="00D43C90" w:rsidRPr="00F766F1" w:rsidDel="000132FC">
          <w:delText xml:space="preserve">capable </w:delText>
        </w:r>
        <w:r w:rsidR="0092793A" w:rsidRPr="00F766F1" w:rsidDel="000132FC">
          <w:delText xml:space="preserve">model (YOLOc8s) to conduct object detection and uses helper functions such as </w:delText>
        </w:r>
        <w:r w:rsidR="0092793A" w:rsidRPr="00F766F1" w:rsidDel="000132FC">
          <w:rPr>
            <w:i/>
            <w:iCs/>
          </w:rPr>
          <w:delText>‘parse_detections()’</w:delText>
        </w:r>
        <w:r w:rsidR="0092793A" w:rsidRPr="00F766F1" w:rsidDel="000132FC">
          <w:delText xml:space="preserve"> and </w:delText>
        </w:r>
        <w:r w:rsidR="0092793A" w:rsidRPr="00F766F1" w:rsidDel="000132FC">
          <w:rPr>
            <w:i/>
            <w:iCs/>
          </w:rPr>
          <w:delText xml:space="preserve">‘detect_intrusion()’ </w:delText>
        </w:r>
        <w:r w:rsidR="0092793A" w:rsidRPr="00F766F1" w:rsidDel="000132FC">
          <w:delText xml:space="preserve">to </w:delText>
        </w:r>
        <w:r w:rsidR="00D43C90" w:rsidRPr="00F766F1" w:rsidDel="000132FC">
          <w:delText>parse</w:delText>
        </w:r>
        <w:r w:rsidR="0092793A" w:rsidRPr="00F766F1" w:rsidDel="000132FC">
          <w:delText xml:space="preserve"> </w:delText>
        </w:r>
        <w:r w:rsidR="00D43C90" w:rsidRPr="00F766F1" w:rsidDel="000132FC">
          <w:delText>data</w:delText>
        </w:r>
        <w:r w:rsidR="0092793A" w:rsidRPr="00F766F1" w:rsidDel="000132FC">
          <w:delText xml:space="preserve"> and create the intrusion signal in a JSON response.</w:delText>
        </w:r>
      </w:del>
    </w:p>
    <w:p w14:paraId="6B74AAA4" w14:textId="63CE3835" w:rsidR="00055CAF" w:rsidRPr="00F766F1" w:rsidDel="000132FC" w:rsidRDefault="00D31C0F" w:rsidP="00F766F1">
      <w:pPr>
        <w:pStyle w:val="ListParagraph"/>
        <w:numPr>
          <w:ilvl w:val="0"/>
          <w:numId w:val="37"/>
        </w:numPr>
        <w:spacing w:beforeLines="40" w:before="96" w:afterLines="40" w:after="96" w:line="276" w:lineRule="auto"/>
        <w:jc w:val="both"/>
        <w:rPr>
          <w:del w:id="924" w:author="Mohanad Alemam" w:date="2026-07-06T20:24:00Z" w16du:dateUtc="2026-07-06T19:24:00Z"/>
          <w:rFonts w:asciiTheme="majorBidi" w:hAnsiTheme="majorBidi" w:cstheme="majorBidi"/>
          <w:color w:val="000000" w:themeColor="text1"/>
          <w:sz w:val="22"/>
          <w:szCs w:val="22"/>
        </w:rPr>
      </w:pPr>
      <w:del w:id="925" w:author="Mohanad Alemam" w:date="2026-07-06T20:24:00Z" w16du:dateUtc="2026-07-06T19:24:00Z">
        <w:r w:rsidRPr="00F766F1" w:rsidDel="000132FC">
          <w:delText>Common utilities (common/):</w:delText>
        </w:r>
        <w:r w:rsidR="002331B7" w:rsidRPr="00F766F1" w:rsidDel="000132FC">
          <w:delText xml:space="preserve"> Contains common logic</w:delText>
        </w:r>
        <w:r w:rsidR="00D43C90" w:rsidRPr="00F766F1" w:rsidDel="000132FC">
          <w:delText xml:space="preserve"> </w:delText>
        </w:r>
        <w:r w:rsidR="002331B7" w:rsidRPr="00F766F1" w:rsidDel="000132FC">
          <w:delText xml:space="preserve">utilised by both cloud and server </w:delText>
        </w:r>
        <w:r w:rsidR="008A671E" w:rsidRPr="00F766F1" w:rsidDel="000132FC">
          <w:delText>these incudes methods</w:delText>
        </w:r>
        <w:r w:rsidR="002331B7" w:rsidRPr="00F766F1" w:rsidDel="000132FC">
          <w:delText xml:space="preserve"> such as </w:delText>
        </w:r>
        <w:r w:rsidR="002331B7" w:rsidRPr="00F766F1" w:rsidDel="000132FC">
          <w:rPr>
            <w:i/>
            <w:iCs/>
          </w:rPr>
          <w:delText xml:space="preserve">‘annotate_frame()’ </w:delText>
        </w:r>
        <w:r w:rsidR="002331B7" w:rsidRPr="00F766F1" w:rsidDel="000132FC">
          <w:delText xml:space="preserve">to annotate </w:delText>
        </w:r>
        <w:r w:rsidR="00CB7BD6" w:rsidRPr="00F766F1" w:rsidDel="000132FC">
          <w:delText>frames,</w:delText>
        </w:r>
        <w:r w:rsidR="00CB7BD6" w:rsidRPr="00F766F1" w:rsidDel="000132FC">
          <w:rPr>
            <w:i/>
            <w:iCs/>
          </w:rPr>
          <w:delText xml:space="preserve"> ‘</w:delText>
        </w:r>
        <w:r w:rsidR="002331B7" w:rsidRPr="00F766F1" w:rsidDel="000132FC">
          <w:rPr>
            <w:i/>
            <w:iCs/>
          </w:rPr>
          <w:delText>write_metrics_snapshot()</w:delText>
        </w:r>
        <w:r w:rsidR="002331B7" w:rsidRPr="00F766F1" w:rsidDel="000132FC">
          <w:delText>’ automatically updates the metrics history file</w:delText>
        </w:r>
        <w:r w:rsidR="005A4737" w:rsidRPr="00F766F1" w:rsidDel="000132FC">
          <w:delText xml:space="preserve"> (</w:delText>
        </w:r>
        <w:r w:rsidR="005A4737" w:rsidRPr="00F766F1" w:rsidDel="000132FC">
          <w:rPr>
            <w:i/>
            <w:iCs/>
          </w:rPr>
          <w:delText>output/metrics_history.json</w:delText>
        </w:r>
        <w:r w:rsidR="005A4737" w:rsidRPr="00F766F1" w:rsidDel="000132FC">
          <w:delText>)</w:delText>
        </w:r>
        <w:r w:rsidR="00D43C90" w:rsidRPr="00F766F1" w:rsidDel="000132FC">
          <w:delText xml:space="preserve">, </w:delText>
        </w:r>
        <w:r w:rsidR="002331B7" w:rsidRPr="00F766F1" w:rsidDel="000132FC">
          <w:delText xml:space="preserve">and </w:delText>
        </w:r>
        <w:r w:rsidR="002331B7" w:rsidRPr="00F766F1" w:rsidDel="000132FC">
          <w:rPr>
            <w:i/>
            <w:iCs/>
          </w:rPr>
          <w:delText>‘detect_intrusion()’</w:delText>
        </w:r>
        <w:r w:rsidR="002331B7" w:rsidRPr="00F766F1" w:rsidDel="000132FC">
          <w:delText xml:space="preserve"> </w:delText>
        </w:r>
        <w:r w:rsidR="002331B7" w:rsidRPr="00F766F1" w:rsidDel="000132FC">
          <w:rPr>
            <w:rFonts w:asciiTheme="majorBidi" w:hAnsiTheme="majorBidi" w:cstheme="majorBidi"/>
            <w:color w:val="000000" w:themeColor="text1"/>
            <w:sz w:val="22"/>
            <w:szCs w:val="22"/>
          </w:rPr>
          <w:delText>to produce the intrusion signal</w:delText>
        </w:r>
        <w:r w:rsidR="00D43C90" w:rsidRPr="00F766F1" w:rsidDel="000132FC">
          <w:rPr>
            <w:rFonts w:asciiTheme="majorBidi" w:hAnsiTheme="majorBidi" w:cstheme="majorBidi"/>
            <w:color w:val="000000" w:themeColor="text1"/>
            <w:sz w:val="22"/>
            <w:szCs w:val="22"/>
          </w:rPr>
          <w:delText>.</w:delText>
        </w:r>
      </w:del>
    </w:p>
    <w:p w14:paraId="765E02E7" w14:textId="1035F84D" w:rsidR="006F45CD" w:rsidRPr="00F766F1" w:rsidDel="000132FC" w:rsidRDefault="004A4366" w:rsidP="00F766F1">
      <w:pPr>
        <w:pStyle w:val="ListParagraph"/>
        <w:numPr>
          <w:ilvl w:val="0"/>
          <w:numId w:val="37"/>
        </w:numPr>
        <w:spacing w:beforeLines="40" w:before="96" w:afterLines="40" w:after="96" w:line="276" w:lineRule="auto"/>
        <w:jc w:val="both"/>
        <w:rPr>
          <w:del w:id="926" w:author="Mohanad Alemam" w:date="2026-07-06T20:24:00Z" w16du:dateUtc="2026-07-06T19:24:00Z"/>
        </w:rPr>
      </w:pPr>
      <w:del w:id="927" w:author="Mohanad Alemam" w:date="2026-07-06T20:24:00Z" w16du:dateUtc="2026-07-06T19:24:00Z">
        <w:r w:rsidRPr="00F766F1" w:rsidDel="000132FC">
          <w:delText xml:space="preserve">Dashboard (dashboard/dashboard.py): </w:delText>
        </w:r>
        <w:r w:rsidR="005A4737" w:rsidRPr="00F766F1" w:rsidDel="000132FC">
          <w:delText xml:space="preserve">This is a </w:delText>
        </w:r>
        <w:r w:rsidR="005A4737" w:rsidRPr="00F766F1" w:rsidDel="000132FC">
          <w:rPr>
            <w:i/>
            <w:iCs/>
          </w:rPr>
          <w:delText xml:space="preserve">Streamlit </w:delText>
        </w:r>
        <w:r w:rsidR="005A4737" w:rsidRPr="00F766F1" w:rsidDel="000132FC">
          <w:delText>app that</w:delText>
        </w:r>
        <w:r w:rsidR="00264D2C" w:rsidRPr="00F766F1" w:rsidDel="000132FC">
          <w:delText xml:space="preserve"> continuously</w:delText>
        </w:r>
        <w:r w:rsidR="005A4737" w:rsidRPr="00F766F1" w:rsidDel="000132FC">
          <w:delText xml:space="preserve"> reads the metrics history (</w:delText>
        </w:r>
        <w:r w:rsidR="005A4737" w:rsidRPr="00F766F1" w:rsidDel="000132FC">
          <w:rPr>
            <w:i/>
            <w:iCs/>
          </w:rPr>
          <w:delText>output/metrics_history.json)</w:delText>
        </w:r>
        <w:r w:rsidR="005A4737" w:rsidRPr="00F766F1" w:rsidDel="000132FC">
          <w:delText xml:space="preserve"> </w:delText>
        </w:r>
        <w:r w:rsidR="00264D2C" w:rsidRPr="00F766F1" w:rsidDel="000132FC">
          <w:delText xml:space="preserve">and </w:delText>
        </w:r>
        <w:r w:rsidR="005A4737" w:rsidRPr="00F766F1" w:rsidDel="000132FC">
          <w:delText>display</w:delText>
        </w:r>
        <w:r w:rsidR="00264D2C" w:rsidRPr="00F766F1" w:rsidDel="000132FC">
          <w:delText xml:space="preserve">s system </w:delText>
        </w:r>
        <w:r w:rsidR="005A4737" w:rsidRPr="00F766F1" w:rsidDel="000132FC">
          <w:delText>KPIs and intrusion signal.</w:delText>
        </w:r>
      </w:del>
    </w:p>
    <w:p w14:paraId="4AE99051" w14:textId="54FE8F73" w:rsidR="002943CF" w:rsidRPr="00F766F1" w:rsidDel="000132FC" w:rsidRDefault="00974339" w:rsidP="00F766F1">
      <w:pPr>
        <w:spacing w:beforeLines="40" w:before="96" w:afterLines="40" w:after="96" w:line="276" w:lineRule="auto"/>
        <w:jc w:val="both"/>
        <w:rPr>
          <w:del w:id="928" w:author="Mohanad Alemam" w:date="2026-07-06T20:24:00Z" w16du:dateUtc="2026-07-06T19:24:00Z"/>
          <w:b/>
          <w:bCs/>
        </w:rPr>
      </w:pPr>
      <w:del w:id="929" w:author="Mohanad Alemam" w:date="2026-07-06T20:24:00Z" w16du:dateUtc="2026-07-06T19:24:00Z">
        <w:r w:rsidRPr="00F766F1" w:rsidDel="000132FC">
          <w:rPr>
            <w:b/>
            <w:bCs/>
          </w:rPr>
          <w:delText>O</w:delText>
        </w:r>
        <w:r w:rsidR="002943CF" w:rsidRPr="00F766F1" w:rsidDel="000132FC">
          <w:rPr>
            <w:b/>
            <w:bCs/>
          </w:rPr>
          <w:delText>ptimisations</w:delText>
        </w:r>
        <w:r w:rsidR="000227DA" w:rsidRPr="00F766F1" w:rsidDel="000132FC">
          <w:rPr>
            <w:b/>
            <w:bCs/>
          </w:rPr>
          <w:delText xml:space="preserve"> and </w:delText>
        </w:r>
        <w:r w:rsidR="00F63DF4" w:rsidRPr="00F766F1" w:rsidDel="000132FC">
          <w:rPr>
            <w:b/>
            <w:bCs/>
          </w:rPr>
          <w:delText>A</w:delText>
        </w:r>
        <w:r w:rsidR="000227DA" w:rsidRPr="00F766F1" w:rsidDel="000132FC">
          <w:rPr>
            <w:b/>
            <w:bCs/>
          </w:rPr>
          <w:delText>dditional</w:delText>
        </w:r>
        <w:r w:rsidR="00070EB7" w:rsidRPr="00F766F1" w:rsidDel="000132FC">
          <w:rPr>
            <w:b/>
            <w:bCs/>
          </w:rPr>
          <w:delText xml:space="preserve"> Features</w:delText>
        </w:r>
      </w:del>
    </w:p>
    <w:p w14:paraId="3118B403" w14:textId="0E3BD087" w:rsidR="00C40F19" w:rsidDel="000132FC" w:rsidRDefault="00E92A62" w:rsidP="00F766F1">
      <w:pPr>
        <w:pStyle w:val="ListParagraph"/>
        <w:numPr>
          <w:ilvl w:val="0"/>
          <w:numId w:val="61"/>
        </w:numPr>
        <w:spacing w:beforeLines="40" w:before="96" w:afterLines="40" w:after="96" w:line="276" w:lineRule="auto"/>
        <w:jc w:val="both"/>
        <w:rPr>
          <w:del w:id="930" w:author="Mohanad Alemam" w:date="2026-07-06T20:24:00Z" w16du:dateUtc="2026-07-06T19:24:00Z"/>
          <w:rFonts w:asciiTheme="majorBidi" w:hAnsiTheme="majorBidi" w:cstheme="majorBidi"/>
          <w:color w:val="000000" w:themeColor="text1"/>
          <w:sz w:val="22"/>
          <w:szCs w:val="22"/>
        </w:rPr>
      </w:pPr>
      <w:del w:id="931" w:author="Mohanad Alemam" w:date="2026-07-06T20:24:00Z" w16du:dateUtc="2026-07-06T19:24:00Z">
        <w:r w:rsidDel="000132FC">
          <w:rPr>
            <w:rFonts w:asciiTheme="majorBidi" w:hAnsiTheme="majorBidi" w:cstheme="majorBidi"/>
            <w:color w:val="000000" w:themeColor="text1"/>
            <w:sz w:val="22"/>
            <w:szCs w:val="22"/>
          </w:rPr>
          <w:delText>The main</w:delText>
        </w:r>
        <w:r w:rsidR="000470CF" w:rsidRPr="005A405E" w:rsidDel="000132FC">
          <w:rPr>
            <w:rFonts w:asciiTheme="majorBidi" w:hAnsiTheme="majorBidi" w:cstheme="majorBidi"/>
            <w:color w:val="000000" w:themeColor="text1"/>
            <w:sz w:val="22"/>
            <w:szCs w:val="22"/>
          </w:rPr>
          <w:delText xml:space="preserve"> optimisation choices I implemented to improve the </w:delText>
        </w:r>
        <w:r w:rsidR="009D26A5" w:rsidDel="000132FC">
          <w:rPr>
            <w:rFonts w:asciiTheme="majorBidi" w:hAnsiTheme="majorBidi" w:cstheme="majorBidi"/>
            <w:color w:val="000000" w:themeColor="text1"/>
            <w:sz w:val="22"/>
            <w:szCs w:val="22"/>
          </w:rPr>
          <w:delText xml:space="preserve">pipeline’s </w:delText>
        </w:r>
        <w:r w:rsidR="000470CF" w:rsidRPr="005A405E" w:rsidDel="000132FC">
          <w:rPr>
            <w:rFonts w:asciiTheme="majorBidi" w:hAnsiTheme="majorBidi" w:cstheme="majorBidi"/>
            <w:color w:val="000000" w:themeColor="text1"/>
            <w:sz w:val="22"/>
            <w:szCs w:val="22"/>
          </w:rPr>
          <w:delText>efficiency</w:delText>
        </w:r>
        <w:r w:rsidDel="000132FC">
          <w:rPr>
            <w:rFonts w:asciiTheme="majorBidi" w:hAnsiTheme="majorBidi" w:cstheme="majorBidi"/>
            <w:color w:val="000000" w:themeColor="text1"/>
            <w:sz w:val="22"/>
            <w:szCs w:val="22"/>
          </w:rPr>
          <w:delText xml:space="preserve"> include</w:delText>
        </w:r>
        <w:r w:rsidRPr="00F766F1" w:rsidDel="000132FC">
          <w:delText xml:space="preserve"> </w:delText>
        </w:r>
        <w:r w:rsidR="00534CB8" w:rsidRPr="00F766F1" w:rsidDel="000132FC">
          <w:delText>F</w:delText>
        </w:r>
        <w:r w:rsidR="00820302" w:rsidRPr="00F766F1" w:rsidDel="000132FC">
          <w:delText>r</w:delText>
        </w:r>
        <w:r w:rsidR="00534CB8" w:rsidRPr="00F766F1" w:rsidDel="000132FC">
          <w:delText>ame skipping (CLI user-configurable</w:delText>
        </w:r>
        <w:r w:rsidR="0061462D" w:rsidRPr="00F766F1" w:rsidDel="000132FC">
          <w:delText xml:space="preserve"> </w:delText>
        </w:r>
        <w:r w:rsidRPr="00F766F1" w:rsidDel="000132FC">
          <w:delText xml:space="preserve">via </w:delText>
        </w:r>
        <w:r w:rsidR="00C40F19" w:rsidRPr="00F766F1" w:rsidDel="000132FC">
          <w:rPr>
            <w:i/>
            <w:iCs/>
          </w:rPr>
          <w:delText>--skip_interval</w:delText>
        </w:r>
        <w:r w:rsidRPr="00F766F1" w:rsidDel="000132FC">
          <w:delText>)</w:delText>
        </w:r>
        <w:r w:rsidR="00534CB8" w:rsidRPr="00F766F1" w:rsidDel="000132FC">
          <w:delText xml:space="preserve">, </w:delText>
        </w:r>
        <w:r w:rsidR="0061462D" w:rsidRPr="00F766F1" w:rsidDel="000132FC">
          <w:delText xml:space="preserve">enables control over </w:delText>
        </w:r>
        <w:r w:rsidRPr="00F766F1" w:rsidDel="000132FC">
          <w:delText xml:space="preserve">skip interval and reduces the </w:delText>
        </w:r>
        <w:r w:rsidR="0061462D" w:rsidRPr="00F766F1" w:rsidDel="000132FC">
          <w:delText>overall workload.</w:delText>
        </w:r>
        <w:r w:rsidRPr="00F766F1" w:rsidDel="000132FC">
          <w:delText xml:space="preserve"> </w:delText>
        </w:r>
        <w:r w:rsidR="00534CB8" w:rsidRPr="00F766F1" w:rsidDel="000132FC">
          <w:delText>Preprocessing</w:delText>
        </w:r>
        <w:r w:rsidRPr="00F766F1" w:rsidDel="000132FC">
          <w:delText xml:space="preserve"> (</w:delText>
        </w:r>
        <w:r w:rsidR="00534CB8" w:rsidRPr="00F766F1" w:rsidDel="000132FC">
          <w:delText>resizing and greyscale conversion</w:delText>
        </w:r>
        <w:r w:rsidRPr="00F766F1" w:rsidDel="000132FC">
          <w:delText>), together they lower the size of the data being processing speeding up computation and reducing overall compute/inference costs</w:delText>
        </w:r>
        <w:r w:rsidR="00534CB8" w:rsidRPr="00F766F1" w:rsidDel="000132FC">
          <w:delText xml:space="preserve"> </w:delText>
        </w:r>
        <w:r w:rsidRPr="00F766F1" w:rsidDel="000132FC">
          <w:delText>(</w:delText>
        </w:r>
        <w:r w:rsidR="00534CB8" w:rsidRPr="00F766F1" w:rsidDel="000132FC">
          <w:delText xml:space="preserve">Resizing </w:delText>
        </w:r>
        <w:r w:rsidRPr="00F766F1" w:rsidDel="000132FC">
          <w:delText xml:space="preserve">is </w:delText>
        </w:r>
        <w:r w:rsidR="00534CB8" w:rsidRPr="00F766F1" w:rsidDel="000132FC">
          <w:delText xml:space="preserve">CLI user-configurable </w:delText>
        </w:r>
        <w:r w:rsidRPr="00F766F1" w:rsidDel="000132FC">
          <w:delText xml:space="preserve">via </w:delText>
        </w:r>
        <w:r w:rsidR="00534CB8" w:rsidRPr="00F766F1" w:rsidDel="000132FC">
          <w:rPr>
            <w:i/>
            <w:iCs/>
          </w:rPr>
          <w:delText>--resize_width</w:delText>
        </w:r>
        <w:r w:rsidR="00534CB8" w:rsidRPr="00F766F1" w:rsidDel="000132FC">
          <w:delText>)</w:delText>
        </w:r>
        <w:r w:rsidRPr="00F766F1" w:rsidDel="000132FC">
          <w:delText xml:space="preserve">. </w:delText>
        </w:r>
        <w:r w:rsidR="00C40F19" w:rsidRPr="00F766F1" w:rsidDel="000132FC">
          <w:delText>Heuristic filter: This filter</w:delText>
        </w:r>
        <w:r w:rsidR="00E0259B" w:rsidRPr="00F766F1" w:rsidDel="000132FC">
          <w:delText xml:space="preserve"> </w:delText>
        </w:r>
        <w:r w:rsidR="00C40F19" w:rsidRPr="00F766F1" w:rsidDel="000132FC">
          <w:delText>drops visually similar frames</w:delText>
        </w:r>
        <w:r w:rsidR="00E0259B" w:rsidRPr="00F766F1" w:rsidDel="000132FC">
          <w:delText xml:space="preserve"> </w:delText>
        </w:r>
        <w:r w:rsidR="00C40F19" w:rsidRPr="00F766F1" w:rsidDel="000132FC">
          <w:delText xml:space="preserve">early in the pipeline avoiding </w:delText>
        </w:r>
        <w:r w:rsidR="00E0259B" w:rsidRPr="00F766F1" w:rsidDel="000132FC">
          <w:delText>redundant processing and</w:delText>
        </w:r>
        <w:r w:rsidR="00C40F19" w:rsidRPr="00F766F1" w:rsidDel="000132FC">
          <w:delText xml:space="preserve"> </w:delText>
        </w:r>
        <w:r w:rsidR="00E0259B" w:rsidRPr="00F766F1" w:rsidDel="000132FC">
          <w:delText>saves</w:delText>
        </w:r>
        <w:r w:rsidR="00C40F19" w:rsidRPr="00F766F1" w:rsidDel="000132FC">
          <w:delText xml:space="preserve"> bandwidth</w:delText>
        </w:r>
        <w:r w:rsidRPr="00F766F1" w:rsidDel="000132FC">
          <w:delText xml:space="preserve"> (</w:delText>
        </w:r>
        <w:r w:rsidR="00C40F19" w:rsidRPr="00F766F1" w:rsidDel="000132FC">
          <w:delText xml:space="preserve">CLI configurable via </w:delText>
        </w:r>
        <w:r w:rsidR="00C40F19" w:rsidRPr="00F766F1" w:rsidDel="000132FC">
          <w:rPr>
            <w:i/>
            <w:iCs/>
          </w:rPr>
          <w:delText>--heuristic_threshold</w:delText>
        </w:r>
        <w:r w:rsidR="00C40F19" w:rsidRPr="00F766F1" w:rsidDel="000132FC">
          <w:delText>).</w:delText>
        </w:r>
        <w:r w:rsidRPr="00F766F1" w:rsidDel="000132FC">
          <w:delText xml:space="preserve"> </w:delText>
        </w:r>
        <w:r w:rsidR="004C5E0B" w:rsidRPr="00F766F1" w:rsidDel="000132FC">
          <w:delText xml:space="preserve">Lightweight edge model provides fast object detection effectively lower reliance on the cloud server saving </w:delText>
        </w:r>
        <w:r w:rsidR="00B518B7" w:rsidRPr="00F766F1" w:rsidDel="000132FC">
          <w:delText>costs and</w:delText>
        </w:r>
        <w:r w:rsidR="004C5E0B" w:rsidRPr="00F766F1" w:rsidDel="000132FC">
          <w:delText xml:space="preserve"> improves end-to-end latency</w:delText>
        </w:r>
        <w:r w:rsidRPr="00F766F1" w:rsidDel="000132FC">
          <w:delText xml:space="preserve"> (CLI </w:delText>
        </w:r>
        <w:r w:rsidR="00B518B7" w:rsidRPr="00F766F1" w:rsidDel="000132FC">
          <w:delText xml:space="preserve">user-configurable </w:delText>
        </w:r>
        <w:r w:rsidRPr="00F766F1" w:rsidDel="000132FC">
          <w:delText>via</w:delText>
        </w:r>
        <w:r w:rsidR="00B518B7" w:rsidRPr="00F766F1" w:rsidDel="000132FC">
          <w:delText xml:space="preserve"> </w:delText>
        </w:r>
        <w:r w:rsidR="0003347F" w:rsidRPr="00F766F1" w:rsidDel="000132FC">
          <w:rPr>
            <w:i/>
            <w:iCs/>
          </w:rPr>
          <w:delText>--</w:delText>
        </w:r>
        <w:r w:rsidR="00B518B7" w:rsidRPr="00F766F1" w:rsidDel="000132FC">
          <w:rPr>
            <w:i/>
            <w:iCs/>
          </w:rPr>
          <w:delText>edge_conf_threshold</w:delText>
        </w:r>
        <w:r w:rsidR="00B518B7" w:rsidRPr="00F766F1" w:rsidDel="000132FC">
          <w:delText>).</w:delText>
        </w:r>
      </w:del>
    </w:p>
    <w:p w14:paraId="16C4A2F9" w14:textId="65B009C6" w:rsidR="00B518B7" w:rsidDel="000132FC" w:rsidRDefault="00EF40E5" w:rsidP="00F766F1">
      <w:pPr>
        <w:pStyle w:val="ListParagraph"/>
        <w:numPr>
          <w:ilvl w:val="0"/>
          <w:numId w:val="61"/>
        </w:numPr>
        <w:spacing w:beforeLines="40" w:before="96" w:afterLines="40" w:after="96" w:line="276" w:lineRule="auto"/>
        <w:jc w:val="both"/>
        <w:rPr>
          <w:del w:id="932" w:author="Mohanad Alemam" w:date="2026-07-06T20:24:00Z" w16du:dateUtc="2026-07-06T19:24:00Z"/>
          <w:rFonts w:asciiTheme="majorBidi" w:hAnsiTheme="majorBidi" w:cstheme="majorBidi"/>
          <w:color w:val="000000" w:themeColor="text1"/>
          <w:sz w:val="22"/>
          <w:szCs w:val="22"/>
        </w:rPr>
      </w:pPr>
      <w:del w:id="933" w:author="Mohanad Alemam" w:date="2026-07-06T20:24:00Z" w16du:dateUtc="2026-07-06T19:24:00Z">
        <w:r w:rsidRPr="00023B93" w:rsidDel="000132FC">
          <w:rPr>
            <w:rFonts w:asciiTheme="majorBidi" w:hAnsiTheme="majorBidi" w:cstheme="majorBidi"/>
            <w:color w:val="000000" w:themeColor="text1"/>
            <w:sz w:val="22"/>
            <w:szCs w:val="22"/>
          </w:rPr>
          <w:delText>As part of optimisation, I implemented an a</w:delText>
        </w:r>
        <w:r w:rsidR="008925E2" w:rsidRPr="00023B93" w:rsidDel="000132FC">
          <w:rPr>
            <w:rFonts w:asciiTheme="majorBidi" w:hAnsiTheme="majorBidi" w:cstheme="majorBidi"/>
            <w:color w:val="000000" w:themeColor="text1"/>
            <w:sz w:val="22"/>
            <w:szCs w:val="22"/>
          </w:rPr>
          <w:delText>synchronous e</w:delText>
        </w:r>
        <w:r w:rsidR="00317CBE" w:rsidRPr="00023B93" w:rsidDel="000132FC">
          <w:rPr>
            <w:rFonts w:asciiTheme="majorBidi" w:hAnsiTheme="majorBidi" w:cstheme="majorBidi"/>
            <w:color w:val="000000" w:themeColor="text1"/>
            <w:sz w:val="22"/>
            <w:szCs w:val="22"/>
          </w:rPr>
          <w:delText>dge model</w:delText>
        </w:r>
        <w:r w:rsidR="00165FC5" w:rsidRPr="00023B93" w:rsidDel="000132FC">
          <w:rPr>
            <w:rFonts w:asciiTheme="majorBidi" w:hAnsiTheme="majorBidi" w:cstheme="majorBidi"/>
            <w:color w:val="000000" w:themeColor="text1"/>
            <w:sz w:val="22"/>
            <w:szCs w:val="22"/>
          </w:rPr>
          <w:delText xml:space="preserve"> loading</w:delText>
        </w:r>
        <w:r w:rsidR="00317CBE" w:rsidRPr="00023B93" w:rsidDel="000132FC">
          <w:rPr>
            <w:rFonts w:asciiTheme="majorBidi" w:hAnsiTheme="majorBidi" w:cstheme="majorBidi"/>
            <w:color w:val="000000" w:themeColor="text1"/>
            <w:sz w:val="22"/>
            <w:szCs w:val="22"/>
          </w:rPr>
          <w:delText xml:space="preserve"> </w:delText>
        </w:r>
        <w:r w:rsidR="00165FC5" w:rsidRPr="00023B93" w:rsidDel="000132FC">
          <w:rPr>
            <w:rFonts w:asciiTheme="majorBidi" w:hAnsiTheme="majorBidi" w:cstheme="majorBidi"/>
            <w:color w:val="000000" w:themeColor="text1"/>
            <w:sz w:val="22"/>
            <w:szCs w:val="22"/>
          </w:rPr>
          <w:delText xml:space="preserve">using </w:delText>
        </w:r>
        <w:r w:rsidR="00165FC5" w:rsidRPr="00023B93" w:rsidDel="000132FC">
          <w:rPr>
            <w:rFonts w:asciiTheme="majorBidi" w:hAnsiTheme="majorBidi" w:cstheme="majorBidi"/>
            <w:i/>
            <w:iCs/>
            <w:color w:val="000000" w:themeColor="text1"/>
            <w:sz w:val="22"/>
            <w:szCs w:val="22"/>
          </w:rPr>
          <w:delText>‘threading’</w:delText>
        </w:r>
        <w:r w:rsidR="00165FC5" w:rsidRPr="00023B93" w:rsidDel="000132FC">
          <w:rPr>
            <w:rFonts w:asciiTheme="majorBidi" w:hAnsiTheme="majorBidi" w:cstheme="majorBidi"/>
            <w:color w:val="000000" w:themeColor="text1"/>
            <w:sz w:val="22"/>
            <w:szCs w:val="22"/>
          </w:rPr>
          <w:delText xml:space="preserve">, </w:delText>
        </w:r>
        <w:r w:rsidR="008925E2" w:rsidRPr="00023B93" w:rsidDel="000132FC">
          <w:rPr>
            <w:rFonts w:asciiTheme="majorBidi" w:hAnsiTheme="majorBidi" w:cstheme="majorBidi"/>
            <w:color w:val="000000" w:themeColor="text1"/>
            <w:sz w:val="22"/>
            <w:szCs w:val="22"/>
          </w:rPr>
          <w:delText xml:space="preserve">and </w:delText>
        </w:r>
        <w:r w:rsidR="00317CBE" w:rsidRPr="00023B93" w:rsidDel="000132FC">
          <w:rPr>
            <w:rFonts w:asciiTheme="majorBidi" w:hAnsiTheme="majorBidi" w:cstheme="majorBidi"/>
            <w:color w:val="000000" w:themeColor="text1"/>
            <w:sz w:val="22"/>
            <w:szCs w:val="22"/>
          </w:rPr>
          <w:delText xml:space="preserve">background </w:delText>
        </w:r>
        <w:r w:rsidR="00820302" w:rsidRPr="00023B93" w:rsidDel="000132FC">
          <w:rPr>
            <w:rFonts w:asciiTheme="majorBidi" w:hAnsiTheme="majorBidi" w:cstheme="majorBidi"/>
            <w:color w:val="000000" w:themeColor="text1"/>
            <w:sz w:val="22"/>
            <w:szCs w:val="22"/>
          </w:rPr>
          <w:delText>warm</w:delText>
        </w:r>
        <w:r w:rsidR="00E126E2" w:rsidRPr="00023B93" w:rsidDel="000132FC">
          <w:rPr>
            <w:rFonts w:asciiTheme="majorBidi" w:hAnsiTheme="majorBidi" w:cstheme="majorBidi"/>
            <w:color w:val="000000" w:themeColor="text1"/>
            <w:sz w:val="22"/>
            <w:szCs w:val="22"/>
          </w:rPr>
          <w:delText>-up</w:delText>
        </w:r>
        <w:r w:rsidR="00165FC5" w:rsidRPr="00023B93" w:rsidDel="000132FC">
          <w:rPr>
            <w:rFonts w:asciiTheme="majorBidi" w:hAnsiTheme="majorBidi" w:cstheme="majorBidi"/>
            <w:color w:val="000000" w:themeColor="text1"/>
            <w:sz w:val="22"/>
            <w:szCs w:val="22"/>
          </w:rPr>
          <w:delText xml:space="preserve"> </w:delText>
        </w:r>
        <w:r w:rsidR="00CB03CF" w:rsidRPr="00023B93" w:rsidDel="000132FC">
          <w:rPr>
            <w:rFonts w:asciiTheme="majorBidi" w:hAnsiTheme="majorBidi" w:cstheme="majorBidi"/>
            <w:color w:val="000000" w:themeColor="text1"/>
            <w:sz w:val="22"/>
            <w:szCs w:val="22"/>
          </w:rPr>
          <w:delText>(</w:delText>
        </w:r>
        <w:r w:rsidR="0071015B" w:rsidRPr="00023B93" w:rsidDel="000132FC">
          <w:rPr>
            <w:rFonts w:asciiTheme="majorBidi" w:hAnsiTheme="majorBidi" w:cstheme="majorBidi"/>
            <w:color w:val="000000" w:themeColor="text1"/>
            <w:sz w:val="22"/>
            <w:szCs w:val="22"/>
          </w:rPr>
          <w:delText>dummy inference</w:delText>
        </w:r>
        <w:r w:rsidR="00CB03CF" w:rsidRPr="00023B93" w:rsidDel="000132FC">
          <w:rPr>
            <w:rFonts w:asciiTheme="majorBidi" w:hAnsiTheme="majorBidi" w:cstheme="majorBidi"/>
            <w:color w:val="000000" w:themeColor="text1"/>
            <w:sz w:val="22"/>
            <w:szCs w:val="22"/>
          </w:rPr>
          <w:delText>)</w:delText>
        </w:r>
        <w:r w:rsidR="0071015B" w:rsidRPr="00023B93" w:rsidDel="000132FC">
          <w:rPr>
            <w:rFonts w:asciiTheme="majorBidi" w:hAnsiTheme="majorBidi" w:cstheme="majorBidi"/>
            <w:color w:val="000000" w:themeColor="text1"/>
            <w:sz w:val="22"/>
            <w:szCs w:val="22"/>
          </w:rPr>
          <w:delText xml:space="preserve">. The use </w:delText>
        </w:r>
        <w:r w:rsidR="00E126E2" w:rsidRPr="00023B93" w:rsidDel="000132FC">
          <w:rPr>
            <w:rFonts w:asciiTheme="majorBidi" w:hAnsiTheme="majorBidi" w:cstheme="majorBidi"/>
            <w:color w:val="000000" w:themeColor="text1"/>
            <w:sz w:val="22"/>
            <w:szCs w:val="22"/>
          </w:rPr>
          <w:delText>of ‘</w:delText>
        </w:r>
        <w:r w:rsidR="0071015B" w:rsidRPr="00023B93" w:rsidDel="000132FC">
          <w:rPr>
            <w:rFonts w:asciiTheme="majorBidi" w:hAnsiTheme="majorBidi" w:cstheme="majorBidi"/>
            <w:i/>
            <w:iCs/>
            <w:color w:val="000000" w:themeColor="text1"/>
            <w:sz w:val="22"/>
            <w:szCs w:val="22"/>
          </w:rPr>
          <w:delText>threading’</w:delText>
        </w:r>
        <w:r w:rsidR="00F42E03" w:rsidRPr="00023B93" w:rsidDel="000132FC">
          <w:rPr>
            <w:rFonts w:asciiTheme="majorBidi" w:hAnsiTheme="majorBidi" w:cstheme="majorBidi"/>
            <w:i/>
            <w:iCs/>
            <w:color w:val="000000" w:themeColor="text1"/>
            <w:sz w:val="22"/>
            <w:szCs w:val="22"/>
          </w:rPr>
          <w:delText xml:space="preserve"> (threading.Thread(..., daemon=True)</w:delText>
        </w:r>
        <w:r w:rsidR="0071015B" w:rsidRPr="00023B93" w:rsidDel="000132FC">
          <w:rPr>
            <w:rFonts w:asciiTheme="majorBidi" w:hAnsiTheme="majorBidi" w:cstheme="majorBidi"/>
            <w:i/>
            <w:iCs/>
            <w:color w:val="000000" w:themeColor="text1"/>
            <w:sz w:val="22"/>
            <w:szCs w:val="22"/>
          </w:rPr>
          <w:delText xml:space="preserve"> </w:delText>
        </w:r>
        <w:r w:rsidR="0071015B" w:rsidRPr="00023B93" w:rsidDel="000132FC">
          <w:rPr>
            <w:rFonts w:asciiTheme="majorBidi" w:hAnsiTheme="majorBidi" w:cstheme="majorBidi"/>
            <w:color w:val="000000" w:themeColor="text1"/>
            <w:sz w:val="22"/>
            <w:szCs w:val="22"/>
          </w:rPr>
          <w:delText>avoids blocking the main pipeline</w:delText>
        </w:r>
        <w:r w:rsidRPr="00023B93" w:rsidDel="000132FC">
          <w:rPr>
            <w:rFonts w:asciiTheme="majorBidi" w:hAnsiTheme="majorBidi" w:cstheme="majorBidi"/>
            <w:color w:val="000000" w:themeColor="text1"/>
            <w:sz w:val="22"/>
            <w:szCs w:val="22"/>
          </w:rPr>
          <w:delText>,</w:delText>
        </w:r>
        <w:r w:rsidRPr="00AF7D61" w:rsidDel="000132FC">
          <w:rPr>
            <w:rFonts w:asciiTheme="majorBidi" w:hAnsiTheme="majorBidi" w:cstheme="majorBidi"/>
            <w:color w:val="000000" w:themeColor="text1"/>
            <w:sz w:val="22"/>
            <w:szCs w:val="22"/>
          </w:rPr>
          <w:delText xml:space="preserve"> </w:delText>
        </w:r>
        <w:r w:rsidR="00E126E2" w:rsidRPr="00AF7D61" w:rsidDel="000132FC">
          <w:rPr>
            <w:rFonts w:asciiTheme="majorBidi" w:hAnsiTheme="majorBidi" w:cstheme="majorBidi"/>
            <w:color w:val="000000" w:themeColor="text1"/>
            <w:sz w:val="22"/>
            <w:szCs w:val="22"/>
          </w:rPr>
          <w:delText>effectively improving average edge inference time and enhancing the overall system efficiency.</w:delText>
        </w:r>
      </w:del>
    </w:p>
    <w:p w14:paraId="2C1C3B2F" w14:textId="1F46E18B" w:rsidR="00844D02" w:rsidRPr="00023B93" w:rsidDel="000132FC" w:rsidRDefault="00165FC5" w:rsidP="00F766F1">
      <w:pPr>
        <w:spacing w:beforeLines="40" w:before="96" w:afterLines="40" w:after="96" w:line="276" w:lineRule="auto"/>
        <w:jc w:val="both"/>
        <w:rPr>
          <w:del w:id="934" w:author="Mohanad Alemam" w:date="2026-07-06T20:24:00Z" w16du:dateUtc="2026-07-06T19:24:00Z"/>
          <w:rFonts w:asciiTheme="majorBidi" w:hAnsiTheme="majorBidi" w:cstheme="majorBidi"/>
          <w:color w:val="000000" w:themeColor="text1"/>
          <w:sz w:val="22"/>
          <w:szCs w:val="22"/>
        </w:rPr>
      </w:pPr>
      <w:del w:id="935" w:author="Mohanad Alemam" w:date="2026-07-06T20:24:00Z" w16du:dateUtc="2026-07-06T19:24:00Z">
        <w:r w:rsidRPr="00023B93" w:rsidDel="000132FC">
          <w:rPr>
            <w:rFonts w:asciiTheme="majorBidi" w:hAnsiTheme="majorBidi" w:cstheme="majorBidi"/>
            <w:color w:val="000000" w:themeColor="text1"/>
            <w:sz w:val="22"/>
            <w:szCs w:val="22"/>
          </w:rPr>
          <w:delText>Furthermore, s</w:delText>
        </w:r>
        <w:r w:rsidR="00211991" w:rsidRPr="00023B93" w:rsidDel="000132FC">
          <w:rPr>
            <w:rFonts w:asciiTheme="majorBidi" w:hAnsiTheme="majorBidi" w:cstheme="majorBidi"/>
            <w:color w:val="000000" w:themeColor="text1"/>
            <w:sz w:val="22"/>
            <w:szCs w:val="22"/>
          </w:rPr>
          <w:delText xml:space="preserve">ending a compressed version of the frame as </w:delText>
        </w:r>
        <w:r w:rsidR="00EA5586" w:rsidRPr="00023B93" w:rsidDel="000132FC">
          <w:rPr>
            <w:rFonts w:asciiTheme="majorBidi" w:hAnsiTheme="majorBidi" w:cstheme="majorBidi"/>
            <w:color w:val="000000" w:themeColor="text1"/>
            <w:sz w:val="22"/>
            <w:szCs w:val="22"/>
          </w:rPr>
          <w:delText>JPEG bytes</w:delText>
        </w:r>
        <w:r w:rsidR="00211991" w:rsidRPr="00023B93" w:rsidDel="000132FC">
          <w:rPr>
            <w:rFonts w:asciiTheme="majorBidi" w:hAnsiTheme="majorBidi" w:cstheme="majorBidi"/>
            <w:color w:val="000000" w:themeColor="text1"/>
            <w:sz w:val="22"/>
            <w:szCs w:val="22"/>
          </w:rPr>
          <w:delText xml:space="preserve"> rather than the raw frame saves bandwidth and improves round trip latency.</w:delText>
        </w:r>
        <w:r w:rsidRPr="00023B93" w:rsidDel="000132FC">
          <w:rPr>
            <w:rFonts w:asciiTheme="majorBidi" w:hAnsiTheme="majorBidi" w:cstheme="majorBidi"/>
            <w:color w:val="000000" w:themeColor="text1"/>
            <w:sz w:val="22"/>
            <w:szCs w:val="22"/>
          </w:rPr>
          <w:delText xml:space="preserve"> </w:delText>
        </w:r>
        <w:r w:rsidR="0089544F" w:rsidRPr="00023B93" w:rsidDel="000132FC">
          <w:rPr>
            <w:rFonts w:asciiTheme="majorBidi" w:hAnsiTheme="majorBidi" w:cstheme="majorBidi"/>
            <w:color w:val="000000" w:themeColor="text1"/>
            <w:sz w:val="22"/>
            <w:szCs w:val="22"/>
          </w:rPr>
          <w:delText>Atomic metrics writing</w:delText>
        </w:r>
        <w:r w:rsidRPr="00023B93" w:rsidDel="000132FC">
          <w:rPr>
            <w:rFonts w:asciiTheme="majorBidi" w:hAnsiTheme="majorBidi" w:cstheme="majorBidi"/>
            <w:color w:val="000000" w:themeColor="text1"/>
            <w:sz w:val="22"/>
            <w:szCs w:val="22"/>
          </w:rPr>
          <w:delText xml:space="preserve"> a</w:delText>
        </w:r>
        <w:r w:rsidR="0089544F" w:rsidRPr="00023B93" w:rsidDel="000132FC">
          <w:rPr>
            <w:rFonts w:asciiTheme="majorBidi" w:hAnsiTheme="majorBidi" w:cstheme="majorBidi"/>
            <w:color w:val="000000" w:themeColor="text1"/>
            <w:sz w:val="22"/>
            <w:szCs w:val="22"/>
          </w:rPr>
          <w:delText>void</w:delText>
        </w:r>
        <w:r w:rsidRPr="00023B93" w:rsidDel="000132FC">
          <w:rPr>
            <w:rFonts w:asciiTheme="majorBidi" w:hAnsiTheme="majorBidi" w:cstheme="majorBidi"/>
            <w:color w:val="000000" w:themeColor="text1"/>
            <w:sz w:val="22"/>
            <w:szCs w:val="22"/>
          </w:rPr>
          <w:delText>s</w:delText>
        </w:r>
        <w:r w:rsidR="0089544F" w:rsidRPr="00023B93" w:rsidDel="000132FC">
          <w:rPr>
            <w:rFonts w:asciiTheme="majorBidi" w:hAnsiTheme="majorBidi" w:cstheme="majorBidi"/>
            <w:color w:val="000000" w:themeColor="text1"/>
            <w:sz w:val="22"/>
            <w:szCs w:val="22"/>
          </w:rPr>
          <w:delText xml:space="preserve"> incomplete and corrupted data</w:delText>
        </w:r>
        <w:r w:rsidR="0039487C" w:rsidRPr="00023B93" w:rsidDel="000132FC">
          <w:rPr>
            <w:rFonts w:asciiTheme="majorBidi" w:hAnsiTheme="majorBidi" w:cstheme="majorBidi"/>
            <w:color w:val="000000" w:themeColor="text1"/>
            <w:sz w:val="22"/>
            <w:szCs w:val="22"/>
          </w:rPr>
          <w:delText>,</w:delText>
        </w:r>
        <w:r w:rsidRPr="00023B93" w:rsidDel="000132FC">
          <w:rPr>
            <w:rFonts w:asciiTheme="majorBidi" w:hAnsiTheme="majorBidi" w:cstheme="majorBidi"/>
            <w:color w:val="000000" w:themeColor="text1"/>
            <w:sz w:val="22"/>
            <w:szCs w:val="22"/>
          </w:rPr>
          <w:delText xml:space="preserve"> by</w:delText>
        </w:r>
        <w:r w:rsidR="0039487C" w:rsidRPr="00023B93" w:rsidDel="000132FC">
          <w:rPr>
            <w:rFonts w:asciiTheme="majorBidi" w:hAnsiTheme="majorBidi" w:cstheme="majorBidi"/>
            <w:color w:val="000000" w:themeColor="text1"/>
            <w:sz w:val="22"/>
            <w:szCs w:val="22"/>
          </w:rPr>
          <w:delText xml:space="preserve"> </w:delText>
        </w:r>
        <w:r w:rsidRPr="00023B93" w:rsidDel="000132FC">
          <w:rPr>
            <w:rFonts w:asciiTheme="majorBidi" w:hAnsiTheme="majorBidi" w:cstheme="majorBidi"/>
            <w:color w:val="000000" w:themeColor="text1"/>
            <w:sz w:val="22"/>
            <w:szCs w:val="22"/>
          </w:rPr>
          <w:delText xml:space="preserve">writing metrics </w:delText>
        </w:r>
        <w:r w:rsidR="0039487C" w:rsidRPr="00023B93" w:rsidDel="000132FC">
          <w:rPr>
            <w:rFonts w:asciiTheme="majorBidi" w:hAnsiTheme="majorBidi" w:cstheme="majorBidi"/>
            <w:color w:val="000000" w:themeColor="text1"/>
            <w:sz w:val="22"/>
            <w:szCs w:val="22"/>
          </w:rPr>
          <w:delText>snapshots a temporary file (</w:delText>
        </w:r>
        <w:r w:rsidR="0039487C" w:rsidRPr="00F766F1" w:rsidDel="000132FC">
          <w:rPr>
            <w:rFonts w:asciiTheme="majorBidi" w:hAnsiTheme="majorBidi" w:cstheme="majorBidi"/>
            <w:color w:val="000000" w:themeColor="text1"/>
            <w:sz w:val="22"/>
            <w:szCs w:val="22"/>
          </w:rPr>
          <w:delText>metrics_history.json.tmp</w:delText>
        </w:r>
        <w:r w:rsidR="0039487C" w:rsidRPr="00023B93" w:rsidDel="000132FC">
          <w:rPr>
            <w:rFonts w:asciiTheme="majorBidi" w:hAnsiTheme="majorBidi" w:cstheme="majorBidi"/>
            <w:color w:val="000000" w:themeColor="text1"/>
            <w:sz w:val="22"/>
            <w:szCs w:val="22"/>
          </w:rPr>
          <w:delText>) and then replace the main.</w:delText>
        </w:r>
      </w:del>
    </w:p>
    <w:p w14:paraId="7D96A40E" w14:textId="09CA0BD9" w:rsidR="00E86899" w:rsidRPr="00557147" w:rsidDel="000132FC" w:rsidRDefault="00701753" w:rsidP="00F766F1">
      <w:pPr>
        <w:spacing w:beforeLines="40" w:before="96" w:afterLines="40" w:after="96" w:line="276" w:lineRule="auto"/>
        <w:jc w:val="both"/>
        <w:rPr>
          <w:del w:id="936" w:author="Mohanad Alemam" w:date="2026-07-06T20:24:00Z" w16du:dateUtc="2026-07-06T19:24:00Z"/>
          <w:rFonts w:asciiTheme="majorBidi" w:hAnsiTheme="majorBidi" w:cstheme="majorBidi"/>
          <w:b/>
          <w:bCs/>
          <w:color w:val="000000" w:themeColor="text1"/>
          <w:sz w:val="22"/>
          <w:szCs w:val="22"/>
          <w:u w:val="single"/>
        </w:rPr>
      </w:pPr>
      <w:del w:id="937" w:author="Mohanad Alemam" w:date="2026-07-06T20:24:00Z" w16du:dateUtc="2026-07-06T19:24:00Z">
        <w:r w:rsidRPr="00151EC6" w:rsidDel="000132FC">
          <w:rPr>
            <w:rFonts w:asciiTheme="majorBidi" w:hAnsiTheme="majorBidi" w:cstheme="majorBidi"/>
            <w:b/>
            <w:bCs/>
            <w:color w:val="000000" w:themeColor="text1"/>
            <w:sz w:val="22"/>
            <w:szCs w:val="22"/>
            <w:u w:val="single"/>
          </w:rPr>
          <w:delText>Experiments</w:delText>
        </w:r>
        <w:r w:rsidR="00557147" w:rsidRPr="00151EC6" w:rsidDel="000132FC">
          <w:rPr>
            <w:rFonts w:asciiTheme="majorBidi" w:hAnsiTheme="majorBidi" w:cstheme="majorBidi"/>
            <w:b/>
            <w:bCs/>
            <w:color w:val="000000" w:themeColor="text1"/>
            <w:sz w:val="22"/>
            <w:szCs w:val="22"/>
            <w:u w:val="single"/>
          </w:rPr>
          <w:delText xml:space="preserve"> and Results</w:delText>
        </w:r>
      </w:del>
    </w:p>
    <w:p w14:paraId="39F273F2" w14:textId="1EA8CB56" w:rsidR="00CD6976" w:rsidRPr="00AC4F9B" w:rsidDel="000132FC" w:rsidRDefault="00CD6976" w:rsidP="00CD6976">
      <w:pPr>
        <w:spacing w:beforeLines="40" w:before="96" w:afterLines="40" w:after="96" w:line="360" w:lineRule="auto"/>
        <w:jc w:val="both"/>
        <w:rPr>
          <w:del w:id="938" w:author="Mohanad Alemam" w:date="2026-07-06T20:24:00Z" w16du:dateUtc="2026-07-06T19:24:00Z"/>
          <w:rFonts w:asciiTheme="majorBidi" w:hAnsiTheme="majorBidi" w:cstheme="majorBidi"/>
          <w:color w:val="000000" w:themeColor="text1"/>
          <w:sz w:val="22"/>
          <w:szCs w:val="22"/>
        </w:rPr>
      </w:pPr>
      <w:del w:id="939" w:author="Mohanad Alemam" w:date="2026-07-06T20:24:00Z" w16du:dateUtc="2026-07-06T19:24:00Z">
        <w:r w:rsidRPr="00AC4F9B" w:rsidDel="000132FC">
          <w:rPr>
            <w:rFonts w:asciiTheme="majorBidi" w:hAnsiTheme="majorBidi" w:cstheme="majorBidi"/>
            <w:b/>
            <w:bCs/>
            <w:color w:val="000000" w:themeColor="text1"/>
            <w:sz w:val="22"/>
            <w:szCs w:val="22"/>
          </w:rPr>
          <w:delText>Objective</w:delText>
        </w:r>
        <w:r w:rsidRPr="00AC4F9B" w:rsidDel="000132FC">
          <w:rPr>
            <w:rFonts w:asciiTheme="majorBidi" w:hAnsiTheme="majorBidi" w:cstheme="majorBidi"/>
            <w:color w:val="000000" w:themeColor="text1"/>
            <w:sz w:val="22"/>
            <w:szCs w:val="22"/>
          </w:rPr>
          <w:delText xml:space="preserve"> –– To demonstrate the prototype operability and quantify the value of edge intelligence (heuristic filter and edge detection) in the tread-off between cost (bandwidth and latency) and detection quality/accuracy</w:delText>
        </w:r>
        <w:r w:rsidRPr="00F31C2F" w:rsidDel="000132FC">
          <w:rPr>
            <w:rFonts w:asciiTheme="majorBidi" w:hAnsiTheme="majorBidi" w:cstheme="majorBidi"/>
            <w:color w:val="000000" w:themeColor="text1"/>
            <w:sz w:val="22"/>
            <w:szCs w:val="22"/>
          </w:rPr>
          <w:delText>.</w:delText>
        </w:r>
      </w:del>
    </w:p>
    <w:p w14:paraId="5F964CA1" w14:textId="104BF77A" w:rsidR="009F6196" w:rsidRPr="00B53807" w:rsidDel="000132FC" w:rsidRDefault="000F61DE" w:rsidP="00F766F1">
      <w:pPr>
        <w:spacing w:beforeLines="40" w:before="96" w:afterLines="40" w:after="96" w:line="276" w:lineRule="auto"/>
        <w:jc w:val="both"/>
        <w:rPr>
          <w:del w:id="940" w:author="Mohanad Alemam" w:date="2026-07-06T20:24:00Z" w16du:dateUtc="2026-07-06T19:24:00Z"/>
          <w:rFonts w:asciiTheme="majorBidi" w:hAnsiTheme="majorBidi" w:cstheme="majorBidi"/>
          <w:color w:val="000000" w:themeColor="text1"/>
          <w:sz w:val="22"/>
          <w:szCs w:val="22"/>
        </w:rPr>
      </w:pPr>
      <w:del w:id="941" w:author="Mohanad Alemam" w:date="2026-07-06T20:24:00Z" w16du:dateUtc="2026-07-06T19:24:00Z">
        <w:r w:rsidRPr="00B53807" w:rsidDel="000132FC">
          <w:rPr>
            <w:rFonts w:asciiTheme="majorBidi" w:hAnsiTheme="majorBidi" w:cstheme="majorBidi"/>
            <w:color w:val="000000" w:themeColor="text1"/>
            <w:sz w:val="22"/>
            <w:szCs w:val="22"/>
          </w:rPr>
          <w:delText>Pe</w:delText>
        </w:r>
        <w:r w:rsidR="008B3B6D" w:rsidRPr="00B53807" w:rsidDel="000132FC">
          <w:rPr>
            <w:rFonts w:asciiTheme="majorBidi" w:hAnsiTheme="majorBidi" w:cstheme="majorBidi"/>
            <w:color w:val="000000" w:themeColor="text1"/>
            <w:sz w:val="22"/>
            <w:szCs w:val="22"/>
          </w:rPr>
          <w:delText>For experiment</w:delText>
        </w:r>
        <w:r w:rsidR="00656D1F" w:rsidRPr="00B53807" w:rsidDel="000132FC">
          <w:rPr>
            <w:rFonts w:asciiTheme="majorBidi" w:hAnsiTheme="majorBidi" w:cstheme="majorBidi"/>
            <w:color w:val="000000" w:themeColor="text1"/>
            <w:sz w:val="22"/>
            <w:szCs w:val="22"/>
          </w:rPr>
          <w:delText xml:space="preserve">s datasets for perimeter surveillance and intrusion detection usually have low frequency of instance occurrences, instead of using an intrusion video with low frequency and count of objects </w:delText>
        </w:r>
        <w:r w:rsidR="008B3B6D" w:rsidRPr="00B53807" w:rsidDel="000132FC">
          <w:rPr>
            <w:rFonts w:asciiTheme="majorBidi" w:hAnsiTheme="majorBidi" w:cstheme="majorBidi"/>
            <w:color w:val="000000" w:themeColor="text1"/>
            <w:sz w:val="22"/>
            <w:szCs w:val="22"/>
          </w:rPr>
          <w:delText xml:space="preserve">I use </w:delText>
        </w:r>
        <w:r w:rsidR="00656D1F" w:rsidRPr="00B53807" w:rsidDel="000132FC">
          <w:rPr>
            <w:rFonts w:asciiTheme="majorBidi" w:hAnsiTheme="majorBidi" w:cstheme="majorBidi"/>
            <w:color w:val="000000" w:themeColor="text1"/>
            <w:sz w:val="22"/>
            <w:szCs w:val="22"/>
          </w:rPr>
          <w:delText>dataset/</w:delText>
        </w:r>
        <w:r w:rsidR="008B3B6D" w:rsidRPr="00B53807" w:rsidDel="000132FC">
          <w:rPr>
            <w:rFonts w:asciiTheme="majorBidi" w:hAnsiTheme="majorBidi" w:cstheme="majorBidi"/>
            <w:color w:val="000000" w:themeColor="text1"/>
            <w:sz w:val="22"/>
            <w:szCs w:val="22"/>
          </w:rPr>
          <w:delText xml:space="preserve">video with high </w:delText>
        </w:r>
        <w:r w:rsidR="00656D1F" w:rsidRPr="00B53807" w:rsidDel="000132FC">
          <w:rPr>
            <w:rFonts w:asciiTheme="majorBidi" w:hAnsiTheme="majorBidi" w:cstheme="majorBidi"/>
            <w:color w:val="000000" w:themeColor="text1"/>
            <w:sz w:val="22"/>
            <w:szCs w:val="22"/>
          </w:rPr>
          <w:delText xml:space="preserve">frequency </w:delText>
        </w:r>
        <w:r w:rsidR="008B3B6D" w:rsidRPr="00B53807" w:rsidDel="000132FC">
          <w:rPr>
            <w:rFonts w:asciiTheme="majorBidi" w:hAnsiTheme="majorBidi" w:cstheme="majorBidi"/>
            <w:color w:val="000000" w:themeColor="text1"/>
            <w:sz w:val="22"/>
            <w:szCs w:val="22"/>
          </w:rPr>
          <w:delText xml:space="preserve">of the instance </w:delText>
        </w:r>
        <w:r w:rsidR="00656D1F" w:rsidRPr="00B53807" w:rsidDel="000132FC">
          <w:rPr>
            <w:rFonts w:asciiTheme="majorBidi" w:hAnsiTheme="majorBidi" w:cstheme="majorBidi"/>
            <w:color w:val="000000" w:themeColor="text1"/>
            <w:sz w:val="22"/>
            <w:szCs w:val="22"/>
          </w:rPr>
          <w:delText>(</w:delText>
        </w:r>
        <w:r w:rsidR="008B3B6D" w:rsidRPr="00B53807" w:rsidDel="000132FC">
          <w:rPr>
            <w:rFonts w:asciiTheme="majorBidi" w:hAnsiTheme="majorBidi" w:cstheme="majorBidi"/>
            <w:color w:val="000000" w:themeColor="text1"/>
            <w:sz w:val="22"/>
            <w:szCs w:val="22"/>
          </w:rPr>
          <w:delText>i.e. a busy road with multiple pedestrians and vehicles</w:delText>
        </w:r>
        <w:r w:rsidR="00656D1F" w:rsidRPr="00B53807" w:rsidDel="000132FC">
          <w:rPr>
            <w:rFonts w:asciiTheme="majorBidi" w:hAnsiTheme="majorBidi" w:cstheme="majorBidi"/>
            <w:color w:val="000000" w:themeColor="text1"/>
            <w:sz w:val="22"/>
            <w:szCs w:val="22"/>
          </w:rPr>
          <w:delText>)</w:delText>
        </w:r>
        <w:r w:rsidR="008B3B6D" w:rsidRPr="00B53807" w:rsidDel="000132FC">
          <w:rPr>
            <w:rFonts w:asciiTheme="majorBidi" w:hAnsiTheme="majorBidi" w:cstheme="majorBidi"/>
            <w:color w:val="000000" w:themeColor="text1"/>
            <w:sz w:val="22"/>
            <w:szCs w:val="22"/>
          </w:rPr>
          <w:delText xml:space="preserve"> to demonstrate the </w:delText>
        </w:r>
        <w:r w:rsidR="00656D1F" w:rsidRPr="00B53807" w:rsidDel="000132FC">
          <w:rPr>
            <w:rFonts w:asciiTheme="majorBidi" w:hAnsiTheme="majorBidi" w:cstheme="majorBidi"/>
            <w:color w:val="000000" w:themeColor="text1"/>
            <w:sz w:val="22"/>
            <w:szCs w:val="22"/>
          </w:rPr>
          <w:delText xml:space="preserve">cost quality </w:delText>
        </w:r>
        <w:r w:rsidR="008B3B6D" w:rsidRPr="00B53807" w:rsidDel="000132FC">
          <w:rPr>
            <w:rFonts w:asciiTheme="majorBidi" w:hAnsiTheme="majorBidi" w:cstheme="majorBidi"/>
            <w:color w:val="000000" w:themeColor="text1"/>
            <w:sz w:val="22"/>
            <w:szCs w:val="22"/>
          </w:rPr>
          <w:delText>trade-off.</w:delText>
        </w:r>
        <w:r w:rsidR="00656D1F" w:rsidRPr="00B53807" w:rsidDel="000132FC">
          <w:rPr>
            <w:rFonts w:asciiTheme="majorBidi" w:hAnsiTheme="majorBidi" w:cstheme="majorBidi"/>
            <w:color w:val="000000" w:themeColor="text1"/>
            <w:sz w:val="22"/>
            <w:szCs w:val="22"/>
          </w:rPr>
          <w:delText xml:space="preserve"> As high occurrence means more information to analyse and better insights</w:delText>
        </w:r>
        <w:r w:rsidR="008B3B6D" w:rsidRPr="00B53807" w:rsidDel="000132FC">
          <w:rPr>
            <w:rFonts w:asciiTheme="majorBidi" w:hAnsiTheme="majorBidi" w:cstheme="majorBidi"/>
            <w:color w:val="000000" w:themeColor="text1"/>
            <w:sz w:val="22"/>
            <w:szCs w:val="22"/>
          </w:rPr>
          <w:delText>.</w:delText>
        </w:r>
      </w:del>
    </w:p>
    <w:p w14:paraId="23197A1F" w14:textId="37D35805" w:rsidR="00297095" w:rsidRPr="00227245" w:rsidDel="000132FC" w:rsidRDefault="00297095" w:rsidP="00F766F1">
      <w:pPr>
        <w:spacing w:beforeLines="40" w:before="96" w:afterLines="40" w:after="96" w:line="276" w:lineRule="auto"/>
        <w:jc w:val="both"/>
        <w:rPr>
          <w:del w:id="942" w:author="Mohanad Alemam" w:date="2026-07-06T20:24:00Z" w16du:dateUtc="2026-07-06T19:24:00Z"/>
          <w:rFonts w:asciiTheme="majorBidi" w:hAnsiTheme="majorBidi" w:cstheme="majorBidi"/>
          <w:color w:val="000000" w:themeColor="text1"/>
          <w:sz w:val="22"/>
          <w:szCs w:val="22"/>
        </w:rPr>
      </w:pPr>
      <w:del w:id="943" w:author="Mohanad Alemam" w:date="2026-07-06T20:24:00Z" w16du:dateUtc="2026-07-06T19:24:00Z">
        <w:r w:rsidRPr="00227245" w:rsidDel="000132FC">
          <w:rPr>
            <w:rFonts w:asciiTheme="majorBidi" w:hAnsiTheme="majorBidi" w:cstheme="majorBidi"/>
            <w:b/>
            <w:bCs/>
            <w:color w:val="000000" w:themeColor="text1"/>
            <w:sz w:val="22"/>
            <w:szCs w:val="22"/>
          </w:rPr>
          <w:delText>Compute Environment</w:delText>
        </w:r>
        <w:r w:rsidR="00227245" w:rsidRPr="00F766F1" w:rsidDel="000132FC">
          <w:rPr>
            <w:rFonts w:asciiTheme="majorBidi" w:hAnsiTheme="majorBidi" w:cstheme="majorBidi"/>
            <w:b/>
            <w:bCs/>
            <w:color w:val="000000" w:themeColor="text1"/>
            <w:sz w:val="22"/>
            <w:szCs w:val="22"/>
          </w:rPr>
          <w:delText>; I conducted these</w:delText>
        </w:r>
        <w:r w:rsidR="00227245" w:rsidDel="000132FC">
          <w:rPr>
            <w:rFonts w:asciiTheme="majorBidi" w:hAnsiTheme="majorBidi" w:cstheme="majorBidi"/>
            <w:b/>
            <w:bCs/>
            <w:color w:val="000000" w:themeColor="text1"/>
            <w:sz w:val="22"/>
            <w:szCs w:val="22"/>
          </w:rPr>
          <w:delText xml:space="preserve"> </w:delText>
        </w:r>
        <w:r w:rsidR="00227245" w:rsidDel="000132FC">
          <w:rPr>
            <w:rFonts w:asciiTheme="majorBidi" w:hAnsiTheme="majorBidi" w:cstheme="majorBidi"/>
            <w:color w:val="000000" w:themeColor="text1"/>
            <w:sz w:val="22"/>
            <w:szCs w:val="22"/>
          </w:rPr>
          <w:delText>e</w:delText>
        </w:r>
        <w:r w:rsidRPr="00227245" w:rsidDel="000132FC">
          <w:rPr>
            <w:rFonts w:asciiTheme="majorBidi" w:hAnsiTheme="majorBidi" w:cstheme="majorBidi"/>
            <w:color w:val="000000" w:themeColor="text1"/>
            <w:sz w:val="22"/>
            <w:szCs w:val="22"/>
          </w:rPr>
          <w:delText xml:space="preserve">xperiments were conducted on two university-hosted virtual machines </w:delText>
        </w:r>
        <w:r w:rsidRPr="00F766F1" w:rsidDel="000132FC">
          <w:rPr>
            <w:rFonts w:asciiTheme="majorBidi" w:hAnsiTheme="majorBidi" w:cstheme="majorBidi"/>
            <w:color w:val="000000" w:themeColor="text1"/>
            <w:sz w:val="22"/>
            <w:szCs w:val="22"/>
          </w:rPr>
          <w:delText>(VM03 as cloud,</w:delText>
        </w:r>
        <w:r w:rsidRPr="00227245" w:rsidDel="000132FC">
          <w:rPr>
            <w:rFonts w:asciiTheme="majorBidi" w:hAnsiTheme="majorBidi" w:cstheme="majorBidi"/>
            <w:color w:val="000000" w:themeColor="text1"/>
            <w:sz w:val="22"/>
            <w:szCs w:val="22"/>
          </w:rPr>
          <w:delText xml:space="preserve"> </w:delText>
        </w:r>
        <w:r w:rsidRPr="00F766F1" w:rsidDel="000132FC">
          <w:rPr>
            <w:rFonts w:asciiTheme="majorBidi" w:hAnsiTheme="majorBidi" w:cstheme="majorBidi"/>
            <w:color w:val="000000" w:themeColor="text1"/>
            <w:sz w:val="22"/>
            <w:szCs w:val="22"/>
          </w:rPr>
          <w:delText>VM04 as edge)</w:delText>
        </w:r>
        <w:r w:rsidR="00227245" w:rsidDel="000132FC">
          <w:rPr>
            <w:rFonts w:asciiTheme="majorBidi" w:hAnsiTheme="majorBidi" w:cstheme="majorBidi"/>
            <w:color w:val="000000" w:themeColor="text1"/>
            <w:sz w:val="22"/>
            <w:szCs w:val="22"/>
          </w:rPr>
          <w:delText>, these VMs have the following specifications</w:delText>
        </w:r>
        <w:r w:rsidR="0062714F" w:rsidDel="000132FC">
          <w:rPr>
            <w:rFonts w:asciiTheme="majorBidi" w:hAnsiTheme="majorBidi" w:cstheme="majorBidi"/>
            <w:color w:val="000000" w:themeColor="text1"/>
            <w:sz w:val="22"/>
            <w:szCs w:val="22"/>
          </w:rPr>
          <w:delText xml:space="preserve"> highlighted in </w:delText>
        </w:r>
        <w:r w:rsidR="0062714F" w:rsidRPr="0062714F" w:rsidDel="000132FC">
          <w:rPr>
            <w:rFonts w:asciiTheme="majorBidi" w:hAnsiTheme="majorBidi" w:cstheme="majorBidi"/>
            <w:color w:val="000000" w:themeColor="text1"/>
            <w:sz w:val="22"/>
            <w:szCs w:val="22"/>
            <w:highlight w:val="cyan"/>
          </w:rPr>
          <w:delText>Table X</w:delText>
        </w:r>
        <w:r w:rsidR="00227245" w:rsidDel="000132FC">
          <w:rPr>
            <w:rFonts w:asciiTheme="majorBidi" w:hAnsiTheme="majorBidi" w:cstheme="majorBidi"/>
            <w:color w:val="000000" w:themeColor="text1"/>
            <w:sz w:val="22"/>
            <w:szCs w:val="22"/>
          </w:rPr>
          <w:delText>:</w:delText>
        </w:r>
      </w:del>
    </w:p>
    <w:p w14:paraId="4BE30140" w14:textId="262ED802" w:rsidR="000D5B32" w:rsidRPr="009E45EE" w:rsidDel="000132FC" w:rsidRDefault="009C3F7F" w:rsidP="00F766F1">
      <w:pPr>
        <w:spacing w:beforeLines="40" w:before="96" w:afterLines="40" w:after="96" w:line="276" w:lineRule="auto"/>
        <w:jc w:val="both"/>
        <w:rPr>
          <w:del w:id="944" w:author="Mohanad Alemam" w:date="2026-07-06T20:24:00Z" w16du:dateUtc="2026-07-06T19:24:00Z"/>
          <w:rFonts w:asciiTheme="majorBidi" w:hAnsiTheme="majorBidi" w:cstheme="majorBidi"/>
          <w:color w:val="000000" w:themeColor="text1"/>
          <w:sz w:val="22"/>
          <w:szCs w:val="22"/>
        </w:rPr>
      </w:pPr>
      <w:del w:id="945" w:author="Mohanad Alemam" w:date="2026-07-06T20:24:00Z" w16du:dateUtc="2026-07-06T19:24:00Z">
        <w:r w:rsidRPr="009E45EE" w:rsidDel="000132FC">
          <w:rPr>
            <w:rFonts w:asciiTheme="majorBidi" w:hAnsiTheme="majorBidi" w:cstheme="majorBidi"/>
            <w:b/>
            <w:bCs/>
            <w:color w:val="000000" w:themeColor="text1"/>
            <w:sz w:val="22"/>
            <w:szCs w:val="22"/>
          </w:rPr>
          <w:delText>Experiment 1: Edge-exclusive vs. Cloud-exclusive processing</w:delText>
        </w:r>
        <w:r w:rsidR="009E45EE" w:rsidRPr="009E45EE" w:rsidDel="000132FC">
          <w:rPr>
            <w:rFonts w:asciiTheme="majorBidi" w:hAnsiTheme="majorBidi" w:cstheme="majorBidi"/>
            <w:b/>
            <w:bCs/>
            <w:color w:val="000000" w:themeColor="text1"/>
            <w:sz w:val="22"/>
            <w:szCs w:val="22"/>
          </w:rPr>
          <w:delText xml:space="preserve"> –– </w:delText>
        </w:r>
        <w:r w:rsidR="009E45EE" w:rsidRPr="009E45EE" w:rsidDel="000132FC">
          <w:rPr>
            <w:rFonts w:asciiTheme="majorBidi" w:hAnsiTheme="majorBidi" w:cstheme="majorBidi"/>
            <w:color w:val="000000" w:themeColor="text1"/>
            <w:sz w:val="22"/>
            <w:szCs w:val="22"/>
          </w:rPr>
          <w:delText>In this experiment ran two video analytics queries for the same dataset (data/experiment_sample.mp4), isolating the cloud and processing all object detection on edge and vice versa. In both cases</w:delText>
        </w:r>
        <w:r w:rsidR="009E45EE" w:rsidDel="000132FC">
          <w:rPr>
            <w:rFonts w:asciiTheme="majorBidi" w:hAnsiTheme="majorBidi" w:cstheme="majorBidi"/>
            <w:color w:val="000000" w:themeColor="text1"/>
            <w:sz w:val="22"/>
            <w:szCs w:val="22"/>
          </w:rPr>
          <w:delText xml:space="preserve"> I use the CLI </w:delText>
        </w:r>
        <w:r w:rsidR="0062714F" w:rsidDel="000132FC">
          <w:rPr>
            <w:rFonts w:asciiTheme="majorBidi" w:hAnsiTheme="majorBidi" w:cstheme="majorBidi"/>
            <w:color w:val="000000" w:themeColor="text1"/>
            <w:sz w:val="22"/>
            <w:szCs w:val="22"/>
          </w:rPr>
          <w:delText xml:space="preserve">to </w:delText>
        </w:r>
        <w:r w:rsidR="0062714F" w:rsidRPr="009E45EE" w:rsidDel="000132FC">
          <w:rPr>
            <w:rFonts w:asciiTheme="majorBidi" w:hAnsiTheme="majorBidi" w:cstheme="majorBidi"/>
            <w:color w:val="000000" w:themeColor="text1"/>
            <w:sz w:val="22"/>
            <w:szCs w:val="22"/>
          </w:rPr>
          <w:delText>set</w:delText>
        </w:r>
        <w:r w:rsidR="009E45EE" w:rsidRPr="009E45EE" w:rsidDel="000132FC">
          <w:rPr>
            <w:rFonts w:asciiTheme="majorBidi" w:hAnsiTheme="majorBidi" w:cstheme="majorBidi"/>
            <w:color w:val="000000" w:themeColor="text1"/>
            <w:sz w:val="22"/>
            <w:szCs w:val="22"/>
          </w:rPr>
          <w:delText xml:space="preserve"> (skip_interval = 0) to process all frames, and (heuristic_threshold =5.0) </w:delText>
        </w:r>
        <w:r w:rsidR="009E45EE" w:rsidDel="000132FC">
          <w:rPr>
            <w:rFonts w:asciiTheme="majorBidi" w:hAnsiTheme="majorBidi" w:cstheme="majorBidi"/>
            <w:color w:val="000000" w:themeColor="text1"/>
            <w:sz w:val="22"/>
            <w:szCs w:val="22"/>
          </w:rPr>
          <w:delText xml:space="preserve">as </w:delText>
        </w:r>
        <w:r w:rsidR="009E45EE" w:rsidRPr="009E45EE" w:rsidDel="000132FC">
          <w:rPr>
            <w:rFonts w:asciiTheme="majorBidi" w:hAnsiTheme="majorBidi" w:cstheme="majorBidi"/>
            <w:color w:val="000000" w:themeColor="text1"/>
            <w:sz w:val="22"/>
            <w:szCs w:val="22"/>
          </w:rPr>
          <w:delText>default heuristic change filter.</w:delText>
        </w:r>
      </w:del>
    </w:p>
    <w:p w14:paraId="1314ED3F" w14:textId="54075105" w:rsidR="00097DEB" w:rsidRPr="00F766F1" w:rsidDel="000132FC" w:rsidRDefault="00097DEB" w:rsidP="00F766F1">
      <w:pPr>
        <w:spacing w:beforeLines="40" w:before="96" w:afterLines="40" w:after="96" w:line="276" w:lineRule="auto"/>
        <w:jc w:val="both"/>
        <w:rPr>
          <w:del w:id="946" w:author="Mohanad Alemam" w:date="2026-07-06T20:24:00Z" w16du:dateUtc="2026-07-06T19:24:00Z"/>
        </w:rPr>
      </w:pPr>
      <w:del w:id="947" w:author="Mohanad Alemam" w:date="2026-07-06T20:24:00Z" w16du:dateUtc="2026-07-06T19:24:00Z">
        <w:r w:rsidRPr="00F766F1" w:rsidDel="000132FC">
          <w:rPr>
            <w:b/>
            <w:bCs/>
          </w:rPr>
          <w:delText>Edge-only run</w:delText>
        </w:r>
        <w:r w:rsidRPr="00F766F1" w:rsidDel="000132FC">
          <w:delText xml:space="preserve">: </w:delText>
        </w:r>
        <w:r w:rsidR="00CB3638" w:rsidRPr="00F766F1" w:rsidDel="000132FC">
          <w:delText>T</w:delText>
        </w:r>
        <w:r w:rsidRPr="00F766F1" w:rsidDel="000132FC">
          <w:delText>o force all frames to be processed strictly on the edge</w:delText>
        </w:r>
        <w:r w:rsidR="00DD1895" w:rsidRPr="00F766F1" w:rsidDel="000132FC">
          <w:delText xml:space="preserve">, I amended the default pipeline logic which sent frames to the cloud automatically if the edge failed to detect anything, to (if not confidences_list: don’t send_to_cloud), to keep the frame locally even if the edge failed to detect. And </w:delText>
        </w:r>
        <w:r w:rsidRPr="00F766F1" w:rsidDel="000132FC">
          <w:delText xml:space="preserve">I </w:delText>
        </w:r>
        <w:r w:rsidR="00CB3638" w:rsidRPr="00F766F1" w:rsidDel="000132FC">
          <w:delText>use the CLI to set</w:delText>
        </w:r>
        <w:r w:rsidRPr="00F766F1" w:rsidDel="000132FC">
          <w:delText>:</w:delText>
        </w:r>
      </w:del>
    </w:p>
    <w:p w14:paraId="720F1F5F" w14:textId="3491238A" w:rsidR="00097DEB" w:rsidDel="000132FC" w:rsidRDefault="00097DEB" w:rsidP="00F80FB3">
      <w:pPr>
        <w:pStyle w:val="ListParagraph"/>
        <w:numPr>
          <w:ilvl w:val="0"/>
          <w:numId w:val="62"/>
        </w:numPr>
        <w:spacing w:beforeLines="40" w:before="96" w:afterLines="40" w:after="96" w:line="360" w:lineRule="auto"/>
        <w:jc w:val="both"/>
        <w:rPr>
          <w:del w:id="948" w:author="Mohanad Alemam" w:date="2026-07-06T20:24:00Z" w16du:dateUtc="2026-07-06T19:24:00Z"/>
          <w:rFonts w:asciiTheme="majorBidi" w:hAnsiTheme="majorBidi" w:cstheme="majorBidi"/>
          <w:color w:val="000000" w:themeColor="text1"/>
          <w:sz w:val="22"/>
          <w:szCs w:val="22"/>
        </w:rPr>
      </w:pPr>
      <w:del w:id="949" w:author="Mohanad Alemam" w:date="2026-07-06T20:24:00Z" w16du:dateUtc="2026-07-06T19:24:00Z">
        <w:r w:rsidRPr="00F766F1" w:rsidDel="000132FC">
          <w:delText>edge_conf_threshold = -1</w:delText>
        </w:r>
        <w:r w:rsidR="00F808B5" w:rsidRPr="00F766F1" w:rsidDel="000132FC">
          <w:delText xml:space="preserve"> (lower than the minimum possible)</w:delText>
        </w:r>
        <w:r w:rsidRPr="00F766F1" w:rsidDel="000132FC">
          <w:delText>, so (max(confidences) &lt; -1 is always false) = don’t sent to the cloud.</w:delText>
        </w:r>
      </w:del>
    </w:p>
    <w:p w14:paraId="35548ED2" w14:textId="36611A0B" w:rsidR="00F808B5" w:rsidRPr="00F766F1" w:rsidDel="000132FC" w:rsidRDefault="00F808B5" w:rsidP="00F766F1">
      <w:pPr>
        <w:spacing w:beforeLines="40" w:before="96" w:afterLines="40" w:after="96" w:line="276" w:lineRule="auto"/>
        <w:jc w:val="both"/>
        <w:rPr>
          <w:del w:id="950" w:author="Mohanad Alemam" w:date="2026-07-06T20:24:00Z" w16du:dateUtc="2026-07-06T19:24:00Z"/>
        </w:rPr>
      </w:pPr>
      <w:del w:id="951" w:author="Mohanad Alemam" w:date="2026-07-06T20:24:00Z" w16du:dateUtc="2026-07-06T19:24:00Z">
        <w:r w:rsidRPr="00F766F1" w:rsidDel="000132FC">
          <w:rPr>
            <w:b/>
            <w:bCs/>
          </w:rPr>
          <w:delText>Cloud-only run:</w:delText>
        </w:r>
        <w:r w:rsidRPr="00F766F1" w:rsidDel="000132FC">
          <w:delText xml:space="preserve"> To send all </w:delText>
        </w:r>
        <w:r w:rsidR="007606C1" w:rsidRPr="00F766F1" w:rsidDel="000132FC">
          <w:delText>frames</w:delText>
        </w:r>
        <w:r w:rsidRPr="00F766F1" w:rsidDel="000132FC">
          <w:delText xml:space="preserve"> to the cloud</w:delText>
        </w:r>
        <w:r w:rsidR="007606C1" w:rsidRPr="00F766F1" w:rsidDel="000132FC">
          <w:delText xml:space="preserve"> in kept the default logic of sending frames to the cloud when edge fails to detect objects (if not confidences_list: send_to_cloud). And used</w:delText>
        </w:r>
        <w:r w:rsidR="00DD1895" w:rsidRPr="00F766F1" w:rsidDel="000132FC">
          <w:delText xml:space="preserve"> the</w:delText>
        </w:r>
        <w:r w:rsidR="007606C1" w:rsidRPr="00F766F1" w:rsidDel="000132FC">
          <w:delText xml:space="preserve"> CLI to set</w:delText>
        </w:r>
        <w:r w:rsidRPr="00F766F1" w:rsidDel="000132FC">
          <w:delText>:</w:delText>
        </w:r>
      </w:del>
    </w:p>
    <w:p w14:paraId="393F2C20" w14:textId="2A1C406A" w:rsidR="00F808B5" w:rsidDel="000132FC" w:rsidRDefault="00F808B5" w:rsidP="00F766F1">
      <w:pPr>
        <w:pStyle w:val="ListParagraph"/>
        <w:numPr>
          <w:ilvl w:val="0"/>
          <w:numId w:val="62"/>
        </w:numPr>
        <w:spacing w:beforeLines="40" w:before="96" w:afterLines="40" w:after="96" w:line="360" w:lineRule="auto"/>
        <w:jc w:val="both"/>
        <w:rPr>
          <w:del w:id="952" w:author="Mohanad Alemam" w:date="2026-07-06T20:24:00Z" w16du:dateUtc="2026-07-06T19:24:00Z"/>
        </w:rPr>
      </w:pPr>
      <w:del w:id="953" w:author="Mohanad Alemam" w:date="2026-07-06T20:24:00Z" w16du:dateUtc="2026-07-06T19:24:00Z">
        <w:r w:rsidRPr="00F80FB3" w:rsidDel="000132FC">
          <w:delText>edge_conf_threshold = 1.1 (higher that the maximum possible), so (max(confidences) &lt; 1.1 is always True) = always send to the cloud.</w:delText>
        </w:r>
      </w:del>
    </w:p>
    <w:p w14:paraId="47D842D2" w14:textId="18DFF84E" w:rsidR="001F5711" w:rsidRPr="00F80FB3" w:rsidDel="000132FC" w:rsidRDefault="001F5711" w:rsidP="00F766F1">
      <w:pPr>
        <w:pStyle w:val="ListParagraph"/>
        <w:numPr>
          <w:ilvl w:val="0"/>
          <w:numId w:val="44"/>
        </w:numPr>
        <w:spacing w:beforeLines="40" w:before="96" w:afterLines="40" w:after="96" w:line="276" w:lineRule="auto"/>
        <w:jc w:val="both"/>
        <w:rPr>
          <w:del w:id="954" w:author="Mohanad Alemam" w:date="2026-07-06T20:24:00Z" w16du:dateUtc="2026-07-06T19:24:00Z"/>
        </w:rPr>
      </w:pPr>
    </w:p>
    <w:p w14:paraId="0F388F0D" w14:textId="608F5349" w:rsidR="00023B4C" w:rsidRPr="00F766F1" w:rsidDel="000132FC" w:rsidRDefault="001F5711" w:rsidP="00F766F1">
      <w:pPr>
        <w:spacing w:beforeLines="40" w:before="96" w:afterLines="40" w:after="96" w:line="276" w:lineRule="auto"/>
        <w:jc w:val="both"/>
        <w:rPr>
          <w:del w:id="955" w:author="Mohanad Alemam" w:date="2026-07-06T20:24:00Z" w16du:dateUtc="2026-07-06T19:24:00Z"/>
        </w:rPr>
      </w:pPr>
      <w:del w:id="956" w:author="Mohanad Alemam" w:date="2026-07-06T20:24:00Z" w16du:dateUtc="2026-07-06T19:24:00Z">
        <w:r w:rsidDel="000132FC">
          <w:rPr>
            <w:rFonts w:asciiTheme="majorBidi" w:hAnsiTheme="majorBidi" w:cstheme="majorBidi"/>
            <w:color w:val="000000" w:themeColor="text1"/>
            <w:sz w:val="22"/>
            <w:szCs w:val="22"/>
          </w:rPr>
          <w:delText xml:space="preserve">Post these two runs I </w:delText>
        </w:r>
        <w:r w:rsidRPr="005A405E" w:rsidDel="000132FC">
          <w:rPr>
            <w:rFonts w:asciiTheme="majorBidi" w:hAnsiTheme="majorBidi" w:cstheme="majorBidi"/>
            <w:color w:val="000000" w:themeColor="text1"/>
            <w:sz w:val="22"/>
            <w:szCs w:val="22"/>
          </w:rPr>
          <w:delText>con</w:delText>
        </w:r>
        <w:r w:rsidDel="000132FC">
          <w:rPr>
            <w:rFonts w:asciiTheme="majorBidi" w:hAnsiTheme="majorBidi" w:cstheme="majorBidi"/>
            <w:color w:val="000000" w:themeColor="text1"/>
            <w:sz w:val="22"/>
            <w:szCs w:val="22"/>
          </w:rPr>
          <w:delText>verted</w:delText>
        </w:r>
        <w:r w:rsidRPr="005A405E" w:rsidDel="000132FC">
          <w:rPr>
            <w:rFonts w:asciiTheme="majorBidi" w:hAnsiTheme="majorBidi" w:cstheme="majorBidi"/>
            <w:color w:val="000000" w:themeColor="text1"/>
            <w:sz w:val="22"/>
            <w:szCs w:val="22"/>
          </w:rPr>
          <w:delText xml:space="preserve"> the raw JSON </w:delText>
        </w:r>
        <w:r w:rsidDel="000132FC">
          <w:rPr>
            <w:rFonts w:asciiTheme="majorBidi" w:hAnsiTheme="majorBidi" w:cstheme="majorBidi"/>
            <w:color w:val="000000" w:themeColor="text1"/>
            <w:sz w:val="22"/>
            <w:szCs w:val="22"/>
          </w:rPr>
          <w:delText>history into D</w:delText>
        </w:r>
        <w:r w:rsidRPr="005A405E" w:rsidDel="000132FC">
          <w:rPr>
            <w:rFonts w:asciiTheme="majorBidi" w:hAnsiTheme="majorBidi" w:cstheme="majorBidi"/>
            <w:color w:val="000000" w:themeColor="text1"/>
            <w:sz w:val="22"/>
            <w:szCs w:val="22"/>
          </w:rPr>
          <w:delText>ata</w:delText>
        </w:r>
        <w:r w:rsidDel="000132FC">
          <w:rPr>
            <w:rFonts w:asciiTheme="majorBidi" w:hAnsiTheme="majorBidi" w:cstheme="majorBidi"/>
            <w:color w:val="000000" w:themeColor="text1"/>
            <w:sz w:val="22"/>
            <w:szCs w:val="22"/>
          </w:rPr>
          <w:delText>F</w:delText>
        </w:r>
        <w:r w:rsidRPr="005A405E" w:rsidDel="000132FC">
          <w:rPr>
            <w:rFonts w:asciiTheme="majorBidi" w:hAnsiTheme="majorBidi" w:cstheme="majorBidi"/>
            <w:color w:val="000000" w:themeColor="text1"/>
            <w:sz w:val="22"/>
            <w:szCs w:val="22"/>
          </w:rPr>
          <w:delText xml:space="preserve">rame and extracted the </w:delText>
        </w:r>
        <w:r w:rsidDel="000132FC">
          <w:rPr>
            <w:rFonts w:asciiTheme="majorBidi" w:hAnsiTheme="majorBidi" w:cstheme="majorBidi"/>
            <w:color w:val="000000" w:themeColor="text1"/>
            <w:sz w:val="22"/>
            <w:szCs w:val="22"/>
          </w:rPr>
          <w:delText xml:space="preserve">final </w:delText>
        </w:r>
        <w:r w:rsidRPr="005A405E" w:rsidDel="000132FC">
          <w:rPr>
            <w:rFonts w:asciiTheme="majorBidi" w:hAnsiTheme="majorBidi" w:cstheme="majorBidi"/>
            <w:color w:val="000000" w:themeColor="text1"/>
            <w:sz w:val="22"/>
            <w:szCs w:val="22"/>
          </w:rPr>
          <w:delText xml:space="preserve">snapshot </w:delText>
        </w:r>
        <w:r w:rsidDel="000132FC">
          <w:rPr>
            <w:rFonts w:asciiTheme="majorBidi" w:hAnsiTheme="majorBidi" w:cstheme="majorBidi"/>
            <w:color w:val="000000" w:themeColor="text1"/>
            <w:sz w:val="22"/>
            <w:szCs w:val="22"/>
          </w:rPr>
          <w:delText>metrics.</w:delText>
        </w:r>
        <w:r w:rsidRPr="005A405E" w:rsidDel="000132FC">
          <w:rPr>
            <w:rFonts w:asciiTheme="majorBidi" w:hAnsiTheme="majorBidi" w:cstheme="majorBidi"/>
            <w:color w:val="000000" w:themeColor="text1"/>
            <w:sz w:val="22"/>
            <w:szCs w:val="22"/>
          </w:rPr>
          <w:delText xml:space="preserve"> </w:delText>
        </w:r>
        <w:r w:rsidRPr="005A405E" w:rsidDel="000132FC">
          <w:rPr>
            <w:rFonts w:asciiTheme="majorBidi" w:hAnsiTheme="majorBidi" w:cstheme="majorBidi"/>
            <w:color w:val="000000" w:themeColor="text1"/>
            <w:sz w:val="22"/>
            <w:szCs w:val="22"/>
            <w:highlight w:val="cyan"/>
          </w:rPr>
          <w:delText xml:space="preserve">Table </w:delText>
        </w:r>
        <w:r w:rsidDel="000132FC">
          <w:rPr>
            <w:rFonts w:asciiTheme="majorBidi" w:hAnsiTheme="majorBidi" w:cstheme="majorBidi"/>
            <w:color w:val="000000" w:themeColor="text1"/>
            <w:sz w:val="22"/>
            <w:szCs w:val="22"/>
          </w:rPr>
          <w:delText>4</w:delText>
        </w:r>
        <w:r w:rsidRPr="005A405E" w:rsidDel="000132FC">
          <w:rPr>
            <w:rFonts w:asciiTheme="majorBidi" w:hAnsiTheme="majorBidi" w:cstheme="majorBidi"/>
            <w:color w:val="000000" w:themeColor="text1"/>
            <w:sz w:val="22"/>
            <w:szCs w:val="22"/>
          </w:rPr>
          <w:delText xml:space="preserve"> </w:delText>
        </w:r>
        <w:r w:rsidDel="000132FC">
          <w:rPr>
            <w:rFonts w:asciiTheme="majorBidi" w:hAnsiTheme="majorBidi" w:cstheme="majorBidi"/>
            <w:color w:val="000000" w:themeColor="text1"/>
            <w:sz w:val="22"/>
            <w:szCs w:val="22"/>
          </w:rPr>
          <w:delText xml:space="preserve">shows the </w:delText>
        </w:r>
        <w:r w:rsidRPr="005A405E" w:rsidDel="000132FC">
          <w:rPr>
            <w:rFonts w:asciiTheme="majorBidi" w:hAnsiTheme="majorBidi" w:cstheme="majorBidi"/>
            <w:color w:val="000000" w:themeColor="text1"/>
            <w:sz w:val="22"/>
            <w:szCs w:val="22"/>
          </w:rPr>
          <w:delText>cumulative metric</w:delText>
        </w:r>
        <w:r w:rsidDel="000132FC">
          <w:rPr>
            <w:rFonts w:asciiTheme="majorBidi" w:hAnsiTheme="majorBidi" w:cstheme="majorBidi"/>
            <w:color w:val="000000" w:themeColor="text1"/>
            <w:sz w:val="22"/>
            <w:szCs w:val="22"/>
          </w:rPr>
          <w:delText xml:space="preserve"> as per the last metrics snapshot</w:delText>
        </w:r>
        <w:r w:rsidRPr="005A405E" w:rsidDel="000132FC">
          <w:rPr>
            <w:rFonts w:asciiTheme="majorBidi" w:hAnsiTheme="majorBidi" w:cstheme="majorBidi"/>
            <w:color w:val="000000" w:themeColor="text1"/>
            <w:sz w:val="22"/>
            <w:szCs w:val="22"/>
          </w:rPr>
          <w:delText>.</w:delText>
        </w:r>
        <w:r w:rsidR="0062714F" w:rsidRPr="00F766F1" w:rsidDel="000132FC">
          <w:delText xml:space="preserve">Post these two analytics queries I </w:delText>
        </w:r>
        <w:r w:rsidR="0031751A" w:rsidRPr="00F766F1" w:rsidDel="000132FC">
          <w:delText>con</w:delText>
        </w:r>
        <w:r w:rsidR="0062714F" w:rsidRPr="00F766F1" w:rsidDel="000132FC">
          <w:delText>verted</w:delText>
        </w:r>
        <w:r w:rsidR="0031751A" w:rsidRPr="00F766F1" w:rsidDel="000132FC">
          <w:delText xml:space="preserve"> the raw JSON </w:delText>
        </w:r>
        <w:r w:rsidR="0062714F" w:rsidRPr="00F766F1" w:rsidDel="000132FC">
          <w:delText xml:space="preserve">results/metrics </w:delText>
        </w:r>
        <w:r w:rsidR="0031751A" w:rsidRPr="00F766F1" w:rsidDel="000132FC">
          <w:delText>files to a structured data fram</w:delText>
        </w:r>
        <w:r w:rsidR="00023B4C" w:rsidRPr="00F766F1" w:rsidDel="000132FC">
          <w:delText>e, extracted the last metrics snapshot</w:delText>
        </w:r>
        <w:r w:rsidR="00627465" w:rsidRPr="00F766F1" w:rsidDel="000132FC">
          <w:delText xml:space="preserve"> for each run</w:delText>
        </w:r>
        <w:r w:rsidR="0062714F" w:rsidRPr="00F766F1" w:rsidDel="000132FC">
          <w:delText>.</w:delText>
        </w:r>
        <w:r w:rsidR="00023B4C" w:rsidRPr="00F766F1" w:rsidDel="000132FC">
          <w:delText xml:space="preserve"> </w:delText>
        </w:r>
        <w:r w:rsidR="00335C6A" w:rsidRPr="00F766F1" w:rsidDel="000132FC">
          <w:rPr>
            <w:highlight w:val="cyan"/>
          </w:rPr>
          <w:delText>Table xx</w:delText>
        </w:r>
        <w:r w:rsidR="00335C6A" w:rsidRPr="00F766F1" w:rsidDel="000132FC">
          <w:delText xml:space="preserve"> </w:delText>
        </w:r>
        <w:r w:rsidR="0062714F" w:rsidRPr="00F766F1" w:rsidDel="000132FC">
          <w:delText>shows the cumulative metric as per the last metrics snapshot</w:delText>
        </w:r>
        <w:r w:rsidR="00023B4C" w:rsidRPr="00F766F1" w:rsidDel="000132FC">
          <w:delText>.</w:delText>
        </w:r>
      </w:del>
    </w:p>
    <w:tbl>
      <w:tblPr>
        <w:tblStyle w:val="GridTable4-Accent1"/>
        <w:tblW w:w="0" w:type="auto"/>
        <w:tblLook w:val="04A0" w:firstRow="1" w:lastRow="0" w:firstColumn="1" w:lastColumn="0" w:noHBand="0" w:noVBand="1"/>
      </w:tblPr>
      <w:tblGrid>
        <w:gridCol w:w="1555"/>
        <w:gridCol w:w="1458"/>
        <w:gridCol w:w="1358"/>
        <w:gridCol w:w="1752"/>
        <w:gridCol w:w="1762"/>
        <w:gridCol w:w="1938"/>
      </w:tblGrid>
      <w:tr w:rsidR="00291728" w:rsidRPr="005A405E" w:rsidDel="000132FC" w14:paraId="1C023DE4" w14:textId="03BECA51" w:rsidTr="005A56A8">
        <w:trPr>
          <w:cnfStyle w:val="100000000000" w:firstRow="1" w:lastRow="0" w:firstColumn="0" w:lastColumn="0" w:oddVBand="0" w:evenVBand="0" w:oddHBand="0" w:evenHBand="0" w:firstRowFirstColumn="0" w:firstRowLastColumn="0" w:lastRowFirstColumn="0" w:lastRowLastColumn="0"/>
          <w:trHeight w:val="602"/>
          <w:del w:id="957"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1114C00" w14:textId="083C8B97" w:rsidR="00291728" w:rsidRPr="005A56A8" w:rsidDel="000132FC" w:rsidRDefault="00291728" w:rsidP="00F766F1">
            <w:pPr>
              <w:spacing w:beforeLines="40" w:before="96" w:afterLines="40" w:after="96" w:line="276" w:lineRule="auto"/>
              <w:jc w:val="center"/>
              <w:rPr>
                <w:del w:id="958" w:author="Mohanad Alemam" w:date="2026-07-06T20:24:00Z" w16du:dateUtc="2026-07-06T19:24:00Z"/>
                <w:rFonts w:asciiTheme="majorBidi" w:hAnsiTheme="majorBidi" w:cstheme="majorBidi"/>
                <w:sz w:val="20"/>
                <w:szCs w:val="20"/>
              </w:rPr>
            </w:pPr>
            <w:del w:id="959" w:author="Mohanad Alemam" w:date="2026-07-06T20:24:00Z" w16du:dateUtc="2026-07-06T19:24:00Z">
              <w:r w:rsidRPr="005A56A8" w:rsidDel="000132FC">
                <w:rPr>
                  <w:rFonts w:asciiTheme="majorBidi" w:hAnsiTheme="majorBidi" w:cstheme="majorBidi"/>
                  <w:sz w:val="20"/>
                  <w:szCs w:val="20"/>
                </w:rPr>
                <w:delText>Run</w:delText>
              </w:r>
            </w:del>
          </w:p>
        </w:tc>
        <w:tc>
          <w:tcPr>
            <w:tcW w:w="1458" w:type="dxa"/>
            <w:vAlign w:val="center"/>
          </w:tcPr>
          <w:p w14:paraId="4A1F5988" w14:textId="354063F0" w:rsidR="00291728" w:rsidRPr="005A56A8" w:rsidDel="000132FC" w:rsidRDefault="00291728"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960" w:author="Mohanad Alemam" w:date="2026-07-06T20:24:00Z" w16du:dateUtc="2026-07-06T19:24:00Z"/>
                <w:rFonts w:asciiTheme="majorBidi" w:hAnsiTheme="majorBidi" w:cstheme="majorBidi"/>
                <w:sz w:val="20"/>
                <w:szCs w:val="20"/>
              </w:rPr>
            </w:pPr>
            <w:del w:id="961" w:author="Mohanad Alemam" w:date="2026-07-06T20:24:00Z" w16du:dateUtc="2026-07-06T19:24:00Z">
              <w:r w:rsidRPr="005A56A8" w:rsidDel="000132FC">
                <w:rPr>
                  <w:rFonts w:asciiTheme="majorBidi" w:hAnsiTheme="majorBidi" w:cstheme="majorBidi"/>
                  <w:sz w:val="20"/>
                  <w:szCs w:val="20"/>
                </w:rPr>
                <w:delText>Total Frames Processed</w:delText>
              </w:r>
            </w:del>
          </w:p>
        </w:tc>
        <w:tc>
          <w:tcPr>
            <w:tcW w:w="1358" w:type="dxa"/>
            <w:vAlign w:val="center"/>
          </w:tcPr>
          <w:p w14:paraId="417C8065" w14:textId="479688F2" w:rsidR="00291728" w:rsidRPr="005A56A8" w:rsidDel="000132FC" w:rsidRDefault="00335C6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962" w:author="Mohanad Alemam" w:date="2026-07-06T20:24:00Z" w16du:dateUtc="2026-07-06T19:24:00Z"/>
                <w:rFonts w:asciiTheme="majorBidi" w:hAnsiTheme="majorBidi" w:cstheme="majorBidi"/>
                <w:sz w:val="20"/>
                <w:szCs w:val="20"/>
              </w:rPr>
            </w:pPr>
            <w:del w:id="963" w:author="Mohanad Alemam" w:date="2026-07-06T20:24:00Z" w16du:dateUtc="2026-07-06T19:24:00Z">
              <w:r w:rsidRPr="005A56A8" w:rsidDel="000132FC">
                <w:rPr>
                  <w:rFonts w:asciiTheme="majorBidi" w:hAnsiTheme="majorBidi" w:cstheme="majorBidi"/>
                  <w:sz w:val="20"/>
                  <w:szCs w:val="20"/>
                </w:rPr>
                <w:delText>Frames Sent to cloud</w:delText>
              </w:r>
            </w:del>
          </w:p>
        </w:tc>
        <w:tc>
          <w:tcPr>
            <w:tcW w:w="1752" w:type="dxa"/>
            <w:vAlign w:val="center"/>
          </w:tcPr>
          <w:p w14:paraId="6F9D868C" w14:textId="7744F485" w:rsidR="00291728" w:rsidRPr="005A56A8" w:rsidDel="000132FC" w:rsidRDefault="00291728"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964" w:author="Mohanad Alemam" w:date="2026-07-06T20:24:00Z" w16du:dateUtc="2026-07-06T19:24:00Z"/>
                <w:rFonts w:asciiTheme="majorBidi" w:hAnsiTheme="majorBidi" w:cstheme="majorBidi"/>
                <w:sz w:val="20"/>
                <w:szCs w:val="20"/>
              </w:rPr>
            </w:pPr>
            <w:del w:id="965" w:author="Mohanad Alemam" w:date="2026-07-06T20:24:00Z" w16du:dateUtc="2026-07-06T19:24:00Z">
              <w:r w:rsidRPr="005A56A8" w:rsidDel="000132FC">
                <w:rPr>
                  <w:rFonts w:asciiTheme="majorBidi" w:hAnsiTheme="majorBidi" w:cstheme="majorBidi"/>
                  <w:sz w:val="20"/>
                  <w:szCs w:val="20"/>
                </w:rPr>
                <w:delText>Heuristic Drop Ratio</w:delText>
              </w:r>
            </w:del>
          </w:p>
        </w:tc>
        <w:tc>
          <w:tcPr>
            <w:tcW w:w="1762" w:type="dxa"/>
            <w:vAlign w:val="center"/>
          </w:tcPr>
          <w:p w14:paraId="093F8DF1" w14:textId="28AE92AA" w:rsidR="00291728" w:rsidRPr="005A56A8" w:rsidDel="000132FC" w:rsidRDefault="00291728"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966" w:author="Mohanad Alemam" w:date="2026-07-06T20:24:00Z" w16du:dateUtc="2026-07-06T19:24:00Z"/>
                <w:rFonts w:asciiTheme="majorBidi" w:hAnsiTheme="majorBidi" w:cstheme="majorBidi"/>
                <w:sz w:val="20"/>
                <w:szCs w:val="20"/>
              </w:rPr>
            </w:pPr>
            <w:del w:id="967" w:author="Mohanad Alemam" w:date="2026-07-06T20:24:00Z" w16du:dateUtc="2026-07-06T19:24:00Z">
              <w:r w:rsidRPr="005A56A8" w:rsidDel="000132FC">
                <w:rPr>
                  <w:rFonts w:asciiTheme="majorBidi" w:hAnsiTheme="majorBidi" w:cstheme="majorBidi"/>
                  <w:sz w:val="20"/>
                  <w:szCs w:val="20"/>
                </w:rPr>
                <w:delText>Cloud Avoidance Ratio</w:delText>
              </w:r>
            </w:del>
          </w:p>
        </w:tc>
        <w:tc>
          <w:tcPr>
            <w:tcW w:w="1938" w:type="dxa"/>
            <w:vAlign w:val="center"/>
          </w:tcPr>
          <w:p w14:paraId="66350B60" w14:textId="1836A759" w:rsidR="00291728" w:rsidRPr="005A56A8" w:rsidDel="000132FC" w:rsidRDefault="00291728"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968" w:author="Mohanad Alemam" w:date="2026-07-06T20:24:00Z" w16du:dateUtc="2026-07-06T19:24:00Z"/>
                <w:rFonts w:asciiTheme="majorBidi" w:hAnsiTheme="majorBidi" w:cstheme="majorBidi"/>
                <w:sz w:val="20"/>
                <w:szCs w:val="20"/>
              </w:rPr>
            </w:pPr>
            <w:del w:id="969" w:author="Mohanad Alemam" w:date="2026-07-06T20:24:00Z" w16du:dateUtc="2026-07-06T19:24:00Z">
              <w:r w:rsidRPr="005A56A8" w:rsidDel="000132FC">
                <w:rPr>
                  <w:rFonts w:asciiTheme="majorBidi" w:hAnsiTheme="majorBidi" w:cstheme="majorBidi"/>
                  <w:sz w:val="20"/>
                  <w:szCs w:val="20"/>
                </w:rPr>
                <w:delText>Bandwidth Consumption (MB)</w:delText>
              </w:r>
            </w:del>
          </w:p>
        </w:tc>
      </w:tr>
      <w:tr w:rsidR="00F824C9" w:rsidRPr="005A405E" w:rsidDel="000132FC" w14:paraId="303F35B6" w14:textId="52436234" w:rsidTr="005A56A8">
        <w:trPr>
          <w:cnfStyle w:val="000000100000" w:firstRow="0" w:lastRow="0" w:firstColumn="0" w:lastColumn="0" w:oddVBand="0" w:evenVBand="0" w:oddHBand="1" w:evenHBand="0" w:firstRowFirstColumn="0" w:firstRowLastColumn="0" w:lastRowFirstColumn="0" w:lastRowLastColumn="0"/>
          <w:del w:id="970"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1D0D0968" w14:textId="246F0D06" w:rsidR="00F824C9" w:rsidRPr="00F766F1" w:rsidDel="000132FC" w:rsidRDefault="00F824C9" w:rsidP="00F766F1">
            <w:pPr>
              <w:spacing w:beforeLines="40" w:before="96" w:afterLines="40" w:after="96" w:line="276" w:lineRule="auto"/>
              <w:jc w:val="center"/>
              <w:rPr>
                <w:del w:id="971" w:author="Mohanad Alemam" w:date="2026-07-06T20:24:00Z" w16du:dateUtc="2026-07-06T19:24:00Z"/>
                <w:rFonts w:asciiTheme="majorBidi" w:hAnsiTheme="majorBidi" w:cstheme="majorBidi"/>
                <w:color w:val="000000" w:themeColor="text1"/>
                <w:sz w:val="22"/>
                <w:szCs w:val="22"/>
              </w:rPr>
            </w:pPr>
            <w:del w:id="972" w:author="Mohanad Alemam" w:date="2026-07-06T20:24:00Z" w16du:dateUtc="2026-07-06T19:24:00Z">
              <w:r w:rsidRPr="00F766F1" w:rsidDel="000132FC">
                <w:rPr>
                  <w:rFonts w:asciiTheme="majorBidi" w:hAnsiTheme="majorBidi" w:cstheme="majorBidi"/>
                  <w:color w:val="000000" w:themeColor="text1"/>
                  <w:sz w:val="22"/>
                  <w:szCs w:val="22"/>
                </w:rPr>
                <w:delText>Edge-only</w:delText>
              </w:r>
            </w:del>
          </w:p>
        </w:tc>
        <w:tc>
          <w:tcPr>
            <w:tcW w:w="1458" w:type="dxa"/>
            <w:vAlign w:val="center"/>
          </w:tcPr>
          <w:p w14:paraId="2547BB06" w14:textId="4176A799" w:rsidR="00F824C9" w:rsidRPr="00F766F1" w:rsidDel="000132FC" w:rsidRDefault="00F824C9"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973" w:author="Mohanad Alemam" w:date="2026-07-06T20:24:00Z" w16du:dateUtc="2026-07-06T19:24:00Z"/>
                <w:rFonts w:asciiTheme="majorBidi" w:hAnsiTheme="majorBidi" w:cstheme="majorBidi"/>
                <w:color w:val="000000" w:themeColor="text1"/>
                <w:sz w:val="22"/>
                <w:szCs w:val="22"/>
              </w:rPr>
            </w:pPr>
            <w:del w:id="974" w:author="Mohanad Alemam" w:date="2026-07-06T20:24:00Z" w16du:dateUtc="2026-07-06T19:24:00Z">
              <w:r w:rsidRPr="00F766F1" w:rsidDel="000132FC">
                <w:rPr>
                  <w:rFonts w:asciiTheme="majorBidi" w:hAnsiTheme="majorBidi" w:cstheme="majorBidi"/>
                  <w:color w:val="000000" w:themeColor="text1"/>
                  <w:sz w:val="22"/>
                  <w:szCs w:val="22"/>
                </w:rPr>
                <w:delText>5108</w:delText>
              </w:r>
            </w:del>
          </w:p>
        </w:tc>
        <w:tc>
          <w:tcPr>
            <w:tcW w:w="1358" w:type="dxa"/>
            <w:vAlign w:val="center"/>
          </w:tcPr>
          <w:p w14:paraId="6DF1E1BC" w14:textId="3773C052" w:rsidR="00F824C9" w:rsidRPr="00F766F1" w:rsidDel="000132FC" w:rsidRDefault="00F824C9"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975" w:author="Mohanad Alemam" w:date="2026-07-06T20:24:00Z" w16du:dateUtc="2026-07-06T19:24:00Z"/>
                <w:rFonts w:asciiTheme="majorBidi" w:hAnsiTheme="majorBidi" w:cstheme="majorBidi"/>
                <w:color w:val="000000" w:themeColor="text1"/>
                <w:sz w:val="22"/>
                <w:szCs w:val="22"/>
              </w:rPr>
            </w:pPr>
            <w:del w:id="976" w:author="Mohanad Alemam" w:date="2026-07-06T20:24:00Z" w16du:dateUtc="2026-07-06T19:24:00Z">
              <w:r w:rsidRPr="00F766F1" w:rsidDel="000132FC">
                <w:rPr>
                  <w:rFonts w:asciiTheme="majorBidi" w:hAnsiTheme="majorBidi" w:cstheme="majorBidi"/>
                  <w:color w:val="000000" w:themeColor="text1"/>
                  <w:sz w:val="22"/>
                  <w:szCs w:val="22"/>
                </w:rPr>
                <w:delText>0</w:delText>
              </w:r>
              <w:r w:rsidR="008557B6" w:rsidRPr="00F766F1" w:rsidDel="000132FC">
                <w:rPr>
                  <w:rFonts w:asciiTheme="majorBidi" w:hAnsiTheme="majorBidi" w:cstheme="majorBidi"/>
                  <w:color w:val="000000" w:themeColor="text1"/>
                  <w:sz w:val="22"/>
                  <w:szCs w:val="22"/>
                </w:rPr>
                <w:delText>.00</w:delText>
              </w:r>
            </w:del>
          </w:p>
        </w:tc>
        <w:tc>
          <w:tcPr>
            <w:tcW w:w="1752" w:type="dxa"/>
            <w:vAlign w:val="center"/>
          </w:tcPr>
          <w:p w14:paraId="182E8964" w14:textId="6A31EAA7" w:rsidR="00F824C9" w:rsidRPr="00F766F1" w:rsidDel="000132FC" w:rsidRDefault="00F824C9"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977" w:author="Mohanad Alemam" w:date="2026-07-06T20:24:00Z" w16du:dateUtc="2026-07-06T19:24:00Z"/>
                <w:rFonts w:asciiTheme="majorBidi" w:hAnsiTheme="majorBidi" w:cstheme="majorBidi"/>
                <w:color w:val="000000" w:themeColor="text1"/>
                <w:sz w:val="22"/>
                <w:szCs w:val="22"/>
              </w:rPr>
            </w:pPr>
            <w:del w:id="978" w:author="Mohanad Alemam" w:date="2026-07-06T20:24:00Z" w16du:dateUtc="2026-07-06T19:24:00Z">
              <w:r w:rsidRPr="00F766F1" w:rsidDel="000132FC">
                <w:rPr>
                  <w:rFonts w:asciiTheme="majorBidi" w:hAnsiTheme="majorBidi" w:cstheme="majorBidi"/>
                  <w:color w:val="000000" w:themeColor="text1"/>
                  <w:sz w:val="22"/>
                  <w:szCs w:val="22"/>
                </w:rPr>
                <w:delText>0.55</w:delText>
              </w:r>
            </w:del>
          </w:p>
        </w:tc>
        <w:tc>
          <w:tcPr>
            <w:tcW w:w="1762" w:type="dxa"/>
            <w:vAlign w:val="center"/>
          </w:tcPr>
          <w:p w14:paraId="4C59740E" w14:textId="6CC13119" w:rsidR="00F824C9" w:rsidRPr="00F766F1" w:rsidDel="000132FC" w:rsidRDefault="00F824C9"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979" w:author="Mohanad Alemam" w:date="2026-07-06T20:24:00Z" w16du:dateUtc="2026-07-06T19:24:00Z"/>
                <w:rFonts w:asciiTheme="majorBidi" w:hAnsiTheme="majorBidi" w:cstheme="majorBidi"/>
                <w:color w:val="000000" w:themeColor="text1"/>
                <w:sz w:val="22"/>
                <w:szCs w:val="22"/>
              </w:rPr>
            </w:pPr>
            <w:del w:id="980" w:author="Mohanad Alemam" w:date="2026-07-06T20:24:00Z" w16du:dateUtc="2026-07-06T19:24:00Z">
              <w:r w:rsidRPr="00F766F1" w:rsidDel="000132FC">
                <w:rPr>
                  <w:rFonts w:asciiTheme="majorBidi" w:hAnsiTheme="majorBidi" w:cstheme="majorBidi"/>
                  <w:color w:val="000000" w:themeColor="text1"/>
                  <w:sz w:val="22"/>
                  <w:szCs w:val="22"/>
                </w:rPr>
                <w:delText>1.00</w:delText>
              </w:r>
            </w:del>
          </w:p>
        </w:tc>
        <w:tc>
          <w:tcPr>
            <w:tcW w:w="1938" w:type="dxa"/>
            <w:vAlign w:val="center"/>
          </w:tcPr>
          <w:p w14:paraId="1EC615CE" w14:textId="7C5E8C90" w:rsidR="00F824C9" w:rsidRPr="00F766F1" w:rsidDel="000132FC" w:rsidRDefault="00F824C9"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981" w:author="Mohanad Alemam" w:date="2026-07-06T20:24:00Z" w16du:dateUtc="2026-07-06T19:24:00Z"/>
                <w:rFonts w:asciiTheme="majorBidi" w:hAnsiTheme="majorBidi" w:cstheme="majorBidi"/>
                <w:color w:val="000000" w:themeColor="text1"/>
                <w:sz w:val="22"/>
                <w:szCs w:val="22"/>
              </w:rPr>
            </w:pPr>
            <w:del w:id="982" w:author="Mohanad Alemam" w:date="2026-07-06T20:24:00Z" w16du:dateUtc="2026-07-06T19:24:00Z">
              <w:r w:rsidRPr="00F766F1" w:rsidDel="000132FC">
                <w:rPr>
                  <w:rFonts w:asciiTheme="majorBidi" w:hAnsiTheme="majorBidi" w:cstheme="majorBidi"/>
                  <w:color w:val="000000" w:themeColor="text1"/>
                  <w:sz w:val="22"/>
                  <w:szCs w:val="22"/>
                </w:rPr>
                <w:delText>0.00</w:delText>
              </w:r>
            </w:del>
          </w:p>
        </w:tc>
      </w:tr>
      <w:tr w:rsidR="00F824C9" w:rsidRPr="005A405E" w:rsidDel="000132FC" w14:paraId="72A9A2DD" w14:textId="47E8BE1F" w:rsidTr="005A56A8">
        <w:trPr>
          <w:del w:id="983"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39483BF" w14:textId="76CC5765" w:rsidR="00F824C9" w:rsidRPr="00F766F1" w:rsidDel="000132FC" w:rsidRDefault="00F824C9" w:rsidP="00F766F1">
            <w:pPr>
              <w:spacing w:beforeLines="40" w:before="96" w:afterLines="40" w:after="96" w:line="276" w:lineRule="auto"/>
              <w:jc w:val="center"/>
              <w:rPr>
                <w:del w:id="984" w:author="Mohanad Alemam" w:date="2026-07-06T20:24:00Z" w16du:dateUtc="2026-07-06T19:24:00Z"/>
                <w:rFonts w:asciiTheme="majorBidi" w:hAnsiTheme="majorBidi" w:cstheme="majorBidi"/>
                <w:color w:val="000000" w:themeColor="text1"/>
                <w:sz w:val="22"/>
                <w:szCs w:val="22"/>
              </w:rPr>
            </w:pPr>
            <w:del w:id="985" w:author="Mohanad Alemam" w:date="2026-07-06T20:24:00Z" w16du:dateUtc="2026-07-06T19:24:00Z">
              <w:r w:rsidRPr="00F766F1" w:rsidDel="000132FC">
                <w:rPr>
                  <w:rFonts w:asciiTheme="majorBidi" w:hAnsiTheme="majorBidi" w:cstheme="majorBidi"/>
                  <w:color w:val="000000" w:themeColor="text1"/>
                  <w:sz w:val="22"/>
                  <w:szCs w:val="22"/>
                </w:rPr>
                <w:delText>Cloud-only</w:delText>
              </w:r>
            </w:del>
          </w:p>
        </w:tc>
        <w:tc>
          <w:tcPr>
            <w:tcW w:w="1458" w:type="dxa"/>
            <w:vAlign w:val="center"/>
          </w:tcPr>
          <w:p w14:paraId="738EE690" w14:textId="2C2D56CE" w:rsidR="00F824C9" w:rsidRPr="00F766F1" w:rsidDel="000132FC" w:rsidRDefault="00F824C9"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986" w:author="Mohanad Alemam" w:date="2026-07-06T20:24:00Z" w16du:dateUtc="2026-07-06T19:24:00Z"/>
                <w:rFonts w:asciiTheme="majorBidi" w:hAnsiTheme="majorBidi" w:cstheme="majorBidi"/>
                <w:color w:val="000000" w:themeColor="text1"/>
                <w:sz w:val="22"/>
                <w:szCs w:val="22"/>
              </w:rPr>
            </w:pPr>
            <w:del w:id="987" w:author="Mohanad Alemam" w:date="2026-07-06T20:24:00Z" w16du:dateUtc="2026-07-06T19:24:00Z">
              <w:r w:rsidRPr="00F766F1" w:rsidDel="000132FC">
                <w:rPr>
                  <w:rFonts w:asciiTheme="majorBidi" w:hAnsiTheme="majorBidi" w:cstheme="majorBidi"/>
                  <w:color w:val="000000" w:themeColor="text1"/>
                  <w:sz w:val="22"/>
                  <w:szCs w:val="22"/>
                </w:rPr>
                <w:delText>5108</w:delText>
              </w:r>
            </w:del>
          </w:p>
        </w:tc>
        <w:tc>
          <w:tcPr>
            <w:tcW w:w="1358" w:type="dxa"/>
            <w:vAlign w:val="center"/>
          </w:tcPr>
          <w:p w14:paraId="4C301AA6" w14:textId="44CBF1EE" w:rsidR="00F824C9" w:rsidRPr="00F766F1" w:rsidDel="000132FC" w:rsidRDefault="00F824C9"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988" w:author="Mohanad Alemam" w:date="2026-07-06T20:24:00Z" w16du:dateUtc="2026-07-06T19:24:00Z"/>
                <w:rFonts w:asciiTheme="majorBidi" w:hAnsiTheme="majorBidi" w:cstheme="majorBidi"/>
                <w:color w:val="000000" w:themeColor="text1"/>
                <w:sz w:val="22"/>
                <w:szCs w:val="22"/>
              </w:rPr>
            </w:pPr>
            <w:del w:id="989" w:author="Mohanad Alemam" w:date="2026-07-06T20:24:00Z" w16du:dateUtc="2026-07-06T19:24:00Z">
              <w:r w:rsidRPr="00F766F1" w:rsidDel="000132FC">
                <w:rPr>
                  <w:rFonts w:asciiTheme="majorBidi" w:hAnsiTheme="majorBidi" w:cstheme="majorBidi"/>
                  <w:color w:val="000000" w:themeColor="text1"/>
                  <w:sz w:val="22"/>
                  <w:szCs w:val="22"/>
                </w:rPr>
                <w:delText>2278</w:delText>
              </w:r>
            </w:del>
          </w:p>
        </w:tc>
        <w:tc>
          <w:tcPr>
            <w:tcW w:w="1752" w:type="dxa"/>
            <w:vAlign w:val="center"/>
          </w:tcPr>
          <w:p w14:paraId="6C7B215A" w14:textId="1565D13D" w:rsidR="00F824C9" w:rsidRPr="00F766F1" w:rsidDel="000132FC" w:rsidRDefault="00F824C9"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990" w:author="Mohanad Alemam" w:date="2026-07-06T20:24:00Z" w16du:dateUtc="2026-07-06T19:24:00Z"/>
                <w:rFonts w:asciiTheme="majorBidi" w:hAnsiTheme="majorBidi" w:cstheme="majorBidi"/>
                <w:color w:val="000000" w:themeColor="text1"/>
                <w:sz w:val="22"/>
                <w:szCs w:val="22"/>
              </w:rPr>
            </w:pPr>
            <w:del w:id="991" w:author="Mohanad Alemam" w:date="2026-07-06T20:24:00Z" w16du:dateUtc="2026-07-06T19:24:00Z">
              <w:r w:rsidRPr="00F766F1" w:rsidDel="000132FC">
                <w:rPr>
                  <w:rFonts w:asciiTheme="majorBidi" w:hAnsiTheme="majorBidi" w:cstheme="majorBidi"/>
                  <w:color w:val="000000" w:themeColor="text1"/>
                  <w:sz w:val="22"/>
                  <w:szCs w:val="22"/>
                </w:rPr>
                <w:delText>0.55</w:delText>
              </w:r>
            </w:del>
          </w:p>
        </w:tc>
        <w:tc>
          <w:tcPr>
            <w:tcW w:w="1762" w:type="dxa"/>
            <w:vAlign w:val="center"/>
          </w:tcPr>
          <w:p w14:paraId="4ABB6BBC" w14:textId="74CFB339" w:rsidR="00F824C9" w:rsidRPr="00F766F1" w:rsidDel="000132FC" w:rsidRDefault="0035639F"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992" w:author="Mohanad Alemam" w:date="2026-07-06T20:24:00Z" w16du:dateUtc="2026-07-06T19:24:00Z"/>
                <w:rFonts w:asciiTheme="majorBidi" w:hAnsiTheme="majorBidi" w:cstheme="majorBidi"/>
                <w:color w:val="000000" w:themeColor="text1"/>
                <w:sz w:val="22"/>
                <w:szCs w:val="22"/>
              </w:rPr>
            </w:pPr>
            <w:del w:id="993" w:author="Mohanad Alemam" w:date="2026-07-06T20:24:00Z" w16du:dateUtc="2026-07-06T19:24:00Z">
              <w:r w:rsidRPr="00E765FC" w:rsidDel="000132FC">
                <w:rPr>
                  <w:rFonts w:asciiTheme="majorBidi" w:hAnsiTheme="majorBidi" w:cstheme="majorBidi"/>
                  <w:noProof/>
                  <w:color w:val="000000" w:themeColor="text1"/>
                  <w:sz w:val="20"/>
                  <w:szCs w:val="20"/>
                </w:rPr>
                <mc:AlternateContent>
                  <mc:Choice Requires="wps">
                    <w:drawing>
                      <wp:anchor distT="0" distB="0" distL="114300" distR="114300" simplePos="0" relativeHeight="251709440" behindDoc="0" locked="0" layoutInCell="1" allowOverlap="1" wp14:anchorId="56D9AF1B" wp14:editId="0AEC64FA">
                        <wp:simplePos x="0" y="0"/>
                        <wp:positionH relativeFrom="column">
                          <wp:posOffset>779145</wp:posOffset>
                        </wp:positionH>
                        <wp:positionV relativeFrom="paragraph">
                          <wp:posOffset>111125</wp:posOffset>
                        </wp:positionV>
                        <wp:extent cx="103505" cy="120650"/>
                        <wp:effectExtent l="19050" t="0" r="29845" b="31750"/>
                        <wp:wrapNone/>
                        <wp:docPr id="417158670" name="Arrow: Down 7"/>
                        <wp:cNvGraphicFramePr/>
                        <a:graphic xmlns:a="http://schemas.openxmlformats.org/drawingml/2006/main">
                          <a:graphicData uri="http://schemas.microsoft.com/office/word/2010/wordprocessingShape">
                            <wps:wsp>
                              <wps:cNvSpPr/>
                              <wps:spPr>
                                <a:xfrm>
                                  <a:off x="0" y="0"/>
                                  <a:ext cx="103505" cy="12065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2B5CB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61.35pt;margin-top:8.75pt;width:8.15pt;height: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" adj="12335" fillcolor="#00b050" strokecolor="#180702 [484]" strokeweight="1pt"/>
                    </w:pict>
                  </mc:Fallback>
                </mc:AlternateContent>
              </w:r>
              <w:r w:rsidR="00F824C9" w:rsidRPr="00F766F1" w:rsidDel="000132FC">
                <w:rPr>
                  <w:rFonts w:asciiTheme="majorBidi" w:hAnsiTheme="majorBidi" w:cstheme="majorBidi"/>
                  <w:color w:val="000000" w:themeColor="text1"/>
                  <w:sz w:val="22"/>
                  <w:szCs w:val="22"/>
                </w:rPr>
                <w:delText>0.55</w:delText>
              </w:r>
              <w:r w:rsidRPr="00F766F1" w:rsidDel="000132FC">
                <w:rPr>
                  <w:rFonts w:asciiTheme="majorBidi" w:hAnsiTheme="majorBidi" w:cstheme="majorBidi"/>
                  <w:color w:val="000000" w:themeColor="text1"/>
                  <w:sz w:val="22"/>
                  <w:szCs w:val="22"/>
                </w:rPr>
                <w:delText xml:space="preserve"> </w:delText>
              </w:r>
            </w:del>
          </w:p>
        </w:tc>
        <w:tc>
          <w:tcPr>
            <w:tcW w:w="1938" w:type="dxa"/>
            <w:vAlign w:val="center"/>
          </w:tcPr>
          <w:p w14:paraId="1320F6D2" w14:textId="52F2CE7F" w:rsidR="00F824C9" w:rsidRPr="00F766F1" w:rsidDel="000132FC" w:rsidRDefault="00F824C9"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994" w:author="Mohanad Alemam" w:date="2026-07-06T20:24:00Z" w16du:dateUtc="2026-07-06T19:24:00Z"/>
                <w:rFonts w:asciiTheme="majorBidi" w:hAnsiTheme="majorBidi" w:cstheme="majorBidi"/>
                <w:color w:val="000000" w:themeColor="text1"/>
                <w:sz w:val="22"/>
                <w:szCs w:val="22"/>
              </w:rPr>
            </w:pPr>
            <w:del w:id="995" w:author="Mohanad Alemam" w:date="2026-07-06T20:24:00Z" w16du:dateUtc="2026-07-06T19:24:00Z">
              <w:r w:rsidRPr="00F766F1" w:rsidDel="000132FC">
                <w:rPr>
                  <w:rFonts w:asciiTheme="majorBidi" w:hAnsiTheme="majorBidi" w:cstheme="majorBidi"/>
                  <w:color w:val="000000" w:themeColor="text1"/>
                  <w:sz w:val="22"/>
                  <w:szCs w:val="22"/>
                </w:rPr>
                <w:delText>117.75</w:delText>
              </w:r>
              <w:r w:rsidR="0035639F" w:rsidRPr="00F766F1" w:rsidDel="000132FC">
                <w:rPr>
                  <w:rFonts w:asciiTheme="majorBidi" w:hAnsiTheme="majorBidi" w:cstheme="majorBidi"/>
                  <w:color w:val="000000" w:themeColor="text1"/>
                  <w:sz w:val="22"/>
                  <w:szCs w:val="22"/>
                </w:rPr>
                <w:delText xml:space="preserve"> </w:delText>
              </w:r>
            </w:del>
          </w:p>
        </w:tc>
      </w:tr>
    </w:tbl>
    <w:p w14:paraId="09F48576" w14:textId="451A3A0A" w:rsidR="00DF17FA" w:rsidRPr="00F766F1" w:rsidDel="000132FC" w:rsidRDefault="00A410F5" w:rsidP="00F766F1">
      <w:pPr>
        <w:spacing w:beforeLines="40" w:before="96" w:afterLines="40" w:after="96" w:line="276" w:lineRule="auto"/>
        <w:jc w:val="both"/>
        <w:rPr>
          <w:del w:id="996" w:author="Mohanad Alemam" w:date="2026-07-06T20:24:00Z" w16du:dateUtc="2026-07-06T19:24:00Z"/>
        </w:rPr>
      </w:pPr>
      <w:del w:id="997" w:author="Mohanad Alemam" w:date="2026-07-06T20:24:00Z" w16du:dateUtc="2026-07-06T19:24:00Z">
        <w:r w:rsidRPr="005A405E" w:rsidDel="000132FC">
          <w:rPr>
            <w:rFonts w:asciiTheme="majorBidi" w:hAnsiTheme="majorBidi" w:cstheme="majorBidi"/>
            <w:b/>
            <w:bCs/>
            <w:color w:val="000000" w:themeColor="text1"/>
            <w:sz w:val="22"/>
            <w:szCs w:val="22"/>
          </w:rPr>
          <w:delText xml:space="preserve">Cumulative Metrics </w:delText>
        </w:r>
        <w:r w:rsidRPr="00F766F1" w:rsidDel="000132FC">
          <w:rPr>
            <w:b/>
            <w:bCs/>
          </w:rPr>
          <w:delText xml:space="preserve">–– </w:delText>
        </w:r>
        <w:r w:rsidRPr="00F766F1" w:rsidDel="000132FC">
          <w:delText xml:space="preserve">The table shows that in the cloud-only run frames are either dropped by the heuristic filter or send to the cloud for detection, none are processed by the edge model (as heuristic drop ratio = cloud avoidance ratio). ~117 megabytes were consumed to transmit frames to the cloud server. In the other hand, in the edge-only run all </w:delText>
        </w:r>
        <w:r w:rsidR="003E4F2C" w:rsidRPr="00F766F1" w:rsidDel="000132FC">
          <w:delText>frames were processed locally (cloud avoidance ratio = 1), and no bandwidth consumption.</w:delText>
        </w:r>
      </w:del>
    </w:p>
    <w:p w14:paraId="1613622D" w14:textId="6D359BEB" w:rsidR="004F0524" w:rsidRPr="00F766F1" w:rsidDel="000132FC" w:rsidRDefault="00E5528F" w:rsidP="00F766F1">
      <w:pPr>
        <w:spacing w:beforeLines="40" w:before="96" w:afterLines="40" w:after="96" w:line="276" w:lineRule="auto"/>
        <w:jc w:val="both"/>
        <w:rPr>
          <w:del w:id="998" w:author="Mohanad Alemam" w:date="2026-07-06T20:24:00Z" w16du:dateUtc="2026-07-06T19:24:00Z"/>
        </w:rPr>
      </w:pPr>
      <w:del w:id="999" w:author="Mohanad Alemam" w:date="2026-07-06T20:24:00Z" w16du:dateUtc="2026-07-06T19:24:00Z">
        <w:r w:rsidDel="000132FC">
          <w:rPr>
            <w:rFonts w:asciiTheme="majorBidi" w:hAnsiTheme="majorBidi" w:cstheme="majorBidi"/>
            <w:b/>
            <w:bCs/>
            <w:color w:val="000000" w:themeColor="text1"/>
            <w:sz w:val="22"/>
            <w:szCs w:val="22"/>
          </w:rPr>
          <w:delText>Cost (</w:delText>
        </w:r>
        <w:r w:rsidR="004F0524" w:rsidRPr="005A405E" w:rsidDel="000132FC">
          <w:rPr>
            <w:rFonts w:asciiTheme="majorBidi" w:hAnsiTheme="majorBidi" w:cstheme="majorBidi"/>
            <w:b/>
            <w:bCs/>
            <w:color w:val="000000" w:themeColor="text1"/>
            <w:sz w:val="22"/>
            <w:szCs w:val="22"/>
          </w:rPr>
          <w:delText xml:space="preserve">Latency and </w:delText>
        </w:r>
        <w:r w:rsidDel="000132FC">
          <w:rPr>
            <w:rFonts w:asciiTheme="majorBidi" w:hAnsiTheme="majorBidi" w:cstheme="majorBidi"/>
            <w:b/>
            <w:bCs/>
            <w:color w:val="000000" w:themeColor="text1"/>
            <w:sz w:val="22"/>
            <w:szCs w:val="22"/>
          </w:rPr>
          <w:delText>Bandwidth), Detection Quality Trade-</w:delText>
        </w:r>
        <w:r w:rsidR="007D2D38" w:rsidDel="000132FC">
          <w:rPr>
            <w:rFonts w:asciiTheme="majorBidi" w:hAnsiTheme="majorBidi" w:cstheme="majorBidi"/>
            <w:b/>
            <w:bCs/>
            <w:color w:val="000000" w:themeColor="text1"/>
            <w:sz w:val="22"/>
            <w:szCs w:val="22"/>
          </w:rPr>
          <w:delText xml:space="preserve">off –– </w:delText>
        </w:r>
        <w:r w:rsidR="00867046" w:rsidRPr="005A405E" w:rsidDel="000132FC">
          <w:rPr>
            <w:rFonts w:asciiTheme="majorBidi" w:hAnsiTheme="majorBidi" w:cstheme="majorBidi"/>
            <w:color w:val="000000" w:themeColor="text1"/>
            <w:sz w:val="22"/>
            <w:szCs w:val="22"/>
          </w:rPr>
          <w:delText>To align the two data</w:delText>
        </w:r>
        <w:r w:rsidR="007D2D38" w:rsidDel="000132FC">
          <w:rPr>
            <w:rFonts w:asciiTheme="majorBidi" w:hAnsiTheme="majorBidi" w:cstheme="majorBidi"/>
            <w:color w:val="000000" w:themeColor="text1"/>
            <w:sz w:val="22"/>
            <w:szCs w:val="22"/>
          </w:rPr>
          <w:delText>sets</w:delText>
        </w:r>
        <w:r w:rsidR="00867046" w:rsidRPr="005A405E" w:rsidDel="000132FC">
          <w:rPr>
            <w:rFonts w:asciiTheme="majorBidi" w:hAnsiTheme="majorBidi" w:cstheme="majorBidi"/>
            <w:color w:val="000000" w:themeColor="text1"/>
            <w:sz w:val="22"/>
            <w:szCs w:val="22"/>
          </w:rPr>
          <w:delText xml:space="preserve"> </w:delText>
        </w:r>
        <w:r w:rsidR="007D2D38" w:rsidDel="000132FC">
          <w:rPr>
            <w:rFonts w:asciiTheme="majorBidi" w:hAnsiTheme="majorBidi" w:cstheme="majorBidi"/>
            <w:color w:val="000000" w:themeColor="text1"/>
            <w:sz w:val="22"/>
            <w:szCs w:val="22"/>
          </w:rPr>
          <w:delText>(</w:delText>
        </w:r>
        <w:r w:rsidR="00867046" w:rsidRPr="005A405E" w:rsidDel="000132FC">
          <w:rPr>
            <w:rFonts w:asciiTheme="majorBidi" w:hAnsiTheme="majorBidi" w:cstheme="majorBidi"/>
            <w:color w:val="000000" w:themeColor="text1"/>
            <w:sz w:val="22"/>
            <w:szCs w:val="22"/>
          </w:rPr>
          <w:delText>i.e., cloud-only and edge-only</w:delText>
        </w:r>
        <w:r w:rsidR="007D2D38" w:rsidDel="000132FC">
          <w:rPr>
            <w:rFonts w:asciiTheme="majorBidi" w:hAnsiTheme="majorBidi" w:cstheme="majorBidi"/>
            <w:color w:val="000000" w:themeColor="text1"/>
            <w:sz w:val="22"/>
            <w:szCs w:val="22"/>
          </w:rPr>
          <w:delText>)</w:delText>
        </w:r>
        <w:r w:rsidR="00867046" w:rsidRPr="005A405E" w:rsidDel="000132FC">
          <w:rPr>
            <w:rFonts w:asciiTheme="majorBidi" w:hAnsiTheme="majorBidi" w:cstheme="majorBidi"/>
            <w:color w:val="000000" w:themeColor="text1"/>
            <w:sz w:val="22"/>
            <w:szCs w:val="22"/>
          </w:rPr>
          <w:delText xml:space="preserve"> and </w:delText>
        </w:r>
        <w:r w:rsidR="007D2D38" w:rsidDel="000132FC">
          <w:rPr>
            <w:rFonts w:asciiTheme="majorBidi" w:hAnsiTheme="majorBidi" w:cstheme="majorBidi"/>
            <w:color w:val="000000" w:themeColor="text1"/>
            <w:sz w:val="22"/>
            <w:szCs w:val="22"/>
          </w:rPr>
          <w:delText>demonstrate cost, quality trade-off.</w:delText>
        </w:r>
        <w:r w:rsidR="00867046" w:rsidRPr="005A405E" w:rsidDel="000132FC">
          <w:rPr>
            <w:rFonts w:asciiTheme="majorBidi" w:hAnsiTheme="majorBidi" w:cstheme="majorBidi"/>
            <w:color w:val="000000" w:themeColor="text1"/>
            <w:sz w:val="22"/>
            <w:szCs w:val="22"/>
          </w:rPr>
          <w:delText xml:space="preserve"> I </w:delText>
        </w:r>
        <w:r w:rsidR="00B5650D" w:rsidRPr="005A405E" w:rsidDel="000132FC">
          <w:rPr>
            <w:rFonts w:asciiTheme="majorBidi" w:hAnsiTheme="majorBidi" w:cstheme="majorBidi"/>
            <w:color w:val="000000" w:themeColor="text1"/>
            <w:sz w:val="22"/>
            <w:szCs w:val="22"/>
          </w:rPr>
          <w:delText>merged</w:delText>
        </w:r>
        <w:r w:rsidR="00867046" w:rsidRPr="005A405E" w:rsidDel="000132FC">
          <w:rPr>
            <w:rFonts w:asciiTheme="majorBidi" w:hAnsiTheme="majorBidi" w:cstheme="majorBidi"/>
            <w:color w:val="000000" w:themeColor="text1"/>
            <w:sz w:val="22"/>
            <w:szCs w:val="22"/>
          </w:rPr>
          <w:delText xml:space="preserve"> the two datasets using the common denominator</w:delText>
        </w:r>
        <w:r w:rsidR="00867046" w:rsidRPr="00F766F1" w:rsidDel="000132FC">
          <w:delText xml:space="preserve"> ‘frame_index’</w:delText>
        </w:r>
        <w:r w:rsidR="007D2D38" w:rsidRPr="00F766F1" w:rsidDel="000132FC">
          <w:delText>,</w:delText>
        </w:r>
        <w:r w:rsidR="00867046" w:rsidRPr="00F766F1" w:rsidDel="000132FC">
          <w:delText xml:space="preserve"> </w:delText>
        </w:r>
        <w:r w:rsidR="007D2D38" w:rsidRPr="00F766F1" w:rsidDel="000132FC">
          <w:delText xml:space="preserve">extracting </w:delText>
        </w:r>
        <w:r w:rsidR="00867046" w:rsidRPr="00F766F1" w:rsidDel="000132FC">
          <w:delText>number of objects detected, average detection confidence/accuracy and latency</w:delText>
        </w:r>
        <w:r w:rsidR="007D2D38" w:rsidRPr="00F766F1" w:rsidDel="000132FC">
          <w:delText>, in</w:delText>
        </w:r>
        <w:r w:rsidR="00867046" w:rsidRPr="00F766F1" w:rsidDel="000132FC">
          <w:delText xml:space="preserve"> both scenarios. </w:delText>
        </w:r>
        <w:r w:rsidR="00F72163" w:rsidRPr="00F766F1" w:rsidDel="000132FC">
          <w:delText xml:space="preserve">The latency in the cloud-only run is represented by the per-frame round-trip time </w:delText>
        </w:r>
        <w:r w:rsidR="007D2D38" w:rsidRPr="00F766F1" w:rsidDel="000132FC">
          <w:delText>(ms)</w:delText>
        </w:r>
        <w:r w:rsidR="00F72163" w:rsidRPr="00F766F1" w:rsidDel="000132FC">
          <w:delText>, while the latency in the edge</w:delText>
        </w:r>
        <w:r w:rsidR="007D2D38" w:rsidRPr="00F766F1" w:rsidDel="000132FC">
          <w:delText>-</w:delText>
        </w:r>
        <w:r w:rsidR="00F72163" w:rsidRPr="00F766F1" w:rsidDel="000132FC">
          <w:delText xml:space="preserve">only run is the </w:delText>
        </w:r>
        <w:r w:rsidR="007D2D38" w:rsidRPr="00F766F1" w:rsidDel="000132FC">
          <w:delText xml:space="preserve">edge </w:delText>
        </w:r>
        <w:r w:rsidR="00F72163" w:rsidRPr="00F766F1" w:rsidDel="000132FC">
          <w:delText>inference time</w:delText>
        </w:r>
        <w:r w:rsidR="007D2D38" w:rsidRPr="00F766F1" w:rsidDel="000132FC">
          <w:delText xml:space="preserve"> (ms)</w:delText>
        </w:r>
        <w:r w:rsidR="00F72163" w:rsidRPr="00F766F1" w:rsidDel="000132FC">
          <w:delText>.</w:delText>
        </w:r>
        <w:r w:rsidR="004F0524" w:rsidRPr="00F766F1" w:rsidDel="000132FC">
          <w:delText xml:space="preserve"> </w:delText>
        </w:r>
        <w:r w:rsidR="004F0524" w:rsidRPr="00F766F1" w:rsidDel="000132FC">
          <w:rPr>
            <w:highlight w:val="cyan"/>
          </w:rPr>
          <w:delText>Figure 5</w:delText>
        </w:r>
        <w:r w:rsidR="004F0524" w:rsidRPr="00F766F1" w:rsidDel="000132FC">
          <w:delText xml:space="preserve"> </w:delText>
        </w:r>
        <w:r w:rsidR="003853E1" w:rsidRPr="00F766F1" w:rsidDel="000132FC">
          <w:delText xml:space="preserve">displays </w:delText>
        </w:r>
        <w:r w:rsidR="00867046" w:rsidRPr="00F766F1" w:rsidDel="000132FC">
          <w:delText>Frame index in the X</w:delText>
        </w:r>
        <w:r w:rsidR="003853E1" w:rsidRPr="00F766F1" w:rsidDel="000132FC">
          <w:delText>-</w:delText>
        </w:r>
        <w:r w:rsidR="00867046" w:rsidRPr="00F766F1" w:rsidDel="000132FC">
          <w:delText>axis and the mentioned metrics on the Y</w:delText>
        </w:r>
        <w:r w:rsidR="00023B4C" w:rsidRPr="00F766F1" w:rsidDel="000132FC">
          <w:delText>-</w:delText>
        </w:r>
        <w:r w:rsidR="00867046" w:rsidRPr="00F766F1" w:rsidDel="000132FC">
          <w:delText>axis.</w:delText>
        </w:r>
      </w:del>
    </w:p>
    <w:p w14:paraId="25EBE32E" w14:textId="7612AC25" w:rsidR="00FD7B82" w:rsidRPr="00F766F1" w:rsidDel="000132FC" w:rsidRDefault="00023B4C" w:rsidP="00F766F1">
      <w:pPr>
        <w:spacing w:beforeLines="40" w:before="96" w:afterLines="40" w:after="96" w:line="276" w:lineRule="auto"/>
        <w:jc w:val="both"/>
        <w:rPr>
          <w:del w:id="1000" w:author="Mohanad Alemam" w:date="2026-07-06T20:24:00Z" w16du:dateUtc="2026-07-06T19:24:00Z"/>
          <w:rFonts w:asciiTheme="majorBidi" w:hAnsiTheme="majorBidi" w:cstheme="majorBidi"/>
          <w:color w:val="000000" w:themeColor="text1"/>
          <w:sz w:val="22"/>
          <w:szCs w:val="22"/>
          <w:highlight w:val="magenta"/>
        </w:rPr>
      </w:pPr>
      <w:del w:id="1001" w:author="Mohanad Alemam" w:date="2026-07-06T20:24:00Z" w16du:dateUtc="2026-07-06T19:24:00Z">
        <w:r w:rsidRPr="00F766F1" w:rsidDel="000132FC">
          <w:rPr>
            <w:rFonts w:asciiTheme="majorBidi" w:hAnsiTheme="majorBidi" w:cstheme="majorBidi"/>
            <w:color w:val="000000" w:themeColor="text1"/>
            <w:sz w:val="22"/>
            <w:szCs w:val="22"/>
            <w:highlight w:val="magenta"/>
          </w:rPr>
          <w:delText xml:space="preserve">Caveat –– I am using the per-frame average confidence as a proxy for the “quality of detection”. It is important to mention that confidence scores are not calibrated across models (small vs. large YOLO), meaning higher confidence does not strictly imply higher true accuracy. This is why I incorporated the per-frame number of objects detected to contextualise this quality-of-detection </w:delText>
        </w:r>
        <w:r w:rsidR="009E3892" w:rsidRPr="00F766F1" w:rsidDel="000132FC">
          <w:rPr>
            <w:rFonts w:asciiTheme="majorBidi" w:hAnsiTheme="majorBidi" w:cstheme="majorBidi"/>
            <w:color w:val="000000" w:themeColor="text1"/>
            <w:sz w:val="22"/>
            <w:szCs w:val="22"/>
            <w:highlight w:val="magenta"/>
          </w:rPr>
          <w:delText>indicator</w:delText>
        </w:r>
        <w:r w:rsidRPr="00F766F1" w:rsidDel="000132FC">
          <w:rPr>
            <w:rFonts w:asciiTheme="majorBidi" w:hAnsiTheme="majorBidi" w:cstheme="majorBidi"/>
            <w:color w:val="000000" w:themeColor="text1"/>
            <w:sz w:val="22"/>
            <w:szCs w:val="22"/>
            <w:highlight w:val="magenta"/>
          </w:rPr>
          <w:delText>.</w:delText>
        </w:r>
      </w:del>
    </w:p>
    <w:p w14:paraId="15169A6B" w14:textId="52A1D847" w:rsidR="00867046" w:rsidRPr="009856A1" w:rsidDel="000132FC" w:rsidRDefault="00867046" w:rsidP="00F766F1">
      <w:pPr>
        <w:spacing w:beforeLines="40" w:before="96" w:afterLines="40" w:after="96" w:line="276" w:lineRule="auto"/>
        <w:jc w:val="both"/>
        <w:rPr>
          <w:del w:id="1002" w:author="Mohanad Alemam" w:date="2026-07-06T20:24:00Z" w16du:dateUtc="2026-07-06T19:24:00Z"/>
          <w:rFonts w:asciiTheme="majorBidi" w:hAnsiTheme="majorBidi" w:cstheme="majorBidi"/>
          <w:color w:val="000000" w:themeColor="text1"/>
          <w:sz w:val="22"/>
          <w:szCs w:val="22"/>
        </w:rPr>
      </w:pPr>
      <w:del w:id="1003" w:author="Mohanad Alemam" w:date="2026-07-06T20:24:00Z" w16du:dateUtc="2026-07-06T19:24:00Z">
        <w:r w:rsidRPr="009856A1" w:rsidDel="000132FC">
          <w:rPr>
            <w:rFonts w:asciiTheme="majorBidi" w:hAnsiTheme="majorBidi" w:cstheme="majorBidi"/>
            <w:color w:val="000000" w:themeColor="text1"/>
            <w:sz w:val="22"/>
            <w:szCs w:val="22"/>
          </w:rPr>
          <w:delText xml:space="preserve">The plots in </w:delText>
        </w:r>
        <w:r w:rsidRPr="00F766F1" w:rsidDel="000132FC">
          <w:rPr>
            <w:rFonts w:asciiTheme="majorBidi" w:hAnsiTheme="majorBidi" w:cstheme="majorBidi"/>
            <w:color w:val="000000" w:themeColor="text1"/>
            <w:sz w:val="22"/>
            <w:szCs w:val="22"/>
            <w:highlight w:val="cyan"/>
          </w:rPr>
          <w:delText>Figure 5</w:delText>
        </w:r>
        <w:r w:rsidRPr="009856A1" w:rsidDel="000132FC">
          <w:rPr>
            <w:rFonts w:asciiTheme="majorBidi" w:hAnsiTheme="majorBidi" w:cstheme="majorBidi"/>
            <w:color w:val="000000" w:themeColor="text1"/>
            <w:sz w:val="22"/>
            <w:szCs w:val="22"/>
          </w:rPr>
          <w:delText xml:space="preserve">, show a trade-of between </w:delText>
        </w:r>
        <w:r w:rsidR="009E3892" w:rsidRPr="009856A1" w:rsidDel="000132FC">
          <w:rPr>
            <w:rFonts w:asciiTheme="majorBidi" w:hAnsiTheme="majorBidi" w:cstheme="majorBidi"/>
            <w:color w:val="000000" w:themeColor="text1"/>
            <w:sz w:val="22"/>
            <w:szCs w:val="22"/>
          </w:rPr>
          <w:delText xml:space="preserve">cost </w:delText>
        </w:r>
        <w:r w:rsidRPr="009856A1" w:rsidDel="000132FC">
          <w:rPr>
            <w:rFonts w:asciiTheme="majorBidi" w:hAnsiTheme="majorBidi" w:cstheme="majorBidi"/>
            <w:color w:val="000000" w:themeColor="text1"/>
            <w:sz w:val="22"/>
            <w:szCs w:val="22"/>
          </w:rPr>
          <w:delText xml:space="preserve">and detection quality </w:delText>
        </w:r>
        <w:r w:rsidR="009E3892" w:rsidRPr="009856A1" w:rsidDel="000132FC">
          <w:rPr>
            <w:rFonts w:asciiTheme="majorBidi" w:hAnsiTheme="majorBidi" w:cstheme="majorBidi"/>
            <w:color w:val="000000" w:themeColor="text1"/>
            <w:sz w:val="22"/>
            <w:szCs w:val="22"/>
          </w:rPr>
          <w:delText>(</w:delText>
        </w:r>
        <w:r w:rsidR="00F72163" w:rsidRPr="009856A1" w:rsidDel="000132FC">
          <w:rPr>
            <w:rFonts w:asciiTheme="majorBidi" w:hAnsiTheme="majorBidi" w:cstheme="majorBidi"/>
            <w:color w:val="000000" w:themeColor="text1"/>
            <w:sz w:val="22"/>
            <w:szCs w:val="22"/>
          </w:rPr>
          <w:delText>objects</w:delText>
        </w:r>
        <w:r w:rsidRPr="009856A1" w:rsidDel="000132FC">
          <w:rPr>
            <w:rFonts w:asciiTheme="majorBidi" w:hAnsiTheme="majorBidi" w:cstheme="majorBidi"/>
            <w:color w:val="000000" w:themeColor="text1"/>
            <w:sz w:val="22"/>
            <w:szCs w:val="22"/>
          </w:rPr>
          <w:delText xml:space="preserve"> detected and accuracy):</w:delText>
        </w:r>
      </w:del>
    </w:p>
    <w:p w14:paraId="3DF8A13F" w14:textId="579D43F4" w:rsidR="00867046" w:rsidRPr="00081562" w:rsidDel="000132FC" w:rsidRDefault="00867046" w:rsidP="00F766F1">
      <w:pPr>
        <w:spacing w:beforeLines="40" w:before="96" w:afterLines="40" w:after="96" w:line="276" w:lineRule="auto"/>
        <w:jc w:val="both"/>
        <w:rPr>
          <w:del w:id="1004" w:author="Mohanad Alemam" w:date="2026-07-06T20:24:00Z" w16du:dateUtc="2026-07-06T19:24:00Z"/>
          <w:rFonts w:asciiTheme="majorBidi" w:hAnsiTheme="majorBidi" w:cstheme="majorBidi"/>
          <w:color w:val="000000" w:themeColor="text1"/>
          <w:sz w:val="22"/>
          <w:szCs w:val="22"/>
        </w:rPr>
      </w:pPr>
      <w:del w:id="1005" w:author="Mohanad Alemam" w:date="2026-07-06T20:24:00Z" w16du:dateUtc="2026-07-06T19:24:00Z">
        <w:r w:rsidRPr="009856A1" w:rsidDel="000132FC">
          <w:rPr>
            <w:rFonts w:asciiTheme="majorBidi" w:hAnsiTheme="majorBidi" w:cstheme="majorBidi"/>
            <w:b/>
            <w:bCs/>
            <w:color w:val="000000" w:themeColor="text1"/>
            <w:sz w:val="22"/>
            <w:szCs w:val="22"/>
          </w:rPr>
          <w:delText>Number of objects detected:</w:delText>
        </w:r>
        <w:r w:rsidRPr="009856A1" w:rsidDel="000132FC">
          <w:rPr>
            <w:rFonts w:asciiTheme="majorBidi" w:hAnsiTheme="majorBidi" w:cstheme="majorBidi"/>
            <w:color w:val="000000" w:themeColor="text1"/>
            <w:sz w:val="22"/>
            <w:szCs w:val="22"/>
          </w:rPr>
          <w:delText xml:space="preserve"> The </w:delText>
        </w:r>
        <w:r w:rsidR="00F72163" w:rsidRPr="009856A1" w:rsidDel="000132FC">
          <w:rPr>
            <w:rFonts w:asciiTheme="majorBidi" w:hAnsiTheme="majorBidi" w:cstheme="majorBidi"/>
            <w:color w:val="000000" w:themeColor="text1"/>
            <w:sz w:val="22"/>
            <w:szCs w:val="22"/>
          </w:rPr>
          <w:delText xml:space="preserve">overall trend in the plot shows that the cloud server consistently detects more objects per frame than the edge server. Which corresponds to high detection sensitivity </w:delText>
        </w:r>
        <w:r w:rsidR="00CE4AA6" w:rsidRPr="009856A1" w:rsidDel="000132FC">
          <w:rPr>
            <w:rFonts w:asciiTheme="majorBidi" w:hAnsiTheme="majorBidi" w:cstheme="majorBidi"/>
            <w:color w:val="000000" w:themeColor="text1"/>
            <w:sz w:val="22"/>
            <w:szCs w:val="22"/>
          </w:rPr>
          <w:delText>and</w:delText>
        </w:r>
        <w:r w:rsidR="00F72163" w:rsidRPr="009856A1" w:rsidDel="000132FC">
          <w:rPr>
            <w:rFonts w:asciiTheme="majorBidi" w:hAnsiTheme="majorBidi" w:cstheme="majorBidi"/>
            <w:color w:val="000000" w:themeColor="text1"/>
            <w:sz w:val="22"/>
            <w:szCs w:val="22"/>
          </w:rPr>
          <w:delText xml:space="preserve"> better performance.</w:delText>
        </w:r>
        <w:r w:rsidR="00F72163" w:rsidRPr="00081562" w:rsidDel="000132FC">
          <w:rPr>
            <w:rFonts w:asciiTheme="majorBidi" w:hAnsiTheme="majorBidi" w:cstheme="majorBidi"/>
            <w:color w:val="000000" w:themeColor="text1"/>
            <w:sz w:val="22"/>
            <w:szCs w:val="22"/>
          </w:rPr>
          <w:delText xml:space="preserve">  </w:delText>
        </w:r>
      </w:del>
    </w:p>
    <w:p w14:paraId="0F7D0E5B" w14:textId="3AAEFBBB" w:rsidR="00F72163" w:rsidRPr="00081562" w:rsidDel="000132FC" w:rsidRDefault="00C67C67" w:rsidP="00F766F1">
      <w:pPr>
        <w:spacing w:beforeLines="40" w:before="96" w:afterLines="40" w:after="96" w:line="276" w:lineRule="auto"/>
        <w:jc w:val="both"/>
        <w:rPr>
          <w:del w:id="1006" w:author="Mohanad Alemam" w:date="2026-07-06T20:24:00Z" w16du:dateUtc="2026-07-06T19:24:00Z"/>
          <w:rFonts w:asciiTheme="majorBidi" w:hAnsiTheme="majorBidi" w:cstheme="majorBidi"/>
          <w:color w:val="000000" w:themeColor="text1"/>
          <w:sz w:val="22"/>
          <w:szCs w:val="22"/>
        </w:rPr>
      </w:pPr>
      <w:del w:id="1007" w:author="Mohanad Alemam" w:date="2026-07-06T20:24:00Z" w16du:dateUtc="2026-07-06T19:24:00Z">
        <w:r w:rsidRPr="00E60BAC" w:rsidDel="000132FC">
          <w:rPr>
            <w:b/>
            <w:bCs/>
            <w:noProof/>
          </w:rPr>
          <w:drawing>
            <wp:anchor distT="0" distB="0" distL="114300" distR="114300" simplePos="0" relativeHeight="251689984" behindDoc="0" locked="0" layoutInCell="1" allowOverlap="1" wp14:anchorId="09DD7BF4" wp14:editId="0D391961">
              <wp:simplePos x="0" y="0"/>
              <wp:positionH relativeFrom="margin">
                <wp:posOffset>2921690</wp:posOffset>
              </wp:positionH>
              <wp:positionV relativeFrom="paragraph">
                <wp:posOffset>7040</wp:posOffset>
              </wp:positionV>
              <wp:extent cx="3549015" cy="5144135"/>
              <wp:effectExtent l="0" t="0" r="0" b="0"/>
              <wp:wrapSquare wrapText="bothSides"/>
              <wp:docPr id="2125616530"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16530" name="Picture 1" descr="A group of graphs showing different types of data&#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49015" cy="5144135"/>
                      </a:xfrm>
                      <a:prstGeom prst="rect">
                        <a:avLst/>
                      </a:prstGeom>
                    </pic:spPr>
                  </pic:pic>
                </a:graphicData>
              </a:graphic>
              <wp14:sizeRelH relativeFrom="margin">
                <wp14:pctWidth>0</wp14:pctWidth>
              </wp14:sizeRelH>
              <wp14:sizeRelV relativeFrom="margin">
                <wp14:pctHeight>0</wp14:pctHeight>
              </wp14:sizeRelV>
            </wp:anchor>
          </w:drawing>
        </w:r>
        <w:r w:rsidR="00F72163" w:rsidRPr="00E60BAC" w:rsidDel="000132FC">
          <w:rPr>
            <w:rFonts w:asciiTheme="majorBidi" w:hAnsiTheme="majorBidi" w:cstheme="majorBidi"/>
            <w:b/>
            <w:bCs/>
            <w:color w:val="000000" w:themeColor="text1"/>
            <w:sz w:val="22"/>
            <w:szCs w:val="22"/>
          </w:rPr>
          <w:delText>Average confidence</w:delText>
        </w:r>
        <w:r w:rsidR="00B06AB4" w:rsidDel="000132FC">
          <w:rPr>
            <w:rFonts w:asciiTheme="majorBidi" w:hAnsiTheme="majorBidi" w:cstheme="majorBidi"/>
            <w:b/>
            <w:bCs/>
            <w:color w:val="000000" w:themeColor="text1"/>
            <w:sz w:val="22"/>
            <w:szCs w:val="22"/>
          </w:rPr>
          <w:delText xml:space="preserve"> (proxy for accuracy)</w:delText>
        </w:r>
        <w:r w:rsidR="00B06AB4" w:rsidDel="000132FC">
          <w:rPr>
            <w:rFonts w:asciiTheme="majorBidi" w:hAnsiTheme="majorBidi" w:cstheme="majorBidi"/>
            <w:color w:val="000000" w:themeColor="text1"/>
            <w:sz w:val="22"/>
            <w:szCs w:val="22"/>
          </w:rPr>
          <w:delText xml:space="preserve"> –– </w:delText>
        </w:r>
        <w:r w:rsidR="00F72163" w:rsidRPr="00E60BAC" w:rsidDel="000132FC">
          <w:rPr>
            <w:rFonts w:asciiTheme="majorBidi" w:hAnsiTheme="majorBidi" w:cstheme="majorBidi"/>
            <w:b/>
            <w:bCs/>
            <w:color w:val="000000" w:themeColor="text1"/>
            <w:sz w:val="22"/>
            <w:szCs w:val="22"/>
          </w:rPr>
          <w:delText>:</w:delText>
        </w:r>
        <w:r w:rsidR="00F72163" w:rsidRPr="00081562" w:rsidDel="000132FC">
          <w:rPr>
            <w:rFonts w:asciiTheme="majorBidi" w:hAnsiTheme="majorBidi" w:cstheme="majorBidi"/>
            <w:color w:val="000000" w:themeColor="text1"/>
            <w:sz w:val="22"/>
            <w:szCs w:val="22"/>
          </w:rPr>
          <w:delText xml:space="preserve"> The plot shows that the</w:delText>
        </w:r>
        <w:r w:rsidR="00E60BAC" w:rsidDel="000132FC">
          <w:rPr>
            <w:rFonts w:asciiTheme="majorBidi" w:hAnsiTheme="majorBidi" w:cstheme="majorBidi"/>
            <w:color w:val="000000" w:themeColor="text1"/>
            <w:sz w:val="22"/>
            <w:szCs w:val="22"/>
          </w:rPr>
          <w:delText xml:space="preserve"> cloud’s per-frame </w:delText>
        </w:r>
        <w:r w:rsidR="00F72163" w:rsidRPr="00081562" w:rsidDel="000132FC">
          <w:rPr>
            <w:rFonts w:asciiTheme="majorBidi" w:hAnsiTheme="majorBidi" w:cstheme="majorBidi"/>
            <w:color w:val="000000" w:themeColor="text1"/>
            <w:sz w:val="22"/>
            <w:szCs w:val="22"/>
          </w:rPr>
          <w:delText>average accuracy is</w:delText>
        </w:r>
        <w:r w:rsidR="00E60BAC" w:rsidDel="000132FC">
          <w:rPr>
            <w:rFonts w:asciiTheme="majorBidi" w:hAnsiTheme="majorBidi" w:cstheme="majorBidi"/>
            <w:color w:val="000000" w:themeColor="text1"/>
            <w:sz w:val="22"/>
            <w:szCs w:val="22"/>
          </w:rPr>
          <w:delText xml:space="preserve"> </w:delText>
        </w:r>
        <w:r w:rsidR="00F72163" w:rsidRPr="00081562" w:rsidDel="000132FC">
          <w:rPr>
            <w:rFonts w:asciiTheme="majorBidi" w:hAnsiTheme="majorBidi" w:cstheme="majorBidi"/>
            <w:color w:val="000000" w:themeColor="text1"/>
            <w:sz w:val="22"/>
            <w:szCs w:val="22"/>
          </w:rPr>
          <w:delText>slightly higher than the edge</w:delText>
        </w:r>
        <w:r w:rsidR="00E60BAC" w:rsidDel="000132FC">
          <w:rPr>
            <w:rFonts w:asciiTheme="majorBidi" w:hAnsiTheme="majorBidi" w:cstheme="majorBidi"/>
            <w:color w:val="000000" w:themeColor="text1"/>
            <w:sz w:val="22"/>
            <w:szCs w:val="22"/>
          </w:rPr>
          <w:delText>’s</w:delText>
        </w:r>
        <w:r w:rsidR="00F72163" w:rsidRPr="00081562" w:rsidDel="000132FC">
          <w:rPr>
            <w:rFonts w:asciiTheme="majorBidi" w:hAnsiTheme="majorBidi" w:cstheme="majorBidi"/>
            <w:color w:val="000000" w:themeColor="text1"/>
            <w:sz w:val="22"/>
            <w:szCs w:val="22"/>
          </w:rPr>
          <w:delText>.</w:delText>
        </w:r>
        <w:r w:rsidR="00E60BAC" w:rsidDel="000132FC">
          <w:rPr>
            <w:rFonts w:asciiTheme="majorBidi" w:hAnsiTheme="majorBidi" w:cstheme="majorBidi"/>
            <w:color w:val="000000" w:themeColor="text1"/>
            <w:sz w:val="22"/>
            <w:szCs w:val="22"/>
          </w:rPr>
          <w:delText xml:space="preserve"> This</w:delText>
        </w:r>
        <w:r w:rsidR="00F72163" w:rsidRPr="00081562" w:rsidDel="000132FC">
          <w:rPr>
            <w:rFonts w:asciiTheme="majorBidi" w:hAnsiTheme="majorBidi" w:cstheme="majorBidi"/>
            <w:color w:val="000000" w:themeColor="text1"/>
            <w:sz w:val="22"/>
            <w:szCs w:val="22"/>
          </w:rPr>
          <w:delText xml:space="preserve"> indicates that the </w:delText>
        </w:r>
        <w:r w:rsidR="00E60BAC" w:rsidDel="000132FC">
          <w:rPr>
            <w:rFonts w:asciiTheme="majorBidi" w:hAnsiTheme="majorBidi" w:cstheme="majorBidi"/>
            <w:color w:val="000000" w:themeColor="text1"/>
            <w:sz w:val="22"/>
            <w:szCs w:val="22"/>
          </w:rPr>
          <w:delText>edge</w:delText>
        </w:r>
        <w:r w:rsidR="00F72163" w:rsidRPr="00081562" w:rsidDel="000132FC">
          <w:rPr>
            <w:rFonts w:asciiTheme="majorBidi" w:hAnsiTheme="majorBidi" w:cstheme="majorBidi"/>
            <w:color w:val="000000" w:themeColor="text1"/>
            <w:sz w:val="22"/>
            <w:szCs w:val="22"/>
          </w:rPr>
          <w:delText xml:space="preserve"> model </w:delText>
        </w:r>
        <w:r w:rsidR="00E60BAC" w:rsidDel="000132FC">
          <w:rPr>
            <w:rFonts w:asciiTheme="majorBidi" w:hAnsiTheme="majorBidi" w:cstheme="majorBidi"/>
            <w:color w:val="000000" w:themeColor="text1"/>
            <w:sz w:val="22"/>
            <w:szCs w:val="22"/>
          </w:rPr>
          <w:delText>on average has a comparable c</w:delText>
        </w:r>
        <w:r w:rsidR="00F72163" w:rsidRPr="00081562" w:rsidDel="000132FC">
          <w:rPr>
            <w:rFonts w:asciiTheme="majorBidi" w:hAnsiTheme="majorBidi" w:cstheme="majorBidi"/>
            <w:color w:val="000000" w:themeColor="text1"/>
            <w:sz w:val="22"/>
            <w:szCs w:val="22"/>
          </w:rPr>
          <w:delText>onfidence when it detects</w:delText>
        </w:r>
        <w:r w:rsidR="00E60BAC" w:rsidDel="000132FC">
          <w:rPr>
            <w:rFonts w:asciiTheme="majorBidi" w:hAnsiTheme="majorBidi" w:cstheme="majorBidi"/>
            <w:color w:val="000000" w:themeColor="text1"/>
            <w:sz w:val="22"/>
            <w:szCs w:val="22"/>
          </w:rPr>
          <w:delText xml:space="preserve"> </w:delText>
        </w:r>
        <w:r w:rsidR="00F72163" w:rsidRPr="00081562" w:rsidDel="000132FC">
          <w:rPr>
            <w:rFonts w:asciiTheme="majorBidi" w:hAnsiTheme="majorBidi" w:cstheme="majorBidi"/>
            <w:color w:val="000000" w:themeColor="text1"/>
            <w:sz w:val="22"/>
            <w:szCs w:val="22"/>
          </w:rPr>
          <w:delText>object</w:delText>
        </w:r>
        <w:r w:rsidR="00E60BAC" w:rsidDel="000132FC">
          <w:rPr>
            <w:rFonts w:asciiTheme="majorBidi" w:hAnsiTheme="majorBidi" w:cstheme="majorBidi"/>
            <w:color w:val="000000" w:themeColor="text1"/>
            <w:sz w:val="22"/>
            <w:szCs w:val="22"/>
          </w:rPr>
          <w:delText>s</w:delText>
        </w:r>
        <w:r w:rsidR="00F72163" w:rsidRPr="00081562" w:rsidDel="000132FC">
          <w:rPr>
            <w:rFonts w:asciiTheme="majorBidi" w:hAnsiTheme="majorBidi" w:cstheme="majorBidi"/>
            <w:color w:val="000000" w:themeColor="text1"/>
            <w:sz w:val="22"/>
            <w:szCs w:val="22"/>
          </w:rPr>
          <w:delText>,</w:delText>
        </w:r>
        <w:r w:rsidR="00E60BAC" w:rsidDel="000132FC">
          <w:rPr>
            <w:rFonts w:asciiTheme="majorBidi" w:hAnsiTheme="majorBidi" w:cstheme="majorBidi"/>
            <w:color w:val="000000" w:themeColor="text1"/>
            <w:sz w:val="22"/>
            <w:szCs w:val="22"/>
          </w:rPr>
          <w:delText xml:space="preserve"> </w:delText>
        </w:r>
        <w:r w:rsidR="00F72163" w:rsidRPr="00081562" w:rsidDel="000132FC">
          <w:rPr>
            <w:rFonts w:asciiTheme="majorBidi" w:hAnsiTheme="majorBidi" w:cstheme="majorBidi"/>
            <w:color w:val="000000" w:themeColor="text1"/>
            <w:sz w:val="22"/>
            <w:szCs w:val="22"/>
          </w:rPr>
          <w:delText>but the cloud remains slightly better.</w:delText>
        </w:r>
      </w:del>
    </w:p>
    <w:p w14:paraId="090C811F" w14:textId="3558966C" w:rsidR="004F0524" w:rsidRPr="00081562" w:rsidDel="000132FC" w:rsidRDefault="00F72163" w:rsidP="00F766F1">
      <w:pPr>
        <w:spacing w:beforeLines="40" w:before="96" w:afterLines="40" w:after="96" w:line="276" w:lineRule="auto"/>
        <w:jc w:val="both"/>
        <w:rPr>
          <w:del w:id="1008" w:author="Mohanad Alemam" w:date="2026-07-06T20:24:00Z" w16du:dateUtc="2026-07-06T19:24:00Z"/>
          <w:rFonts w:asciiTheme="majorBidi" w:hAnsiTheme="majorBidi" w:cstheme="majorBidi"/>
          <w:color w:val="000000" w:themeColor="text1"/>
          <w:sz w:val="22"/>
          <w:szCs w:val="22"/>
        </w:rPr>
      </w:pPr>
      <w:del w:id="1009" w:author="Mohanad Alemam" w:date="2026-07-06T20:24:00Z" w16du:dateUtc="2026-07-06T19:24:00Z">
        <w:r w:rsidRPr="00081562" w:rsidDel="000132FC">
          <w:rPr>
            <w:rFonts w:asciiTheme="majorBidi" w:hAnsiTheme="majorBidi" w:cstheme="majorBidi"/>
            <w:b/>
            <w:bCs/>
            <w:color w:val="000000" w:themeColor="text1"/>
            <w:sz w:val="22"/>
            <w:szCs w:val="22"/>
          </w:rPr>
          <w:delText>Latency:</w:delText>
        </w:r>
        <w:r w:rsidR="007C39F1" w:rsidRPr="00081562" w:rsidDel="000132FC">
          <w:rPr>
            <w:rFonts w:asciiTheme="majorBidi" w:hAnsiTheme="majorBidi" w:cstheme="majorBidi"/>
            <w:color w:val="000000" w:themeColor="text1"/>
            <w:sz w:val="22"/>
            <w:szCs w:val="22"/>
          </w:rPr>
          <w:delText xml:space="preserve"> Edge latency is significantly lower than the cloud server latency </w:delText>
        </w:r>
        <w:r w:rsidR="00776FA5" w:rsidDel="000132FC">
          <w:rPr>
            <w:rFonts w:asciiTheme="majorBidi" w:hAnsiTheme="majorBidi" w:cstheme="majorBidi"/>
            <w:color w:val="000000" w:themeColor="text1"/>
            <w:sz w:val="22"/>
            <w:szCs w:val="22"/>
          </w:rPr>
          <w:delText xml:space="preserve">as cloud incurs </w:delText>
        </w:r>
        <w:r w:rsidR="007C39F1" w:rsidRPr="00081562" w:rsidDel="000132FC">
          <w:rPr>
            <w:rFonts w:asciiTheme="majorBidi" w:hAnsiTheme="majorBidi" w:cstheme="majorBidi"/>
            <w:color w:val="000000" w:themeColor="text1"/>
            <w:sz w:val="22"/>
            <w:szCs w:val="22"/>
          </w:rPr>
          <w:delText>due</w:delText>
        </w:r>
        <w:r w:rsidR="00D556A2" w:rsidDel="000132FC">
          <w:rPr>
            <w:rFonts w:asciiTheme="majorBidi" w:hAnsiTheme="majorBidi" w:cstheme="majorBidi"/>
            <w:color w:val="000000" w:themeColor="text1"/>
            <w:sz w:val="22"/>
            <w:szCs w:val="22"/>
          </w:rPr>
          <w:delText xml:space="preserve"> </w:delText>
        </w:r>
        <w:r w:rsidR="007C39F1" w:rsidRPr="00081562" w:rsidDel="000132FC">
          <w:rPr>
            <w:rFonts w:asciiTheme="majorBidi" w:hAnsiTheme="majorBidi" w:cstheme="majorBidi"/>
            <w:color w:val="000000" w:themeColor="text1"/>
            <w:sz w:val="22"/>
            <w:szCs w:val="22"/>
          </w:rPr>
          <w:delText>transmission</w:delText>
        </w:r>
        <w:r w:rsidR="00D556A2" w:rsidDel="000132FC">
          <w:rPr>
            <w:rFonts w:asciiTheme="majorBidi" w:hAnsiTheme="majorBidi" w:cstheme="majorBidi"/>
            <w:color w:val="000000" w:themeColor="text1"/>
            <w:sz w:val="22"/>
            <w:szCs w:val="22"/>
          </w:rPr>
          <w:delText xml:space="preserve"> overhead</w:delText>
        </w:r>
        <w:r w:rsidR="00776FA5" w:rsidDel="000132FC">
          <w:rPr>
            <w:rFonts w:asciiTheme="majorBidi" w:hAnsiTheme="majorBidi" w:cstheme="majorBidi"/>
            <w:color w:val="000000" w:themeColor="text1"/>
            <w:sz w:val="22"/>
            <w:szCs w:val="22"/>
          </w:rPr>
          <w:delText>. On average</w:delText>
        </w:r>
        <w:r w:rsidR="00B94277" w:rsidRPr="00081562" w:rsidDel="000132FC">
          <w:rPr>
            <w:rFonts w:asciiTheme="majorBidi" w:hAnsiTheme="majorBidi" w:cstheme="majorBidi"/>
            <w:color w:val="000000" w:themeColor="text1"/>
            <w:sz w:val="22"/>
            <w:szCs w:val="22"/>
          </w:rPr>
          <w:delText>, cloud latency is ~2</w:delText>
        </w:r>
        <w:r w:rsidR="00D672E7" w:rsidRPr="00081562" w:rsidDel="000132FC">
          <w:rPr>
            <w:rFonts w:asciiTheme="majorBidi" w:hAnsiTheme="majorBidi" w:cstheme="majorBidi"/>
            <w:color w:val="000000" w:themeColor="text1"/>
            <w:sz w:val="22"/>
            <w:szCs w:val="22"/>
          </w:rPr>
          <w:delText>×</w:delText>
        </w:r>
        <w:r w:rsidR="00B94277" w:rsidRPr="00081562" w:rsidDel="000132FC">
          <w:rPr>
            <w:rFonts w:asciiTheme="majorBidi" w:hAnsiTheme="majorBidi" w:cstheme="majorBidi"/>
            <w:color w:val="000000" w:themeColor="text1"/>
            <w:sz w:val="22"/>
            <w:szCs w:val="22"/>
          </w:rPr>
          <w:delText xml:space="preserve"> edge latency</w:delText>
        </w:r>
        <w:r w:rsidR="007C39F1" w:rsidRPr="00081562" w:rsidDel="000132FC">
          <w:rPr>
            <w:rFonts w:asciiTheme="majorBidi" w:hAnsiTheme="majorBidi" w:cstheme="majorBidi"/>
            <w:color w:val="000000" w:themeColor="text1"/>
            <w:sz w:val="22"/>
            <w:szCs w:val="22"/>
          </w:rPr>
          <w:delText xml:space="preserve"> </w:delText>
        </w:r>
        <w:r w:rsidR="00B94277" w:rsidRPr="00081562" w:rsidDel="000132FC">
          <w:rPr>
            <w:rFonts w:asciiTheme="majorBidi" w:hAnsiTheme="majorBidi" w:cstheme="majorBidi"/>
            <w:color w:val="000000" w:themeColor="text1"/>
            <w:sz w:val="22"/>
            <w:szCs w:val="22"/>
          </w:rPr>
          <w:delText>(</w:delText>
        </w:r>
        <w:r w:rsidR="007C39F1" w:rsidRPr="00081562" w:rsidDel="000132FC">
          <w:rPr>
            <w:rFonts w:asciiTheme="majorBidi" w:hAnsiTheme="majorBidi" w:cstheme="majorBidi"/>
            <w:color w:val="000000" w:themeColor="text1"/>
            <w:sz w:val="22"/>
            <w:szCs w:val="22"/>
          </w:rPr>
          <w:delText xml:space="preserve">with edge latency being ~17 ms, and cloud </w:delText>
        </w:r>
        <w:r w:rsidR="00B94277" w:rsidRPr="00081562" w:rsidDel="000132FC">
          <w:rPr>
            <w:rFonts w:asciiTheme="majorBidi" w:hAnsiTheme="majorBidi" w:cstheme="majorBidi"/>
            <w:color w:val="000000" w:themeColor="text1"/>
            <w:sz w:val="22"/>
            <w:szCs w:val="22"/>
          </w:rPr>
          <w:delText>latency ~</w:delText>
        </w:r>
        <w:r w:rsidR="007C39F1" w:rsidRPr="00081562" w:rsidDel="000132FC">
          <w:rPr>
            <w:rFonts w:asciiTheme="majorBidi" w:hAnsiTheme="majorBidi" w:cstheme="majorBidi"/>
            <w:color w:val="000000" w:themeColor="text1"/>
            <w:sz w:val="22"/>
            <w:szCs w:val="22"/>
          </w:rPr>
          <w:delText>37 ms</w:delText>
        </w:r>
        <w:r w:rsidR="00D556A2" w:rsidDel="000132FC">
          <w:rPr>
            <w:rFonts w:asciiTheme="majorBidi" w:hAnsiTheme="majorBidi" w:cstheme="majorBidi"/>
            <w:color w:val="000000" w:themeColor="text1"/>
            <w:sz w:val="22"/>
            <w:szCs w:val="22"/>
          </w:rPr>
          <w:delText xml:space="preserve"> on average</w:delText>
        </w:r>
        <w:r w:rsidR="00B94277" w:rsidRPr="00081562" w:rsidDel="000132FC">
          <w:rPr>
            <w:rFonts w:asciiTheme="majorBidi" w:hAnsiTheme="majorBidi" w:cstheme="majorBidi"/>
            <w:color w:val="000000" w:themeColor="text1"/>
            <w:sz w:val="22"/>
            <w:szCs w:val="22"/>
          </w:rPr>
          <w:delText>).</w:delText>
        </w:r>
      </w:del>
    </w:p>
    <w:p w14:paraId="16FA2961" w14:textId="2A7CA099" w:rsidR="00EC50C4" w:rsidRPr="005A405E" w:rsidDel="000132FC" w:rsidRDefault="00B94277" w:rsidP="00F766F1">
      <w:pPr>
        <w:spacing w:beforeLines="40" w:before="96" w:afterLines="40" w:after="96" w:line="276" w:lineRule="auto"/>
        <w:jc w:val="both"/>
        <w:rPr>
          <w:del w:id="1010" w:author="Mohanad Alemam" w:date="2026-07-06T20:24:00Z" w16du:dateUtc="2026-07-06T19:24:00Z"/>
          <w:rFonts w:asciiTheme="majorBidi" w:hAnsiTheme="majorBidi" w:cstheme="majorBidi"/>
          <w:color w:val="000000" w:themeColor="text1"/>
          <w:sz w:val="22"/>
          <w:szCs w:val="22"/>
        </w:rPr>
      </w:pPr>
      <w:del w:id="1011" w:author="Mohanad Alemam" w:date="2026-07-06T20:24:00Z" w16du:dateUtc="2026-07-06T19:24:00Z">
        <w:r w:rsidRPr="005A405E" w:rsidDel="000132FC">
          <w:rPr>
            <w:rFonts w:asciiTheme="majorBidi" w:hAnsiTheme="majorBidi" w:cstheme="majorBidi"/>
            <w:b/>
            <w:bCs/>
            <w:color w:val="000000" w:themeColor="text1"/>
            <w:sz w:val="22"/>
            <w:szCs w:val="22"/>
          </w:rPr>
          <w:delText>Trade-</w:delText>
        </w:r>
        <w:r w:rsidR="00D04A57" w:rsidRPr="005A405E" w:rsidDel="000132FC">
          <w:rPr>
            <w:rFonts w:asciiTheme="majorBidi" w:hAnsiTheme="majorBidi" w:cstheme="majorBidi"/>
            <w:b/>
            <w:bCs/>
            <w:color w:val="000000" w:themeColor="text1"/>
            <w:sz w:val="22"/>
            <w:szCs w:val="22"/>
          </w:rPr>
          <w:delText>off ––</w:delText>
        </w:r>
        <w:r w:rsidR="00A87C85" w:rsidRPr="005A405E" w:rsidDel="000132FC">
          <w:rPr>
            <w:rFonts w:asciiTheme="majorBidi" w:hAnsiTheme="majorBidi" w:cstheme="majorBidi"/>
            <w:color w:val="000000" w:themeColor="text1"/>
            <w:sz w:val="22"/>
            <w:szCs w:val="22"/>
          </w:rPr>
          <w:delText xml:space="preserve"> </w:delText>
        </w:r>
        <w:r w:rsidR="00D672E7" w:rsidRPr="005A405E" w:rsidDel="000132FC">
          <w:rPr>
            <w:rFonts w:asciiTheme="majorBidi" w:hAnsiTheme="majorBidi" w:cstheme="majorBidi"/>
            <w:color w:val="000000" w:themeColor="text1"/>
            <w:sz w:val="22"/>
            <w:szCs w:val="22"/>
          </w:rPr>
          <w:delText xml:space="preserve">A trade-off is empirically observed the cloud provides modest but noticeable better detection quality represented by more </w:delText>
        </w:r>
        <w:r w:rsidR="00F1111A" w:rsidRPr="005A405E" w:rsidDel="000132FC">
          <w:rPr>
            <w:rFonts w:asciiTheme="majorBidi" w:hAnsiTheme="majorBidi" w:cstheme="majorBidi"/>
            <w:color w:val="000000" w:themeColor="text1"/>
            <w:sz w:val="22"/>
            <w:szCs w:val="22"/>
          </w:rPr>
          <w:delText>objects</w:delText>
        </w:r>
        <w:r w:rsidR="00D672E7" w:rsidRPr="005A405E" w:rsidDel="000132FC">
          <w:rPr>
            <w:rFonts w:asciiTheme="majorBidi" w:hAnsiTheme="majorBidi" w:cstheme="majorBidi"/>
            <w:color w:val="000000" w:themeColor="text1"/>
            <w:sz w:val="22"/>
            <w:szCs w:val="22"/>
          </w:rPr>
          <w:delText xml:space="preserve"> </w:delText>
        </w:r>
        <w:r w:rsidR="00F1111A" w:rsidRPr="005A405E" w:rsidDel="000132FC">
          <w:rPr>
            <w:rFonts w:asciiTheme="majorBidi" w:hAnsiTheme="majorBidi" w:cstheme="majorBidi"/>
            <w:color w:val="000000" w:themeColor="text1"/>
            <w:sz w:val="22"/>
            <w:szCs w:val="22"/>
          </w:rPr>
          <w:delText xml:space="preserve">being </w:delText>
        </w:r>
        <w:r w:rsidR="00D672E7" w:rsidRPr="005A405E" w:rsidDel="000132FC">
          <w:rPr>
            <w:rFonts w:asciiTheme="majorBidi" w:hAnsiTheme="majorBidi" w:cstheme="majorBidi"/>
            <w:color w:val="000000" w:themeColor="text1"/>
            <w:sz w:val="22"/>
            <w:szCs w:val="22"/>
          </w:rPr>
          <w:delText>detect</w:delText>
        </w:r>
        <w:r w:rsidR="00F1111A" w:rsidRPr="005A405E" w:rsidDel="000132FC">
          <w:rPr>
            <w:rFonts w:asciiTheme="majorBidi" w:hAnsiTheme="majorBidi" w:cstheme="majorBidi"/>
            <w:color w:val="000000" w:themeColor="text1"/>
            <w:sz w:val="22"/>
            <w:szCs w:val="22"/>
          </w:rPr>
          <w:delText xml:space="preserve">ed </w:delText>
        </w:r>
        <w:r w:rsidR="00D672E7" w:rsidRPr="005A405E" w:rsidDel="000132FC">
          <w:rPr>
            <w:rFonts w:asciiTheme="majorBidi" w:hAnsiTheme="majorBidi" w:cstheme="majorBidi"/>
            <w:color w:val="000000" w:themeColor="text1"/>
            <w:sz w:val="22"/>
            <w:szCs w:val="22"/>
          </w:rPr>
          <w:delText xml:space="preserve">and higher general </w:delText>
        </w:r>
        <w:r w:rsidR="00063AEB" w:rsidRPr="005A405E" w:rsidDel="000132FC">
          <w:rPr>
            <w:rFonts w:asciiTheme="majorBidi" w:hAnsiTheme="majorBidi" w:cstheme="majorBidi"/>
            <w:color w:val="000000" w:themeColor="text1"/>
            <w:sz w:val="22"/>
            <w:szCs w:val="22"/>
          </w:rPr>
          <w:delText>accuracy, but</w:delText>
        </w:r>
        <w:r w:rsidR="00D672E7" w:rsidRPr="005A405E" w:rsidDel="000132FC">
          <w:rPr>
            <w:rFonts w:asciiTheme="majorBidi" w:hAnsiTheme="majorBidi" w:cstheme="majorBidi"/>
            <w:color w:val="000000" w:themeColor="text1"/>
            <w:sz w:val="22"/>
            <w:szCs w:val="22"/>
          </w:rPr>
          <w:delText xml:space="preserve"> at the cost of higher latency approximately 2×</w:delText>
        </w:r>
        <w:r w:rsidR="00F1111A" w:rsidRPr="005A405E" w:rsidDel="000132FC">
          <w:rPr>
            <w:rFonts w:asciiTheme="majorBidi" w:hAnsiTheme="majorBidi" w:cstheme="majorBidi"/>
            <w:color w:val="000000" w:themeColor="text1"/>
            <w:sz w:val="22"/>
            <w:szCs w:val="22"/>
          </w:rPr>
          <w:delText xml:space="preserve"> higher that the edge</w:delText>
        </w:r>
        <w:r w:rsidR="00775213" w:rsidDel="000132FC">
          <w:rPr>
            <w:rFonts w:asciiTheme="majorBidi" w:hAnsiTheme="majorBidi" w:cstheme="majorBidi"/>
            <w:color w:val="000000" w:themeColor="text1"/>
            <w:sz w:val="22"/>
            <w:szCs w:val="22"/>
          </w:rPr>
          <w:delText xml:space="preserve"> inference offers faster response while maintaining comparable detection quality</w:delText>
        </w:r>
        <w:r w:rsidR="00F1111A" w:rsidRPr="005A405E" w:rsidDel="000132FC">
          <w:rPr>
            <w:rFonts w:asciiTheme="majorBidi" w:hAnsiTheme="majorBidi" w:cstheme="majorBidi"/>
            <w:color w:val="000000" w:themeColor="text1"/>
            <w:sz w:val="22"/>
            <w:szCs w:val="22"/>
          </w:rPr>
          <w:delText>.</w:delText>
        </w:r>
        <w:r w:rsidR="00C67C67" w:rsidRPr="005A405E" w:rsidDel="000132FC">
          <w:rPr>
            <w:rFonts w:asciiTheme="majorBidi" w:hAnsiTheme="majorBidi" w:cstheme="majorBidi"/>
            <w:noProof/>
            <w:sz w:val="22"/>
            <w:szCs w:val="22"/>
          </w:rPr>
          <mc:AlternateContent>
            <mc:Choice Requires="wps">
              <w:drawing>
                <wp:anchor distT="0" distB="0" distL="114300" distR="114300" simplePos="0" relativeHeight="251692032" behindDoc="0" locked="0" layoutInCell="1" allowOverlap="1" wp14:anchorId="11B00EEC" wp14:editId="3AF8E530">
                  <wp:simplePos x="0" y="0"/>
                  <wp:positionH relativeFrom="margin">
                    <wp:posOffset>3083312</wp:posOffset>
                  </wp:positionH>
                  <wp:positionV relativeFrom="paragraph">
                    <wp:posOffset>640163</wp:posOffset>
                  </wp:positionV>
                  <wp:extent cx="3282315" cy="343535"/>
                  <wp:effectExtent l="0" t="0" r="0" b="0"/>
                  <wp:wrapSquare wrapText="bothSides"/>
                  <wp:docPr id="1478298805" name="Text Box 1"/>
                  <wp:cNvGraphicFramePr/>
                  <a:graphic xmlns:a="http://schemas.openxmlformats.org/drawingml/2006/main">
                    <a:graphicData uri="http://schemas.microsoft.com/office/word/2010/wordprocessingShape">
                      <wps:wsp>
                        <wps:cNvSpPr txBox="1"/>
                        <wps:spPr>
                          <a:xfrm>
                            <a:off x="0" y="0"/>
                            <a:ext cx="3282315" cy="343535"/>
                          </a:xfrm>
                          <a:prstGeom prst="rect">
                            <a:avLst/>
                          </a:prstGeom>
                          <a:solidFill>
                            <a:prstClr val="white"/>
                          </a:solidFill>
                          <a:ln>
                            <a:noFill/>
                          </a:ln>
                        </wps:spPr>
                        <wps:txbx>
                          <w:txbxContent>
                            <w:p w14:paraId="3DF83394" w14:textId="6EEFB48D" w:rsidR="00B76B27" w:rsidRPr="00B76B27" w:rsidRDefault="00B76B27" w:rsidP="00F766F1">
                              <w:pPr>
                                <w:pStyle w:val="Caption"/>
                                <w:jc w:val="both"/>
                                <w:rPr>
                                  <w:rFonts w:asciiTheme="majorBidi" w:hAnsiTheme="majorBidi" w:cstheme="majorBidi"/>
                                </w:rPr>
                              </w:pPr>
                              <w:r w:rsidRPr="00B76B27">
                                <w:rPr>
                                  <w:rFonts w:asciiTheme="majorBidi" w:hAnsiTheme="majorBidi" w:cstheme="majorBidi"/>
                                  <w:i w:val="0"/>
                                  <w:iCs w:val="0"/>
                                </w:rPr>
                                <w:t xml:space="preserve">Figure </w:t>
                              </w:r>
                              <w:r w:rsidR="003D35F2">
                                <w:rPr>
                                  <w:rFonts w:asciiTheme="majorBidi" w:hAnsiTheme="majorBidi" w:cstheme="majorBidi"/>
                                  <w:i w:val="0"/>
                                  <w:iCs w:val="0"/>
                                </w:rPr>
                                <w:t xml:space="preserve">5 </w:t>
                              </w:r>
                              <w:r w:rsidR="003D35F2" w:rsidRPr="00B76B27">
                                <w:rPr>
                                  <w:rFonts w:asciiTheme="majorBidi" w:hAnsiTheme="majorBidi" w:cstheme="majorBidi"/>
                                  <w:i w:val="0"/>
                                  <w:iCs w:val="0"/>
                                  <w:lang w:val="en-US"/>
                                </w:rPr>
                                <w:t>Smoothed</w:t>
                              </w:r>
                              <w:r w:rsidRPr="00B76B27">
                                <w:rPr>
                                  <w:rFonts w:asciiTheme="majorBidi" w:hAnsiTheme="majorBidi" w:cstheme="majorBidi"/>
                                  <w:i w:val="0"/>
                                  <w:iCs w:val="0"/>
                                  <w:lang w:val="en-US"/>
                                </w:rPr>
                                <w:t xml:space="preserve"> per frame count of objects detected, average confidence</w:t>
                              </w:r>
                              <w:r w:rsidR="00E971CD">
                                <w:rPr>
                                  <w:rFonts w:asciiTheme="majorBidi" w:hAnsiTheme="majorBidi" w:cstheme="majorBidi"/>
                                  <w:i w:val="0"/>
                                  <w:iCs w:val="0"/>
                                  <w:lang w:val="en-US"/>
                                </w:rPr>
                                <w:t xml:space="preserve"> </w:t>
                              </w:r>
                              <w:r w:rsidRPr="00B76B27">
                                <w:rPr>
                                  <w:rFonts w:asciiTheme="majorBidi" w:hAnsiTheme="majorBidi" w:cstheme="majorBidi"/>
                                  <w:i w:val="0"/>
                                  <w:iCs w:val="0"/>
                                  <w:lang w:val="en-US"/>
                                </w:rPr>
                                <w:t>accuracy, and latency (8 frames rolling mean). Due to the noisiness of the row per frames values</w:t>
                              </w:r>
                              <w:r>
                                <w:rPr>
                                  <w:rFonts w:asciiTheme="majorBidi" w:hAnsiTheme="majorBidi" w:cstheme="majorBidi"/>
                                  <w:i w:val="0"/>
                                  <w:iCs w:val="0"/>
                                  <w:lang w:val="en-US"/>
                                </w:rPr>
                                <w:t xml:space="preserve"> </w:t>
                              </w:r>
                              <w:r w:rsidRPr="00B76B27">
                                <w:rPr>
                                  <w:rFonts w:asciiTheme="majorBidi" w:hAnsiTheme="majorBidi" w:cstheme="majorBidi"/>
                                  <w:i w:val="0"/>
                                  <w:iCs w:val="0"/>
                                  <w:lang w:val="en-US"/>
                                </w:rPr>
                                <w:t xml:space="preserve">(to get the raw unsmoothed plot run </w:t>
                              </w:r>
                              <w:r w:rsidRPr="00B76B27">
                                <w:rPr>
                                  <w:rFonts w:asciiTheme="majorBidi" w:hAnsiTheme="majorBidi" w:cstheme="majorBidi"/>
                                </w:rPr>
                                <w:t>plot_time_series(merged_df=aligned_df,</w:t>
                              </w:r>
                              <w:r w:rsidR="00E971CD">
                                <w:rPr>
                                  <w:rFonts w:asciiTheme="majorBidi" w:hAnsiTheme="majorBidi" w:cstheme="majorBidi"/>
                                </w:rPr>
                                <w:t xml:space="preserve"> </w:t>
                              </w:r>
                              <w:r w:rsidRPr="00B76B27">
                                <w:rPr>
                                  <w:rFonts w:asciiTheme="majorBidi" w:hAnsiTheme="majorBidi" w:cstheme="majorBidi"/>
                                </w:rPr>
                                <w:t>smooth_window=0), in the associated Jupyter Notebook)</w:t>
                              </w:r>
                            </w:p>
                            <w:p w14:paraId="4D1A6C16" w14:textId="75DF8E01" w:rsidR="00B76B27" w:rsidRPr="00B76B27" w:rsidRDefault="00B76B27" w:rsidP="00B76B27">
                              <w:pPr>
                                <w:pStyle w:val="Caption"/>
                                <w:jc w:val="both"/>
                                <w:rPr>
                                  <w:rFonts w:asciiTheme="majorBidi" w:hAnsiTheme="majorBidi" w:cstheme="majorBidi"/>
                                  <w:b/>
                                  <w:bCs/>
                                  <w:i w:val="0"/>
                                  <w:iCs w:val="0"/>
                                  <w:color w:val="9F4110" w:themeColor="accent2" w:themeShade="BF"/>
                                  <w:sz w:val="22"/>
                                  <w:szCs w:val="22"/>
                                  <w:u w:val="singl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00EEC" id="_x0000_s1031" type="#_x0000_t202" style="position:absolute;left:0;text-align:left;margin-left:242.8pt;margin-top:50.4pt;width:258.45pt;height:27.0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" stroked="f">
                  <v:textbox inset="0,0,0,0">
                    <w:txbxContent>
                      <w:p w14:paraId="3DF83394" w14:textId="6EEFB48D" w:rsidR="00B76B27" w:rsidRPr="00B76B27" w:rsidRDefault="00B76B27" w:rsidP="00F766F1">
                        <w:pPr>
                          <w:pStyle w:val="Caption"/>
                          <w:jc w:val="both"/>
                          <w:rPr>
                            <w:rFonts w:asciiTheme="majorBidi" w:hAnsiTheme="majorBidi" w:cstheme="majorBidi"/>
                          </w:rPr>
                        </w:pPr>
                        <w:r w:rsidRPr="00B76B27">
                          <w:rPr>
                            <w:rFonts w:asciiTheme="majorBidi" w:hAnsiTheme="majorBidi" w:cstheme="majorBidi"/>
                            <w:i w:val="0"/>
                            <w:iCs w:val="0"/>
                          </w:rPr>
                          <w:t xml:space="preserve">Figure </w:t>
                        </w:r>
                        <w:r w:rsidR="003D35F2">
                          <w:rPr>
                            <w:rFonts w:asciiTheme="majorBidi" w:hAnsiTheme="majorBidi" w:cstheme="majorBidi"/>
                            <w:i w:val="0"/>
                            <w:iCs w:val="0"/>
                          </w:rPr>
                          <w:t xml:space="preserve">5 </w:t>
                        </w:r>
                        <w:r w:rsidR="003D35F2" w:rsidRPr="00B76B27">
                          <w:rPr>
                            <w:rFonts w:asciiTheme="majorBidi" w:hAnsiTheme="majorBidi" w:cstheme="majorBidi"/>
                            <w:i w:val="0"/>
                            <w:iCs w:val="0"/>
                            <w:lang w:val="en-US"/>
                          </w:rPr>
                          <w:t>Smoothed</w:t>
                        </w:r>
                        <w:r w:rsidRPr="00B76B27">
                          <w:rPr>
                            <w:rFonts w:asciiTheme="majorBidi" w:hAnsiTheme="majorBidi" w:cstheme="majorBidi"/>
                            <w:i w:val="0"/>
                            <w:iCs w:val="0"/>
                            <w:lang w:val="en-US"/>
                          </w:rPr>
                          <w:t xml:space="preserve"> per frame count of objects detected, average confidence</w:t>
                        </w:r>
                        <w:r w:rsidR="00E971CD">
                          <w:rPr>
                            <w:rFonts w:asciiTheme="majorBidi" w:hAnsiTheme="majorBidi" w:cstheme="majorBidi"/>
                            <w:i w:val="0"/>
                            <w:iCs w:val="0"/>
                            <w:lang w:val="en-US"/>
                          </w:rPr>
                          <w:t xml:space="preserve"> </w:t>
                        </w:r>
                        <w:r w:rsidRPr="00B76B27">
                          <w:rPr>
                            <w:rFonts w:asciiTheme="majorBidi" w:hAnsiTheme="majorBidi" w:cstheme="majorBidi"/>
                            <w:i w:val="0"/>
                            <w:iCs w:val="0"/>
                            <w:lang w:val="en-US"/>
                          </w:rPr>
                          <w:t>accuracy, and latency (8 frames rolling mean). Due to the noisiness of the row per frames values</w:t>
                        </w:r>
                        <w:r>
                          <w:rPr>
                            <w:rFonts w:asciiTheme="majorBidi" w:hAnsiTheme="majorBidi" w:cstheme="majorBidi"/>
                            <w:i w:val="0"/>
                            <w:iCs w:val="0"/>
                            <w:lang w:val="en-US"/>
                          </w:rPr>
                          <w:t xml:space="preserve"> </w:t>
                        </w:r>
                        <w:r w:rsidRPr="00B76B27">
                          <w:rPr>
                            <w:rFonts w:asciiTheme="majorBidi" w:hAnsiTheme="majorBidi" w:cstheme="majorBidi"/>
                            <w:i w:val="0"/>
                            <w:iCs w:val="0"/>
                            <w:lang w:val="en-US"/>
                          </w:rPr>
                          <w:t xml:space="preserve">(to get the raw unsmoothed plot run </w:t>
                        </w:r>
                        <w:r w:rsidRPr="00B76B27">
                          <w:rPr>
                            <w:rFonts w:asciiTheme="majorBidi" w:hAnsiTheme="majorBidi" w:cstheme="majorBidi"/>
                          </w:rPr>
                          <w:t>plot_time_series(merged_df=aligned_df,</w:t>
                        </w:r>
                        <w:r w:rsidR="00E971CD">
                          <w:rPr>
                            <w:rFonts w:asciiTheme="majorBidi" w:hAnsiTheme="majorBidi" w:cstheme="majorBidi"/>
                          </w:rPr>
                          <w:t xml:space="preserve"> </w:t>
                        </w:r>
                        <w:r w:rsidRPr="00B76B27">
                          <w:rPr>
                            <w:rFonts w:asciiTheme="majorBidi" w:hAnsiTheme="majorBidi" w:cstheme="majorBidi"/>
                          </w:rPr>
                          <w:t>smooth_window=0), in the associated Jupyter Notebook)</w:t>
                        </w:r>
                      </w:p>
                      <w:p w14:paraId="4D1A6C16" w14:textId="75DF8E01" w:rsidR="00B76B27" w:rsidRPr="00B76B27" w:rsidRDefault="00B76B27" w:rsidP="00B76B27">
                        <w:pPr>
                          <w:pStyle w:val="Caption"/>
                          <w:jc w:val="both"/>
                          <w:rPr>
                            <w:rFonts w:asciiTheme="majorBidi" w:hAnsiTheme="majorBidi" w:cstheme="majorBidi"/>
                            <w:b/>
                            <w:bCs/>
                            <w:i w:val="0"/>
                            <w:iCs w:val="0"/>
                            <w:color w:val="9F4110" w:themeColor="accent2" w:themeShade="BF"/>
                            <w:sz w:val="22"/>
                            <w:szCs w:val="22"/>
                            <w:u w:val="single"/>
                          </w:rPr>
                        </w:pPr>
                      </w:p>
                    </w:txbxContent>
                  </v:textbox>
                  <w10:wrap type="square" anchorx="margin"/>
                </v:shape>
              </w:pict>
            </mc:Fallback>
          </mc:AlternateContent>
        </w:r>
        <w:r w:rsidR="00EC50C4" w:rsidRPr="00EC50C4" w:rsidDel="000132FC">
          <w:rPr>
            <w:rFonts w:asciiTheme="majorBidi" w:hAnsiTheme="majorBidi" w:cstheme="majorBidi"/>
            <w:color w:val="000000" w:themeColor="text1"/>
            <w:sz w:val="22"/>
            <w:szCs w:val="22"/>
          </w:rPr>
          <w:delText xml:space="preserve">Caveat –– I use the per-frame average confidence as a proxy for the “quality of detection”.  Confidence </w:delText>
        </w:r>
        <w:r w:rsidR="004F54C1" w:rsidDel="000132FC">
          <w:rPr>
            <w:rFonts w:asciiTheme="majorBidi" w:hAnsiTheme="majorBidi" w:cstheme="majorBidi"/>
            <w:color w:val="000000" w:themeColor="text1"/>
            <w:sz w:val="22"/>
            <w:szCs w:val="22"/>
          </w:rPr>
          <w:delText xml:space="preserve">scores are </w:delText>
        </w:r>
        <w:r w:rsidR="00EC50C4" w:rsidRPr="00EC50C4" w:rsidDel="000132FC">
          <w:rPr>
            <w:rFonts w:asciiTheme="majorBidi" w:hAnsiTheme="majorBidi" w:cstheme="majorBidi"/>
            <w:color w:val="000000" w:themeColor="text1"/>
            <w:sz w:val="22"/>
            <w:szCs w:val="22"/>
          </w:rPr>
          <w:delText>not calibrated across model sizes (small vs. large YOLO)</w:delText>
        </w:r>
        <w:r w:rsidR="001D557D" w:rsidDel="000132FC">
          <w:rPr>
            <w:rFonts w:asciiTheme="majorBidi" w:hAnsiTheme="majorBidi" w:cstheme="majorBidi"/>
            <w:color w:val="000000" w:themeColor="text1"/>
            <w:sz w:val="22"/>
            <w:szCs w:val="22"/>
          </w:rPr>
          <w:delText xml:space="preserve">, </w:delText>
        </w:r>
        <w:r w:rsidR="00EC50C4" w:rsidRPr="00EC50C4" w:rsidDel="000132FC">
          <w:rPr>
            <w:rFonts w:asciiTheme="majorBidi" w:hAnsiTheme="majorBidi" w:cstheme="majorBidi"/>
            <w:color w:val="000000" w:themeColor="text1"/>
            <w:sz w:val="22"/>
            <w:szCs w:val="22"/>
          </w:rPr>
          <w:delText xml:space="preserve">higher confidence does not strictly imply higher true accuracy. </w:delText>
        </w:r>
        <w:r w:rsidR="001D557D" w:rsidDel="000132FC">
          <w:rPr>
            <w:rFonts w:asciiTheme="majorBidi" w:hAnsiTheme="majorBidi" w:cstheme="majorBidi"/>
            <w:color w:val="000000" w:themeColor="text1"/>
            <w:sz w:val="22"/>
            <w:szCs w:val="22"/>
          </w:rPr>
          <w:delText>Therefore,</w:delText>
        </w:r>
        <w:r w:rsidR="00EC50C4" w:rsidRPr="00EC50C4" w:rsidDel="000132FC">
          <w:rPr>
            <w:rFonts w:asciiTheme="majorBidi" w:hAnsiTheme="majorBidi" w:cstheme="majorBidi"/>
            <w:color w:val="000000" w:themeColor="text1"/>
            <w:sz w:val="22"/>
            <w:szCs w:val="22"/>
          </w:rPr>
          <w:delText xml:space="preserve"> I incorporated per-frame objects count to contextualise th</w:delText>
        </w:r>
        <w:r w:rsidR="001D557D" w:rsidDel="000132FC">
          <w:rPr>
            <w:rFonts w:asciiTheme="majorBidi" w:hAnsiTheme="majorBidi" w:cstheme="majorBidi"/>
            <w:color w:val="000000" w:themeColor="text1"/>
            <w:sz w:val="22"/>
            <w:szCs w:val="22"/>
          </w:rPr>
          <w:delText>e</w:delText>
        </w:r>
        <w:r w:rsidR="00EC50C4" w:rsidRPr="00EC50C4" w:rsidDel="000132FC">
          <w:rPr>
            <w:rFonts w:asciiTheme="majorBidi" w:hAnsiTheme="majorBidi" w:cstheme="majorBidi"/>
            <w:color w:val="000000" w:themeColor="text1"/>
            <w:sz w:val="22"/>
            <w:szCs w:val="22"/>
          </w:rPr>
          <w:delText xml:space="preserve"> </w:delText>
        </w:r>
        <w:r w:rsidR="006925FD" w:rsidDel="000132FC">
          <w:rPr>
            <w:rFonts w:asciiTheme="majorBidi" w:hAnsiTheme="majorBidi" w:cstheme="majorBidi"/>
            <w:color w:val="000000" w:themeColor="text1"/>
            <w:sz w:val="22"/>
            <w:szCs w:val="22"/>
          </w:rPr>
          <w:delText>‘</w:delText>
        </w:r>
        <w:r w:rsidR="00EC50C4" w:rsidRPr="00EC50C4" w:rsidDel="000132FC">
          <w:rPr>
            <w:rFonts w:asciiTheme="majorBidi" w:hAnsiTheme="majorBidi" w:cstheme="majorBidi"/>
            <w:color w:val="000000" w:themeColor="text1"/>
            <w:sz w:val="22"/>
            <w:szCs w:val="22"/>
          </w:rPr>
          <w:delText xml:space="preserve">quality </w:delText>
        </w:r>
        <w:r w:rsidR="00BE63FE" w:rsidRPr="00EC50C4" w:rsidDel="000132FC">
          <w:rPr>
            <w:rFonts w:asciiTheme="majorBidi" w:hAnsiTheme="majorBidi" w:cstheme="majorBidi"/>
            <w:color w:val="000000" w:themeColor="text1"/>
            <w:sz w:val="22"/>
            <w:szCs w:val="22"/>
          </w:rPr>
          <w:delText>of detection</w:delText>
        </w:r>
        <w:r w:rsidR="006925FD" w:rsidDel="000132FC">
          <w:rPr>
            <w:rFonts w:asciiTheme="majorBidi" w:hAnsiTheme="majorBidi" w:cstheme="majorBidi"/>
            <w:color w:val="000000" w:themeColor="text1"/>
            <w:sz w:val="22"/>
            <w:szCs w:val="22"/>
          </w:rPr>
          <w:delText>’</w:delText>
        </w:r>
        <w:r w:rsidR="00EC50C4" w:rsidRPr="00EC50C4" w:rsidDel="000132FC">
          <w:rPr>
            <w:rFonts w:asciiTheme="majorBidi" w:hAnsiTheme="majorBidi" w:cstheme="majorBidi"/>
            <w:color w:val="000000" w:themeColor="text1"/>
            <w:sz w:val="22"/>
            <w:szCs w:val="22"/>
          </w:rPr>
          <w:delText>.</w:delText>
        </w:r>
      </w:del>
    </w:p>
    <w:p w14:paraId="52A43728" w14:textId="71ED2B36" w:rsidR="00D04A57" w:rsidRPr="005A405E" w:rsidDel="000132FC" w:rsidRDefault="005A51EE" w:rsidP="00F766F1">
      <w:pPr>
        <w:spacing w:beforeLines="40" w:before="96" w:afterLines="40" w:after="96" w:line="276" w:lineRule="auto"/>
        <w:jc w:val="both"/>
        <w:rPr>
          <w:del w:id="1012" w:author="Mohanad Alemam" w:date="2026-07-06T20:24:00Z" w16du:dateUtc="2026-07-06T19:24:00Z"/>
          <w:rFonts w:asciiTheme="majorBidi" w:hAnsiTheme="majorBidi" w:cstheme="majorBidi"/>
          <w:color w:val="000000" w:themeColor="text1"/>
          <w:sz w:val="22"/>
          <w:szCs w:val="22"/>
        </w:rPr>
      </w:pPr>
      <w:del w:id="1013" w:author="Mohanad Alemam" w:date="2026-07-06T20:24:00Z" w16du:dateUtc="2026-07-06T19:24:00Z">
        <w:r w:rsidRPr="001B59DD" w:rsidDel="000132FC">
          <w:rPr>
            <w:rFonts w:asciiTheme="majorBidi" w:hAnsiTheme="majorBidi" w:cstheme="majorBidi"/>
            <w:b/>
            <w:bCs/>
            <w:color w:val="000000" w:themeColor="text1"/>
          </w:rPr>
          <w:delText xml:space="preserve">Experiment 2: </w:delText>
        </w:r>
        <w:r w:rsidR="00A87C85" w:rsidRPr="001B59DD" w:rsidDel="000132FC">
          <w:rPr>
            <w:rFonts w:asciiTheme="majorBidi" w:hAnsiTheme="majorBidi" w:cstheme="majorBidi"/>
            <w:b/>
            <w:bCs/>
            <w:color w:val="000000" w:themeColor="text1"/>
          </w:rPr>
          <w:delText>Heuristic Filter</w:delText>
        </w:r>
        <w:r w:rsidRPr="001B59DD" w:rsidDel="000132FC">
          <w:rPr>
            <w:rFonts w:asciiTheme="majorBidi" w:hAnsiTheme="majorBidi" w:cstheme="majorBidi"/>
            <w:b/>
            <w:bCs/>
            <w:color w:val="000000" w:themeColor="text1"/>
          </w:rPr>
          <w:delText xml:space="preserve"> Efficiency </w:delText>
        </w:r>
        <w:r w:rsidR="00A87C85" w:rsidRPr="001B59DD" w:rsidDel="000132FC">
          <w:rPr>
            <w:rFonts w:asciiTheme="majorBidi" w:hAnsiTheme="majorBidi" w:cstheme="majorBidi"/>
            <w:b/>
            <w:bCs/>
            <w:color w:val="000000" w:themeColor="text1"/>
          </w:rPr>
          <w:delText>––</w:delText>
        </w:r>
        <w:r w:rsidR="009645D6" w:rsidRPr="001B59DD" w:rsidDel="000132FC">
          <w:rPr>
            <w:rFonts w:asciiTheme="majorBidi" w:hAnsiTheme="majorBidi" w:cstheme="majorBidi"/>
            <w:b/>
            <w:bCs/>
            <w:color w:val="000000" w:themeColor="text1"/>
          </w:rPr>
          <w:delText xml:space="preserve"> </w:delText>
        </w:r>
        <w:r w:rsidR="00E56045" w:rsidRPr="005A405E" w:rsidDel="000132FC">
          <w:rPr>
            <w:rFonts w:asciiTheme="majorBidi" w:hAnsiTheme="majorBidi" w:cstheme="majorBidi"/>
            <w:color w:val="000000" w:themeColor="text1"/>
            <w:sz w:val="22"/>
            <w:szCs w:val="22"/>
          </w:rPr>
          <w:delText>Th</w:delText>
        </w:r>
        <w:r w:rsidR="00E56045" w:rsidRPr="008972C4" w:rsidDel="000132FC">
          <w:rPr>
            <w:rFonts w:asciiTheme="majorBidi" w:hAnsiTheme="majorBidi" w:cstheme="majorBidi"/>
            <w:color w:val="000000" w:themeColor="text1"/>
            <w:sz w:val="22"/>
            <w:szCs w:val="22"/>
          </w:rPr>
          <w:delText xml:space="preserve">e heuristic filter </w:delText>
        </w:r>
        <w:r w:rsidR="00B55FD3" w:rsidRPr="008972C4" w:rsidDel="000132FC">
          <w:rPr>
            <w:rFonts w:asciiTheme="majorBidi" w:hAnsiTheme="majorBidi" w:cstheme="majorBidi"/>
            <w:color w:val="000000" w:themeColor="text1"/>
            <w:sz w:val="22"/>
            <w:szCs w:val="22"/>
          </w:rPr>
          <w:delText>seeds the first frame, then</w:delText>
        </w:r>
        <w:r w:rsidR="004C2E39" w:rsidRPr="008972C4" w:rsidDel="000132FC">
          <w:rPr>
            <w:rFonts w:asciiTheme="majorBidi" w:hAnsiTheme="majorBidi" w:cstheme="majorBidi"/>
            <w:color w:val="000000" w:themeColor="text1"/>
            <w:sz w:val="22"/>
            <w:szCs w:val="22"/>
          </w:rPr>
          <w:delText xml:space="preserve"> compute</w:delText>
        </w:r>
        <w:r w:rsidR="00E56045" w:rsidRPr="008972C4" w:rsidDel="000132FC">
          <w:rPr>
            <w:rFonts w:asciiTheme="majorBidi" w:hAnsiTheme="majorBidi" w:cstheme="majorBidi"/>
            <w:color w:val="000000" w:themeColor="text1"/>
            <w:sz w:val="22"/>
            <w:szCs w:val="22"/>
          </w:rPr>
          <w:delText xml:space="preserve"> the mean absolute difference in pixel </w:delText>
        </w:r>
        <w:r w:rsidR="00B55FD3" w:rsidRPr="008972C4" w:rsidDel="000132FC">
          <w:rPr>
            <w:rFonts w:asciiTheme="majorBidi" w:hAnsiTheme="majorBidi" w:cstheme="majorBidi"/>
            <w:color w:val="000000" w:themeColor="text1"/>
            <w:sz w:val="22"/>
            <w:szCs w:val="22"/>
          </w:rPr>
          <w:delText>intensity (0-255)</w:delText>
        </w:r>
        <w:r w:rsidR="00E56045" w:rsidRPr="008972C4" w:rsidDel="000132FC">
          <w:rPr>
            <w:rFonts w:asciiTheme="majorBidi" w:hAnsiTheme="majorBidi" w:cstheme="majorBidi"/>
            <w:color w:val="000000" w:themeColor="text1"/>
            <w:sz w:val="22"/>
            <w:szCs w:val="22"/>
          </w:rPr>
          <w:delText xml:space="preserve"> between</w:delText>
        </w:r>
        <w:r w:rsidR="00B55FD3" w:rsidRPr="008972C4" w:rsidDel="000132FC">
          <w:rPr>
            <w:rFonts w:asciiTheme="majorBidi" w:hAnsiTheme="majorBidi" w:cstheme="majorBidi"/>
            <w:color w:val="000000" w:themeColor="text1"/>
            <w:sz w:val="22"/>
            <w:szCs w:val="22"/>
          </w:rPr>
          <w:delText xml:space="preserve"> each frame and its predecessor and compare it to a threshold to decide whether</w:delText>
        </w:r>
        <w:r w:rsidR="004C2E39" w:rsidRPr="008972C4" w:rsidDel="000132FC">
          <w:rPr>
            <w:rFonts w:asciiTheme="majorBidi" w:hAnsiTheme="majorBidi" w:cstheme="majorBidi"/>
            <w:color w:val="000000" w:themeColor="text1"/>
            <w:sz w:val="22"/>
            <w:szCs w:val="22"/>
          </w:rPr>
          <w:delText xml:space="preserve"> to drop the fame or not</w:delText>
        </w:r>
        <w:r w:rsidR="00B55FD3" w:rsidRPr="008972C4" w:rsidDel="000132FC">
          <w:rPr>
            <w:rFonts w:asciiTheme="majorBidi" w:hAnsiTheme="majorBidi" w:cstheme="majorBidi"/>
            <w:color w:val="000000" w:themeColor="text1"/>
            <w:sz w:val="22"/>
            <w:szCs w:val="22"/>
          </w:rPr>
          <w:delText>.</w:delText>
        </w:r>
        <w:r w:rsidR="004C2E39" w:rsidRPr="00F766F1" w:rsidDel="000132FC">
          <w:rPr>
            <w:rFonts w:asciiTheme="majorBidi" w:hAnsiTheme="majorBidi" w:cstheme="majorBidi"/>
            <w:b/>
            <w:bCs/>
            <w:color w:val="000000" w:themeColor="text1"/>
            <w:sz w:val="22"/>
            <w:szCs w:val="22"/>
          </w:rPr>
          <w:delText xml:space="preserve"> </w:delText>
        </w:r>
        <w:r w:rsidR="004C2E39" w:rsidDel="000132FC">
          <w:rPr>
            <w:rFonts w:asciiTheme="majorBidi" w:hAnsiTheme="majorBidi" w:cstheme="majorBidi"/>
            <w:b/>
            <w:bCs/>
            <w:color w:val="000000" w:themeColor="text1"/>
            <w:sz w:val="22"/>
            <w:szCs w:val="22"/>
          </w:rPr>
          <w:delText xml:space="preserve">This </w:delText>
        </w:r>
        <w:r w:rsidR="009645D6" w:rsidRPr="005A405E" w:rsidDel="000132FC">
          <w:rPr>
            <w:rFonts w:asciiTheme="majorBidi" w:hAnsiTheme="majorBidi" w:cstheme="majorBidi"/>
            <w:color w:val="000000" w:themeColor="text1"/>
            <w:sz w:val="22"/>
            <w:szCs w:val="22"/>
          </w:rPr>
          <w:delText>experiment to showcase the effect</w:delText>
        </w:r>
        <w:r w:rsidR="004C2E39" w:rsidDel="000132FC">
          <w:rPr>
            <w:rFonts w:asciiTheme="majorBidi" w:hAnsiTheme="majorBidi" w:cstheme="majorBidi"/>
            <w:color w:val="000000" w:themeColor="text1"/>
            <w:sz w:val="22"/>
            <w:szCs w:val="22"/>
          </w:rPr>
          <w:delText xml:space="preserve">iveness and efficiency of </w:delText>
        </w:r>
        <w:r w:rsidR="009645D6" w:rsidRPr="005A405E" w:rsidDel="000132FC">
          <w:rPr>
            <w:rFonts w:asciiTheme="majorBidi" w:hAnsiTheme="majorBidi" w:cstheme="majorBidi"/>
            <w:color w:val="000000" w:themeColor="text1"/>
            <w:sz w:val="22"/>
            <w:szCs w:val="22"/>
          </w:rPr>
          <w:delText>heuristic</w:delText>
        </w:r>
        <w:r w:rsidR="004C2E39" w:rsidDel="000132FC">
          <w:rPr>
            <w:rFonts w:asciiTheme="majorBidi" w:hAnsiTheme="majorBidi" w:cstheme="majorBidi"/>
            <w:color w:val="000000" w:themeColor="text1"/>
            <w:sz w:val="22"/>
            <w:szCs w:val="22"/>
          </w:rPr>
          <w:delText xml:space="preserve"> </w:delText>
        </w:r>
        <w:r w:rsidR="009645D6" w:rsidRPr="005A405E" w:rsidDel="000132FC">
          <w:rPr>
            <w:rFonts w:asciiTheme="majorBidi" w:hAnsiTheme="majorBidi" w:cstheme="majorBidi"/>
            <w:color w:val="000000" w:themeColor="text1"/>
            <w:sz w:val="22"/>
            <w:szCs w:val="22"/>
          </w:rPr>
          <w:delText>filter</w:delText>
        </w:r>
        <w:r w:rsidR="004C2E39"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 xml:space="preserve">To collect metrics </w:delText>
        </w:r>
        <w:r w:rsidR="00C60C72" w:rsidRPr="005A405E" w:rsidDel="000132FC">
          <w:rPr>
            <w:rFonts w:asciiTheme="majorBidi" w:hAnsiTheme="majorBidi" w:cstheme="majorBidi"/>
            <w:color w:val="000000" w:themeColor="text1"/>
            <w:sz w:val="22"/>
            <w:szCs w:val="22"/>
          </w:rPr>
          <w:delText>data,</w:delText>
        </w:r>
        <w:r w:rsidR="00D04A57" w:rsidRPr="005A405E" w:rsidDel="000132FC">
          <w:rPr>
            <w:rFonts w:asciiTheme="majorBidi" w:hAnsiTheme="majorBidi" w:cstheme="majorBidi"/>
            <w:color w:val="000000" w:themeColor="text1"/>
            <w:sz w:val="22"/>
            <w:szCs w:val="22"/>
          </w:rPr>
          <w:delText xml:space="preserve"> I performed two </w:delText>
        </w:r>
        <w:r w:rsidR="00FF4564" w:rsidDel="000132FC">
          <w:rPr>
            <w:rFonts w:asciiTheme="majorBidi" w:hAnsiTheme="majorBidi" w:cstheme="majorBidi"/>
            <w:color w:val="000000" w:themeColor="text1"/>
            <w:sz w:val="22"/>
            <w:szCs w:val="22"/>
          </w:rPr>
          <w:delText xml:space="preserve">video </w:delText>
        </w:r>
        <w:r w:rsidR="00D04A57" w:rsidRPr="005A405E" w:rsidDel="000132FC">
          <w:rPr>
            <w:rFonts w:asciiTheme="majorBidi" w:hAnsiTheme="majorBidi" w:cstheme="majorBidi"/>
            <w:color w:val="000000" w:themeColor="text1"/>
            <w:sz w:val="22"/>
            <w:szCs w:val="22"/>
          </w:rPr>
          <w:delText>analytics</w:delText>
        </w:r>
        <w:r w:rsidR="00FF4564" w:rsidDel="000132FC">
          <w:rPr>
            <w:rFonts w:asciiTheme="majorBidi" w:hAnsiTheme="majorBidi" w:cstheme="majorBidi"/>
            <w:color w:val="000000" w:themeColor="text1"/>
            <w:sz w:val="22"/>
            <w:szCs w:val="22"/>
          </w:rPr>
          <w:delText xml:space="preserve"> queries</w:delText>
        </w:r>
        <w:r w:rsidR="00247816" w:rsidDel="000132FC">
          <w:rPr>
            <w:rFonts w:asciiTheme="majorBidi" w:hAnsiTheme="majorBidi" w:cstheme="majorBidi"/>
            <w:color w:val="000000" w:themeColor="text1"/>
            <w:sz w:val="22"/>
            <w:szCs w:val="22"/>
          </w:rPr>
          <w:delText xml:space="preserve"> (filter OFF/ON)</w:delText>
        </w:r>
        <w:r w:rsidR="00FF4564" w:rsidDel="000132FC">
          <w:rPr>
            <w:rFonts w:asciiTheme="majorBidi" w:hAnsiTheme="majorBidi" w:cstheme="majorBidi"/>
            <w:color w:val="000000" w:themeColor="text1"/>
            <w:sz w:val="22"/>
            <w:szCs w:val="22"/>
          </w:rPr>
          <w:delText xml:space="preserve"> on </w:delText>
        </w:r>
        <w:r w:rsidR="00FF4564" w:rsidRPr="005A405E" w:rsidDel="000132FC">
          <w:rPr>
            <w:rFonts w:asciiTheme="majorBidi" w:hAnsiTheme="majorBidi" w:cstheme="majorBidi"/>
            <w:color w:val="000000" w:themeColor="text1"/>
            <w:sz w:val="22"/>
            <w:szCs w:val="22"/>
          </w:rPr>
          <w:delText>the same data</w:delText>
        </w:r>
        <w:r w:rsidR="00FF4564" w:rsidDel="000132FC">
          <w:rPr>
            <w:rFonts w:asciiTheme="majorBidi" w:hAnsiTheme="majorBidi" w:cstheme="majorBidi"/>
            <w:color w:val="000000" w:themeColor="text1"/>
            <w:sz w:val="22"/>
            <w:szCs w:val="22"/>
          </w:rPr>
          <w:delText xml:space="preserve"> </w:delText>
        </w:r>
        <w:r w:rsidR="00FF4564" w:rsidRPr="005A405E" w:rsidDel="000132FC">
          <w:rPr>
            <w:rFonts w:asciiTheme="majorBidi" w:hAnsiTheme="majorBidi" w:cstheme="majorBidi"/>
            <w:color w:val="000000" w:themeColor="text1"/>
            <w:sz w:val="22"/>
            <w:szCs w:val="22"/>
          </w:rPr>
          <w:delText>(</w:delText>
        </w:r>
        <w:r w:rsidR="00FF4564" w:rsidRPr="00F766F1" w:rsidDel="000132FC">
          <w:rPr>
            <w:rFonts w:asciiTheme="majorBidi" w:hAnsiTheme="majorBidi" w:cstheme="majorBidi"/>
            <w:color w:val="000000" w:themeColor="text1"/>
            <w:sz w:val="22"/>
            <w:szCs w:val="22"/>
          </w:rPr>
          <w:delText>data/experiment_sample.mp4</w:delText>
        </w:r>
        <w:r w:rsidR="00FF4564" w:rsidRPr="005A405E" w:rsidDel="000132FC">
          <w:rPr>
            <w:rFonts w:asciiTheme="majorBidi" w:hAnsiTheme="majorBidi" w:cstheme="majorBidi"/>
            <w:color w:val="000000" w:themeColor="text1"/>
            <w:sz w:val="22"/>
            <w:szCs w:val="22"/>
          </w:rPr>
          <w:delText>)</w:delText>
        </w:r>
        <w:r w:rsidR="00D04A57" w:rsidRPr="005A405E" w:rsidDel="000132FC">
          <w:rPr>
            <w:rFonts w:asciiTheme="majorBidi" w:hAnsiTheme="majorBidi" w:cstheme="majorBidi"/>
            <w:color w:val="000000" w:themeColor="text1"/>
            <w:sz w:val="22"/>
            <w:szCs w:val="22"/>
          </w:rPr>
          <w:delText>, with the following constants: (edge</w:delText>
        </w:r>
        <w:r w:rsidR="00FF4564"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conf</w:delText>
        </w:r>
        <w:r w:rsidR="00FF4564" w:rsidDel="000132FC">
          <w:rPr>
            <w:rFonts w:asciiTheme="majorBidi" w:hAnsiTheme="majorBidi" w:cstheme="majorBidi"/>
            <w:color w:val="000000" w:themeColor="text1"/>
            <w:sz w:val="22"/>
            <w:szCs w:val="22"/>
          </w:rPr>
          <w:delText xml:space="preserve">idence </w:delText>
        </w:r>
        <w:r w:rsidR="00D04A57" w:rsidRPr="005A405E" w:rsidDel="000132FC">
          <w:rPr>
            <w:rFonts w:asciiTheme="majorBidi" w:hAnsiTheme="majorBidi" w:cstheme="majorBidi"/>
            <w:color w:val="000000" w:themeColor="text1"/>
            <w:sz w:val="22"/>
            <w:szCs w:val="22"/>
          </w:rPr>
          <w:delText>threshold =</w:delText>
        </w:r>
        <w:r w:rsidR="00FF4564"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default</w:delText>
        </w:r>
        <w:r w:rsidR="00FF4564"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w:delText>
        </w:r>
        <w:r w:rsidR="00FF4564"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0.70 and skip</w:delText>
        </w:r>
        <w:r w:rsidR="00FF4564"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interval = 0)</w:delText>
        </w:r>
        <w:r w:rsidR="00FF4564" w:rsidDel="000132FC">
          <w:rPr>
            <w:rFonts w:asciiTheme="majorBidi" w:hAnsiTheme="majorBidi" w:cstheme="majorBidi"/>
            <w:color w:val="000000" w:themeColor="text1"/>
            <w:sz w:val="22"/>
            <w:szCs w:val="22"/>
          </w:rPr>
          <w:delText xml:space="preserve">. </w:delText>
        </w:r>
        <w:r w:rsidR="00D04A57" w:rsidRPr="005A405E" w:rsidDel="000132FC">
          <w:rPr>
            <w:rFonts w:asciiTheme="majorBidi" w:hAnsiTheme="majorBidi" w:cstheme="majorBidi"/>
            <w:color w:val="000000" w:themeColor="text1"/>
            <w:sz w:val="22"/>
            <w:szCs w:val="22"/>
          </w:rPr>
          <w:delText>One run with the heuristic filter switched OFF, and the other run with the filter switched ON (default = 5.0).</w:delText>
        </w:r>
        <w:r w:rsidR="004C2E39" w:rsidDel="000132FC">
          <w:rPr>
            <w:rFonts w:asciiTheme="majorBidi" w:hAnsiTheme="majorBidi" w:cstheme="majorBidi"/>
            <w:color w:val="000000" w:themeColor="text1"/>
            <w:sz w:val="22"/>
            <w:szCs w:val="22"/>
          </w:rPr>
          <w:delText xml:space="preserve"> </w:delText>
        </w:r>
        <w:r w:rsidR="004C2E39" w:rsidRPr="004C2E39" w:rsidDel="000132FC">
          <w:rPr>
            <w:rFonts w:asciiTheme="majorBidi" w:hAnsiTheme="majorBidi" w:cstheme="majorBidi"/>
            <w:color w:val="000000" w:themeColor="text1"/>
            <w:sz w:val="22"/>
            <w:szCs w:val="22"/>
            <w:highlight w:val="cyan"/>
          </w:rPr>
          <w:delText>Table XX</w:delText>
        </w:r>
        <w:r w:rsidR="004C2E39" w:rsidDel="000132FC">
          <w:rPr>
            <w:rFonts w:asciiTheme="majorBidi" w:hAnsiTheme="majorBidi" w:cstheme="majorBidi"/>
            <w:color w:val="000000" w:themeColor="text1"/>
            <w:sz w:val="22"/>
            <w:szCs w:val="22"/>
          </w:rPr>
          <w:delText xml:space="preserve"> shows the cumulative metrics results of the two runs.</w:delText>
        </w:r>
      </w:del>
    </w:p>
    <w:p w14:paraId="264988C1" w14:textId="5A4CB721" w:rsidR="0053684A" w:rsidRPr="005A405E" w:rsidDel="000132FC" w:rsidRDefault="0053684A" w:rsidP="00F766F1">
      <w:pPr>
        <w:spacing w:beforeLines="40" w:before="96" w:afterLines="40" w:after="96" w:line="276" w:lineRule="auto"/>
        <w:jc w:val="both"/>
        <w:rPr>
          <w:del w:id="1014" w:author="Mohanad Alemam" w:date="2026-07-06T20:24:00Z" w16du:dateUtc="2026-07-06T19:24:00Z"/>
          <w:rFonts w:asciiTheme="majorBidi" w:hAnsiTheme="majorBidi" w:cstheme="majorBidi"/>
          <w:color w:val="000000" w:themeColor="text1"/>
          <w:sz w:val="22"/>
          <w:szCs w:val="22"/>
        </w:rPr>
      </w:pPr>
      <w:del w:id="1015" w:author="Mohanad Alemam" w:date="2026-07-06T20:24:00Z" w16du:dateUtc="2026-07-06T19:24:00Z">
        <w:r w:rsidRPr="005A405E" w:rsidDel="000132FC">
          <w:rPr>
            <w:rFonts w:asciiTheme="majorBidi" w:hAnsiTheme="majorBidi" w:cstheme="majorBidi"/>
            <w:color w:val="000000" w:themeColor="text1"/>
            <w:sz w:val="22"/>
            <w:szCs w:val="22"/>
            <w:highlight w:val="cyan"/>
          </w:rPr>
          <w:delText>Table XX</w:delText>
        </w:r>
        <w:r w:rsidRPr="005A405E" w:rsidDel="000132FC">
          <w:rPr>
            <w:rFonts w:asciiTheme="majorBidi" w:hAnsiTheme="majorBidi" w:cstheme="majorBidi"/>
            <w:color w:val="000000" w:themeColor="text1"/>
            <w:sz w:val="22"/>
            <w:szCs w:val="22"/>
          </w:rPr>
          <w:delText xml:space="preserve"> below shows the cumulative metrics for both runs.</w:delText>
        </w:r>
      </w:del>
    </w:p>
    <w:tbl>
      <w:tblPr>
        <w:tblStyle w:val="GridTable4-Accent1"/>
        <w:tblW w:w="9918" w:type="dxa"/>
        <w:tblLook w:val="04A0" w:firstRow="1" w:lastRow="0" w:firstColumn="1" w:lastColumn="0" w:noHBand="0" w:noVBand="1"/>
      </w:tblPr>
      <w:tblGrid>
        <w:gridCol w:w="2279"/>
        <w:gridCol w:w="1490"/>
        <w:gridCol w:w="1206"/>
        <w:gridCol w:w="1689"/>
        <w:gridCol w:w="1093"/>
        <w:gridCol w:w="1001"/>
        <w:gridCol w:w="1160"/>
      </w:tblGrid>
      <w:tr w:rsidR="008972C4" w:rsidRPr="00D67AB1" w:rsidDel="000132FC" w14:paraId="7E0BE3F4" w14:textId="0247A2A8" w:rsidTr="008972C4">
        <w:trPr>
          <w:cnfStyle w:val="100000000000" w:firstRow="1" w:lastRow="0" w:firstColumn="0" w:lastColumn="0" w:oddVBand="0" w:evenVBand="0" w:oddHBand="0" w:evenHBand="0" w:firstRowFirstColumn="0" w:firstRowLastColumn="0" w:lastRowFirstColumn="0" w:lastRowLastColumn="0"/>
          <w:trHeight w:val="442"/>
          <w:del w:id="1016"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2298" w:type="dxa"/>
            <w:vAlign w:val="center"/>
          </w:tcPr>
          <w:p w14:paraId="591BFFD1" w14:textId="2A2421C5" w:rsidR="00CC181A" w:rsidRPr="00F766F1" w:rsidDel="000132FC" w:rsidRDefault="00CC181A" w:rsidP="00F766F1">
            <w:pPr>
              <w:spacing w:beforeLines="40" w:before="96" w:afterLines="40" w:after="96" w:line="276" w:lineRule="auto"/>
              <w:jc w:val="center"/>
              <w:rPr>
                <w:del w:id="1017" w:author="Mohanad Alemam" w:date="2026-07-06T20:24:00Z" w16du:dateUtc="2026-07-06T19:24:00Z"/>
                <w:rFonts w:asciiTheme="majorBidi" w:hAnsiTheme="majorBidi" w:cstheme="majorBidi"/>
                <w:sz w:val="18"/>
                <w:szCs w:val="18"/>
              </w:rPr>
            </w:pPr>
            <w:del w:id="1018" w:author="Mohanad Alemam" w:date="2026-07-06T20:24:00Z" w16du:dateUtc="2026-07-06T19:24:00Z">
              <w:r w:rsidRPr="00F766F1" w:rsidDel="000132FC">
                <w:rPr>
                  <w:rFonts w:asciiTheme="majorBidi" w:hAnsiTheme="majorBidi" w:cstheme="majorBidi"/>
                  <w:sz w:val="18"/>
                  <w:szCs w:val="18"/>
                </w:rPr>
                <w:delText>Run</w:delText>
              </w:r>
            </w:del>
          </w:p>
        </w:tc>
        <w:tc>
          <w:tcPr>
            <w:tcW w:w="1498" w:type="dxa"/>
            <w:vAlign w:val="center"/>
          </w:tcPr>
          <w:p w14:paraId="2231E5D8" w14:textId="7FF6DCA6" w:rsidR="00CC181A" w:rsidRPr="00F766F1" w:rsidDel="000132FC" w:rsidRDefault="00CC181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1019" w:author="Mohanad Alemam" w:date="2026-07-06T20:24:00Z" w16du:dateUtc="2026-07-06T19:24:00Z"/>
                <w:rFonts w:asciiTheme="majorBidi" w:hAnsiTheme="majorBidi" w:cstheme="majorBidi"/>
                <w:sz w:val="18"/>
                <w:szCs w:val="18"/>
              </w:rPr>
            </w:pPr>
            <w:del w:id="1020" w:author="Mohanad Alemam" w:date="2026-07-06T20:24:00Z" w16du:dateUtc="2026-07-06T19:24:00Z">
              <w:r w:rsidRPr="00F766F1" w:rsidDel="000132FC">
                <w:rPr>
                  <w:rFonts w:asciiTheme="majorBidi" w:hAnsiTheme="majorBidi" w:cstheme="majorBidi"/>
                  <w:sz w:val="18"/>
                  <w:szCs w:val="18"/>
                </w:rPr>
                <w:delText>Total Frames Processed</w:delText>
              </w:r>
            </w:del>
          </w:p>
        </w:tc>
        <w:tc>
          <w:tcPr>
            <w:tcW w:w="1161" w:type="dxa"/>
            <w:vAlign w:val="center"/>
          </w:tcPr>
          <w:p w14:paraId="0434B54C" w14:textId="0125B6F9" w:rsidR="00CC181A" w:rsidRPr="00F766F1" w:rsidDel="000132FC" w:rsidRDefault="00CC181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1021" w:author="Mohanad Alemam" w:date="2026-07-06T20:24:00Z" w16du:dateUtc="2026-07-06T19:24:00Z"/>
                <w:rFonts w:asciiTheme="majorBidi" w:hAnsiTheme="majorBidi" w:cstheme="majorBidi"/>
                <w:sz w:val="18"/>
                <w:szCs w:val="18"/>
              </w:rPr>
            </w:pPr>
            <w:del w:id="1022" w:author="Mohanad Alemam" w:date="2026-07-06T20:24:00Z" w16du:dateUtc="2026-07-06T19:24:00Z">
              <w:r w:rsidRPr="00F766F1" w:rsidDel="000132FC">
                <w:rPr>
                  <w:rFonts w:asciiTheme="majorBidi" w:hAnsiTheme="majorBidi" w:cstheme="majorBidi"/>
                  <w:sz w:val="18"/>
                  <w:szCs w:val="18"/>
                </w:rPr>
                <w:delText>Heuristically dropped Frames</w:delText>
              </w:r>
            </w:del>
          </w:p>
        </w:tc>
        <w:tc>
          <w:tcPr>
            <w:tcW w:w="1701" w:type="dxa"/>
            <w:vAlign w:val="center"/>
          </w:tcPr>
          <w:p w14:paraId="246EC623" w14:textId="3CF54E3E" w:rsidR="00CC181A" w:rsidRPr="00F766F1" w:rsidDel="000132FC" w:rsidRDefault="00CC181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1023" w:author="Mohanad Alemam" w:date="2026-07-06T20:24:00Z" w16du:dateUtc="2026-07-06T19:24:00Z"/>
                <w:rFonts w:asciiTheme="majorBidi" w:hAnsiTheme="majorBidi" w:cstheme="majorBidi"/>
                <w:sz w:val="18"/>
                <w:szCs w:val="18"/>
              </w:rPr>
            </w:pPr>
            <w:del w:id="1024" w:author="Mohanad Alemam" w:date="2026-07-06T20:24:00Z" w16du:dateUtc="2026-07-06T19:24:00Z">
              <w:r w:rsidRPr="00F766F1" w:rsidDel="000132FC">
                <w:rPr>
                  <w:rFonts w:asciiTheme="majorBidi" w:hAnsiTheme="majorBidi" w:cstheme="majorBidi"/>
                  <w:sz w:val="18"/>
                  <w:szCs w:val="18"/>
                </w:rPr>
                <w:delText>Heuristic Drop Ratio</w:delText>
              </w:r>
            </w:del>
          </w:p>
        </w:tc>
        <w:tc>
          <w:tcPr>
            <w:tcW w:w="1095" w:type="dxa"/>
            <w:vAlign w:val="center"/>
          </w:tcPr>
          <w:p w14:paraId="7AE6904C" w14:textId="20A78D8A" w:rsidR="00CC181A" w:rsidRPr="00F766F1" w:rsidDel="000132FC" w:rsidRDefault="00CC181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1025" w:author="Mohanad Alemam" w:date="2026-07-06T20:24:00Z" w16du:dateUtc="2026-07-06T19:24:00Z"/>
                <w:rFonts w:asciiTheme="majorBidi" w:hAnsiTheme="majorBidi" w:cstheme="majorBidi"/>
                <w:sz w:val="18"/>
                <w:szCs w:val="18"/>
              </w:rPr>
            </w:pPr>
            <w:del w:id="1026" w:author="Mohanad Alemam" w:date="2026-07-06T20:24:00Z" w16du:dateUtc="2026-07-06T19:24:00Z">
              <w:r w:rsidRPr="00F766F1" w:rsidDel="000132FC">
                <w:rPr>
                  <w:rFonts w:asciiTheme="majorBidi" w:hAnsiTheme="majorBidi" w:cstheme="majorBidi"/>
                  <w:sz w:val="18"/>
                  <w:szCs w:val="18"/>
                </w:rPr>
                <w:delText>Frames Processes on Edge</w:delText>
              </w:r>
            </w:del>
          </w:p>
        </w:tc>
        <w:tc>
          <w:tcPr>
            <w:tcW w:w="1004" w:type="dxa"/>
            <w:vAlign w:val="center"/>
          </w:tcPr>
          <w:p w14:paraId="6F4B5F0A" w14:textId="2CAD5785" w:rsidR="00CC181A" w:rsidRPr="00F766F1" w:rsidDel="000132FC" w:rsidRDefault="00CC181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1027" w:author="Mohanad Alemam" w:date="2026-07-06T20:24:00Z" w16du:dateUtc="2026-07-06T19:24:00Z"/>
                <w:rFonts w:asciiTheme="majorBidi" w:hAnsiTheme="majorBidi" w:cstheme="majorBidi"/>
                <w:sz w:val="18"/>
                <w:szCs w:val="18"/>
              </w:rPr>
            </w:pPr>
            <w:del w:id="1028" w:author="Mohanad Alemam" w:date="2026-07-06T20:24:00Z" w16du:dateUtc="2026-07-06T19:24:00Z">
              <w:r w:rsidRPr="00F766F1" w:rsidDel="000132FC">
                <w:rPr>
                  <w:rFonts w:asciiTheme="majorBidi" w:hAnsiTheme="majorBidi" w:cstheme="majorBidi"/>
                  <w:sz w:val="18"/>
                  <w:szCs w:val="18"/>
                </w:rPr>
                <w:delText>Frames Sent to cloud</w:delText>
              </w:r>
            </w:del>
          </w:p>
        </w:tc>
        <w:tc>
          <w:tcPr>
            <w:tcW w:w="1161" w:type="dxa"/>
            <w:vAlign w:val="center"/>
          </w:tcPr>
          <w:p w14:paraId="3989FF17" w14:textId="2249BF96" w:rsidR="00CC181A" w:rsidRPr="00F766F1" w:rsidDel="000132FC" w:rsidRDefault="00CC181A" w:rsidP="00F766F1">
            <w:pPr>
              <w:spacing w:beforeLines="40" w:before="96" w:afterLines="40" w:after="96" w:line="276" w:lineRule="auto"/>
              <w:jc w:val="center"/>
              <w:cnfStyle w:val="100000000000" w:firstRow="1" w:lastRow="0" w:firstColumn="0" w:lastColumn="0" w:oddVBand="0" w:evenVBand="0" w:oddHBand="0" w:evenHBand="0" w:firstRowFirstColumn="0" w:firstRowLastColumn="0" w:lastRowFirstColumn="0" w:lastRowLastColumn="0"/>
              <w:rPr>
                <w:del w:id="1029" w:author="Mohanad Alemam" w:date="2026-07-06T20:24:00Z" w16du:dateUtc="2026-07-06T19:24:00Z"/>
                <w:rFonts w:asciiTheme="majorBidi" w:hAnsiTheme="majorBidi" w:cstheme="majorBidi"/>
                <w:sz w:val="18"/>
                <w:szCs w:val="18"/>
              </w:rPr>
            </w:pPr>
            <w:del w:id="1030" w:author="Mohanad Alemam" w:date="2026-07-06T20:24:00Z" w16du:dateUtc="2026-07-06T19:24:00Z">
              <w:r w:rsidRPr="00F766F1" w:rsidDel="000132FC">
                <w:rPr>
                  <w:rFonts w:asciiTheme="majorBidi" w:hAnsiTheme="majorBidi" w:cstheme="majorBidi"/>
                  <w:sz w:val="18"/>
                  <w:szCs w:val="18"/>
                </w:rPr>
                <w:delText>Bandwidth</w:delText>
              </w:r>
              <w:r w:rsidR="00B52C98" w:rsidRPr="00F766F1" w:rsidDel="000132FC">
                <w:rPr>
                  <w:rFonts w:asciiTheme="majorBidi" w:hAnsiTheme="majorBidi" w:cstheme="majorBidi"/>
                  <w:sz w:val="18"/>
                  <w:szCs w:val="18"/>
                </w:rPr>
                <w:delText xml:space="preserve"> Used</w:delText>
              </w:r>
              <w:r w:rsidRPr="00F766F1" w:rsidDel="000132FC">
                <w:rPr>
                  <w:rFonts w:asciiTheme="majorBidi" w:hAnsiTheme="majorBidi" w:cstheme="majorBidi"/>
                  <w:sz w:val="18"/>
                  <w:szCs w:val="18"/>
                </w:rPr>
                <w:delText xml:space="preserve"> (MB)</w:delText>
              </w:r>
            </w:del>
          </w:p>
        </w:tc>
      </w:tr>
      <w:tr w:rsidR="008972C4" w:rsidRPr="00D67AB1" w:rsidDel="000132FC" w14:paraId="2C27AA12" w14:textId="66FCB6D4" w:rsidTr="008972C4">
        <w:trPr>
          <w:cnfStyle w:val="000000100000" w:firstRow="0" w:lastRow="0" w:firstColumn="0" w:lastColumn="0" w:oddVBand="0" w:evenVBand="0" w:oddHBand="1" w:evenHBand="0" w:firstRowFirstColumn="0" w:firstRowLastColumn="0" w:lastRowFirstColumn="0" w:lastRowLastColumn="0"/>
          <w:trHeight w:val="353"/>
          <w:del w:id="1031"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2298" w:type="dxa"/>
            <w:vAlign w:val="center"/>
          </w:tcPr>
          <w:p w14:paraId="2934F63D" w14:textId="556E1DAA" w:rsidR="00CC181A" w:rsidRPr="00F766F1" w:rsidDel="000132FC" w:rsidRDefault="00CC181A" w:rsidP="00F766F1">
            <w:pPr>
              <w:spacing w:beforeLines="40" w:before="96" w:afterLines="40" w:after="96" w:line="276" w:lineRule="auto"/>
              <w:rPr>
                <w:del w:id="1032" w:author="Mohanad Alemam" w:date="2026-07-06T20:24:00Z" w16du:dateUtc="2026-07-06T19:24:00Z"/>
                <w:rFonts w:asciiTheme="majorBidi" w:hAnsiTheme="majorBidi" w:cstheme="majorBidi"/>
                <w:color w:val="000000" w:themeColor="text1"/>
                <w:sz w:val="20"/>
                <w:szCs w:val="20"/>
              </w:rPr>
            </w:pPr>
            <w:del w:id="1033" w:author="Mohanad Alemam" w:date="2026-07-06T20:24:00Z" w16du:dateUtc="2026-07-06T19:24:00Z">
              <w:r w:rsidRPr="00157CBF" w:rsidDel="000132FC">
                <w:rPr>
                  <w:rFonts w:asciiTheme="majorBidi" w:hAnsiTheme="majorBidi" w:cstheme="majorBidi"/>
                  <w:color w:val="000000" w:themeColor="text1"/>
                  <w:sz w:val="20"/>
                  <w:szCs w:val="20"/>
                </w:rPr>
                <w:delText>Heretic OFF (</w:delText>
              </w:r>
              <w:r w:rsidR="002201A1" w:rsidRPr="00157CBF" w:rsidDel="000132FC">
                <w:rPr>
                  <w:rFonts w:asciiTheme="majorBidi" w:hAnsiTheme="majorBidi" w:cstheme="majorBidi"/>
                  <w:color w:val="000000" w:themeColor="text1"/>
                  <w:sz w:val="20"/>
                  <w:szCs w:val="20"/>
                </w:rPr>
                <w:delText>threshold</w:delText>
              </w:r>
              <w:r w:rsidRPr="00157CBF" w:rsidDel="000132FC">
                <w:rPr>
                  <w:rFonts w:asciiTheme="majorBidi" w:hAnsiTheme="majorBidi" w:cstheme="majorBidi"/>
                  <w:color w:val="000000" w:themeColor="text1"/>
                  <w:sz w:val="20"/>
                  <w:szCs w:val="20"/>
                </w:rPr>
                <w:delText xml:space="preserve"> =</w:delText>
              </w:r>
              <w:r w:rsidR="00A26891" w:rsidRPr="00157CBF" w:rsidDel="000132FC">
                <w:rPr>
                  <w:rFonts w:asciiTheme="majorBidi" w:hAnsiTheme="majorBidi" w:cstheme="majorBidi"/>
                  <w:color w:val="000000" w:themeColor="text1"/>
                  <w:sz w:val="20"/>
                  <w:szCs w:val="20"/>
                </w:rPr>
                <w:delText xml:space="preserve"> </w:delText>
              </w:r>
              <w:r w:rsidRPr="00157CBF" w:rsidDel="000132FC">
                <w:rPr>
                  <w:rFonts w:asciiTheme="majorBidi" w:hAnsiTheme="majorBidi" w:cstheme="majorBidi"/>
                  <w:color w:val="000000" w:themeColor="text1"/>
                  <w:sz w:val="20"/>
                  <w:szCs w:val="20"/>
                </w:rPr>
                <w:delText>0)</w:delText>
              </w:r>
            </w:del>
          </w:p>
        </w:tc>
        <w:tc>
          <w:tcPr>
            <w:tcW w:w="1498" w:type="dxa"/>
            <w:vAlign w:val="center"/>
          </w:tcPr>
          <w:p w14:paraId="6FD73988" w14:textId="2B8FFC20" w:rsidR="00CC181A" w:rsidRPr="00157CBF" w:rsidDel="000132FC" w:rsidRDefault="00CC181A"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1034" w:author="Mohanad Alemam" w:date="2026-07-06T20:24:00Z" w16du:dateUtc="2026-07-06T19:24:00Z"/>
                <w:rFonts w:asciiTheme="majorBidi" w:hAnsiTheme="majorBidi" w:cstheme="majorBidi"/>
                <w:color w:val="000000" w:themeColor="text1"/>
                <w:sz w:val="20"/>
                <w:szCs w:val="20"/>
              </w:rPr>
            </w:pPr>
            <w:del w:id="1035" w:author="Mohanad Alemam" w:date="2026-07-06T20:24:00Z" w16du:dateUtc="2026-07-06T19:24:00Z">
              <w:r w:rsidRPr="00157CBF" w:rsidDel="000132FC">
                <w:rPr>
                  <w:rFonts w:asciiTheme="majorBidi" w:hAnsiTheme="majorBidi" w:cstheme="majorBidi"/>
                  <w:color w:val="000000" w:themeColor="text1"/>
                  <w:sz w:val="20"/>
                  <w:szCs w:val="20"/>
                </w:rPr>
                <w:delText>5108</w:delText>
              </w:r>
            </w:del>
          </w:p>
        </w:tc>
        <w:tc>
          <w:tcPr>
            <w:tcW w:w="1161" w:type="dxa"/>
            <w:vAlign w:val="center"/>
          </w:tcPr>
          <w:p w14:paraId="4AF5365E" w14:textId="10CB9A30" w:rsidR="00CC181A" w:rsidRPr="00157CBF" w:rsidDel="000132FC" w:rsidRDefault="00CC181A"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1036" w:author="Mohanad Alemam" w:date="2026-07-06T20:24:00Z" w16du:dateUtc="2026-07-06T19:24:00Z"/>
                <w:rFonts w:asciiTheme="majorBidi" w:hAnsiTheme="majorBidi" w:cstheme="majorBidi"/>
                <w:color w:val="000000" w:themeColor="text1"/>
                <w:sz w:val="20"/>
                <w:szCs w:val="20"/>
              </w:rPr>
            </w:pPr>
            <w:del w:id="1037" w:author="Mohanad Alemam" w:date="2026-07-06T20:24:00Z" w16du:dateUtc="2026-07-06T19:24:00Z">
              <w:r w:rsidRPr="00157CBF" w:rsidDel="000132FC">
                <w:rPr>
                  <w:rFonts w:asciiTheme="majorBidi" w:hAnsiTheme="majorBidi" w:cstheme="majorBidi"/>
                  <w:color w:val="000000" w:themeColor="text1"/>
                  <w:sz w:val="20"/>
                  <w:szCs w:val="20"/>
                </w:rPr>
                <w:delText>1*</w:delText>
              </w:r>
            </w:del>
          </w:p>
        </w:tc>
        <w:tc>
          <w:tcPr>
            <w:tcW w:w="1701" w:type="dxa"/>
            <w:vAlign w:val="center"/>
          </w:tcPr>
          <w:p w14:paraId="388F9F42" w14:textId="4A936EE8" w:rsidR="00CC181A" w:rsidRPr="00157CBF" w:rsidDel="000132FC" w:rsidRDefault="00CC181A"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1038" w:author="Mohanad Alemam" w:date="2026-07-06T20:24:00Z" w16du:dateUtc="2026-07-06T19:24:00Z"/>
                <w:rFonts w:asciiTheme="majorBidi" w:hAnsiTheme="majorBidi" w:cstheme="majorBidi"/>
                <w:color w:val="000000" w:themeColor="text1"/>
                <w:sz w:val="20"/>
                <w:szCs w:val="20"/>
              </w:rPr>
            </w:pPr>
            <w:del w:id="1039" w:author="Mohanad Alemam" w:date="2026-07-06T20:24:00Z" w16du:dateUtc="2026-07-06T19:24:00Z">
              <w:r w:rsidRPr="00157CBF" w:rsidDel="000132FC">
                <w:rPr>
                  <w:rFonts w:asciiTheme="majorBidi" w:hAnsiTheme="majorBidi" w:cstheme="majorBidi"/>
                  <w:color w:val="000000" w:themeColor="text1"/>
                  <w:sz w:val="20"/>
                  <w:szCs w:val="20"/>
                </w:rPr>
                <w:delText>0.00</w:delText>
              </w:r>
            </w:del>
          </w:p>
        </w:tc>
        <w:tc>
          <w:tcPr>
            <w:tcW w:w="1095" w:type="dxa"/>
            <w:vAlign w:val="center"/>
          </w:tcPr>
          <w:p w14:paraId="39CEBBC6" w14:textId="03A9C7DF" w:rsidR="00CC181A" w:rsidRPr="00157CBF" w:rsidDel="000132FC" w:rsidRDefault="00543B97"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1040" w:author="Mohanad Alemam" w:date="2026-07-06T20:24:00Z" w16du:dateUtc="2026-07-06T19:24:00Z"/>
                <w:rFonts w:asciiTheme="majorBidi" w:hAnsiTheme="majorBidi" w:cstheme="majorBidi"/>
                <w:color w:val="000000" w:themeColor="text1"/>
                <w:sz w:val="20"/>
                <w:szCs w:val="20"/>
              </w:rPr>
            </w:pPr>
            <w:del w:id="1041" w:author="Mohanad Alemam" w:date="2026-07-06T20:24:00Z" w16du:dateUtc="2026-07-06T19:24:00Z">
              <w:r w:rsidRPr="00157CBF" w:rsidDel="000132FC">
                <w:rPr>
                  <w:rFonts w:asciiTheme="majorBidi" w:hAnsiTheme="majorBidi" w:cstheme="majorBidi"/>
                  <w:color w:val="000000" w:themeColor="text1"/>
                  <w:sz w:val="20"/>
                  <w:szCs w:val="20"/>
                </w:rPr>
                <w:delText>2519</w:delText>
              </w:r>
            </w:del>
          </w:p>
        </w:tc>
        <w:tc>
          <w:tcPr>
            <w:tcW w:w="1004" w:type="dxa"/>
            <w:vAlign w:val="center"/>
          </w:tcPr>
          <w:p w14:paraId="2EC6F92A" w14:textId="030003EF" w:rsidR="00CC181A" w:rsidRPr="00157CBF" w:rsidDel="000132FC" w:rsidRDefault="00CC181A"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1042" w:author="Mohanad Alemam" w:date="2026-07-06T20:24:00Z" w16du:dateUtc="2026-07-06T19:24:00Z"/>
                <w:rFonts w:asciiTheme="majorBidi" w:hAnsiTheme="majorBidi" w:cstheme="majorBidi"/>
                <w:color w:val="000000" w:themeColor="text1"/>
                <w:sz w:val="20"/>
                <w:szCs w:val="20"/>
              </w:rPr>
            </w:pPr>
            <w:del w:id="1043" w:author="Mohanad Alemam" w:date="2026-07-06T20:24:00Z" w16du:dateUtc="2026-07-06T19:24:00Z">
              <w:r w:rsidRPr="00157CBF" w:rsidDel="000132FC">
                <w:rPr>
                  <w:rFonts w:asciiTheme="majorBidi" w:hAnsiTheme="majorBidi" w:cstheme="majorBidi"/>
                  <w:color w:val="000000" w:themeColor="text1"/>
                  <w:sz w:val="20"/>
                  <w:szCs w:val="20"/>
                </w:rPr>
                <w:delText>2588</w:delText>
              </w:r>
            </w:del>
          </w:p>
        </w:tc>
        <w:tc>
          <w:tcPr>
            <w:tcW w:w="1161" w:type="dxa"/>
            <w:vAlign w:val="center"/>
          </w:tcPr>
          <w:p w14:paraId="22518352" w14:textId="4875B710" w:rsidR="00CC181A" w:rsidRPr="00157CBF" w:rsidDel="000132FC" w:rsidRDefault="00CC181A" w:rsidP="00F766F1">
            <w:pPr>
              <w:spacing w:beforeLines="40" w:before="96" w:afterLines="40" w:after="96" w:line="276" w:lineRule="auto"/>
              <w:jc w:val="center"/>
              <w:cnfStyle w:val="000000100000" w:firstRow="0" w:lastRow="0" w:firstColumn="0" w:lastColumn="0" w:oddVBand="0" w:evenVBand="0" w:oddHBand="1" w:evenHBand="0" w:firstRowFirstColumn="0" w:firstRowLastColumn="0" w:lastRowFirstColumn="0" w:lastRowLastColumn="0"/>
              <w:rPr>
                <w:del w:id="1044" w:author="Mohanad Alemam" w:date="2026-07-06T20:24:00Z" w16du:dateUtc="2026-07-06T19:24:00Z"/>
                <w:rFonts w:asciiTheme="majorBidi" w:hAnsiTheme="majorBidi" w:cstheme="majorBidi"/>
                <w:color w:val="000000" w:themeColor="text1"/>
                <w:sz w:val="20"/>
                <w:szCs w:val="20"/>
              </w:rPr>
            </w:pPr>
            <w:del w:id="1045" w:author="Mohanad Alemam" w:date="2026-07-06T20:24:00Z" w16du:dateUtc="2026-07-06T19:24:00Z">
              <w:r w:rsidRPr="00157CBF" w:rsidDel="000132FC">
                <w:rPr>
                  <w:rFonts w:asciiTheme="majorBidi" w:hAnsiTheme="majorBidi" w:cstheme="majorBidi"/>
                  <w:color w:val="000000" w:themeColor="text1"/>
                  <w:sz w:val="20"/>
                  <w:szCs w:val="20"/>
                </w:rPr>
                <w:delText>133.12</w:delText>
              </w:r>
            </w:del>
          </w:p>
        </w:tc>
      </w:tr>
      <w:tr w:rsidR="008972C4" w:rsidRPr="00D67AB1" w:rsidDel="000132FC" w14:paraId="255835BC" w14:textId="61619D52" w:rsidTr="008972C4">
        <w:trPr>
          <w:trHeight w:val="275"/>
          <w:del w:id="1046" w:author="Mohanad Alemam" w:date="2026-07-06T20:24:00Z" w16du:dateUtc="2026-07-06T19:24:00Z"/>
        </w:trPr>
        <w:tc>
          <w:tcPr>
            <w:cnfStyle w:val="001000000000" w:firstRow="0" w:lastRow="0" w:firstColumn="1" w:lastColumn="0" w:oddVBand="0" w:evenVBand="0" w:oddHBand="0" w:evenHBand="0" w:firstRowFirstColumn="0" w:firstRowLastColumn="0" w:lastRowFirstColumn="0" w:lastRowLastColumn="0"/>
            <w:tcW w:w="2298" w:type="dxa"/>
            <w:vAlign w:val="center"/>
          </w:tcPr>
          <w:p w14:paraId="08B440BF" w14:textId="330647C3" w:rsidR="00CC181A" w:rsidRPr="00F766F1" w:rsidDel="000132FC" w:rsidRDefault="00CC181A" w:rsidP="00F766F1">
            <w:pPr>
              <w:spacing w:beforeLines="40" w:before="96" w:afterLines="40" w:after="96" w:line="276" w:lineRule="auto"/>
              <w:rPr>
                <w:del w:id="1047" w:author="Mohanad Alemam" w:date="2026-07-06T20:24:00Z" w16du:dateUtc="2026-07-06T19:24:00Z"/>
                <w:rFonts w:asciiTheme="majorBidi" w:hAnsiTheme="majorBidi" w:cstheme="majorBidi"/>
                <w:color w:val="000000" w:themeColor="text1"/>
                <w:sz w:val="20"/>
                <w:szCs w:val="20"/>
              </w:rPr>
            </w:pPr>
            <w:del w:id="1048" w:author="Mohanad Alemam" w:date="2026-07-06T20:24:00Z" w16du:dateUtc="2026-07-06T19:24:00Z">
              <w:r w:rsidRPr="00157CBF" w:rsidDel="000132FC">
                <w:rPr>
                  <w:rFonts w:asciiTheme="majorBidi" w:hAnsiTheme="majorBidi" w:cstheme="majorBidi"/>
                  <w:color w:val="000000" w:themeColor="text1"/>
                  <w:sz w:val="20"/>
                  <w:szCs w:val="20"/>
                </w:rPr>
                <w:delText xml:space="preserve">Heuristic ON </w:delText>
              </w:r>
              <w:r w:rsidRPr="00F766F1" w:rsidDel="000132FC">
                <w:rPr>
                  <w:rFonts w:asciiTheme="majorBidi" w:hAnsiTheme="majorBidi" w:cstheme="majorBidi"/>
                  <w:color w:val="000000" w:themeColor="text1"/>
                  <w:sz w:val="20"/>
                  <w:szCs w:val="20"/>
                </w:rPr>
                <w:delText>(</w:delText>
              </w:r>
              <w:r w:rsidR="002201A1" w:rsidRPr="00F766F1" w:rsidDel="000132FC">
                <w:rPr>
                  <w:rFonts w:asciiTheme="majorBidi" w:hAnsiTheme="majorBidi" w:cstheme="majorBidi"/>
                  <w:color w:val="000000" w:themeColor="text1"/>
                  <w:sz w:val="20"/>
                  <w:szCs w:val="20"/>
                </w:rPr>
                <w:delText xml:space="preserve">threshold = </w:delText>
              </w:r>
              <w:r w:rsidRPr="00F766F1" w:rsidDel="000132FC">
                <w:rPr>
                  <w:rFonts w:asciiTheme="majorBidi" w:hAnsiTheme="majorBidi" w:cstheme="majorBidi"/>
                  <w:color w:val="000000" w:themeColor="text1"/>
                  <w:sz w:val="20"/>
                  <w:szCs w:val="20"/>
                </w:rPr>
                <w:delText>5.0)</w:delText>
              </w:r>
            </w:del>
          </w:p>
        </w:tc>
        <w:tc>
          <w:tcPr>
            <w:tcW w:w="1498" w:type="dxa"/>
            <w:vAlign w:val="center"/>
          </w:tcPr>
          <w:p w14:paraId="06248874" w14:textId="6465A304" w:rsidR="00CC181A" w:rsidRPr="00157CBF" w:rsidDel="000132FC" w:rsidRDefault="00CC181A"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1049" w:author="Mohanad Alemam" w:date="2026-07-06T20:24:00Z" w16du:dateUtc="2026-07-06T19:24:00Z"/>
                <w:rFonts w:asciiTheme="majorBidi" w:hAnsiTheme="majorBidi" w:cstheme="majorBidi"/>
                <w:color w:val="000000" w:themeColor="text1"/>
                <w:sz w:val="20"/>
                <w:szCs w:val="20"/>
              </w:rPr>
            </w:pPr>
            <w:del w:id="1050" w:author="Mohanad Alemam" w:date="2026-07-06T20:24:00Z" w16du:dateUtc="2026-07-06T19:24:00Z">
              <w:r w:rsidRPr="00157CBF" w:rsidDel="000132FC">
                <w:rPr>
                  <w:rFonts w:asciiTheme="majorBidi" w:hAnsiTheme="majorBidi" w:cstheme="majorBidi"/>
                  <w:color w:val="000000" w:themeColor="text1"/>
                  <w:sz w:val="20"/>
                  <w:szCs w:val="20"/>
                </w:rPr>
                <w:delText>5108</w:delText>
              </w:r>
            </w:del>
          </w:p>
        </w:tc>
        <w:tc>
          <w:tcPr>
            <w:tcW w:w="1161" w:type="dxa"/>
            <w:vAlign w:val="center"/>
          </w:tcPr>
          <w:p w14:paraId="20CF751A" w14:textId="0325EB50" w:rsidR="00CC181A" w:rsidRPr="00F766F1" w:rsidDel="000132FC" w:rsidRDefault="00FD2398"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1051" w:author="Mohanad Alemam" w:date="2026-07-06T20:24:00Z" w16du:dateUtc="2026-07-06T19:24:00Z"/>
              </w:rPr>
            </w:pPr>
            <w:del w:id="1052" w:author="Mohanad Alemam" w:date="2026-07-06T20:24:00Z" w16du:dateUtc="2026-07-06T19:24:00Z">
              <w:r w:rsidRPr="00157CBF" w:rsidDel="000132FC">
                <w:rPr>
                  <w:rFonts w:asciiTheme="majorBidi" w:hAnsiTheme="majorBidi" w:cstheme="majorBidi"/>
                  <w:noProof/>
                  <w:color w:val="000000" w:themeColor="text1"/>
                  <w:sz w:val="20"/>
                  <w:szCs w:val="20"/>
                </w:rPr>
                <mc:AlternateContent>
                  <mc:Choice Requires="wps">
                    <w:drawing>
                      <wp:anchor distT="0" distB="0" distL="114300" distR="114300" simplePos="0" relativeHeight="251707392" behindDoc="0" locked="0" layoutInCell="1" allowOverlap="1" wp14:anchorId="21E424AB" wp14:editId="50DE45E9">
                        <wp:simplePos x="0" y="0"/>
                        <wp:positionH relativeFrom="column">
                          <wp:posOffset>678815</wp:posOffset>
                        </wp:positionH>
                        <wp:positionV relativeFrom="paragraph">
                          <wp:posOffset>73025</wp:posOffset>
                        </wp:positionV>
                        <wp:extent cx="121920" cy="123190"/>
                        <wp:effectExtent l="19050" t="19050" r="30480" b="10160"/>
                        <wp:wrapNone/>
                        <wp:docPr id="1836847414" name="Arrow: Up 6"/>
                        <wp:cNvGraphicFramePr/>
                        <a:graphic xmlns:a="http://schemas.openxmlformats.org/drawingml/2006/main">
                          <a:graphicData uri="http://schemas.microsoft.com/office/word/2010/wordprocessingShape">
                            <wps:wsp>
                              <wps:cNvSpPr/>
                              <wps:spPr>
                                <a:xfrm>
                                  <a:off x="0" y="0"/>
                                  <a:ext cx="121920" cy="123190"/>
                                </a:xfrm>
                                <a:prstGeom prst="up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CC5A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6" o:spid="_x0000_s1026" type="#_x0000_t68" style="position:absolute;margin-left:53.45pt;margin-top:5.75pt;width:9.6pt;height:9.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" adj="10689" fillcolor="#00b050" strokecolor="#180702 [484]" strokeweight="1pt"/>
                    </w:pict>
                  </mc:Fallback>
                </mc:AlternateContent>
              </w:r>
              <w:r w:rsidR="00CC181A" w:rsidRPr="00157CBF" w:rsidDel="000132FC">
                <w:rPr>
                  <w:rFonts w:asciiTheme="majorBidi" w:hAnsiTheme="majorBidi" w:cstheme="majorBidi"/>
                  <w:color w:val="000000" w:themeColor="text1"/>
                  <w:sz w:val="20"/>
                  <w:szCs w:val="20"/>
                </w:rPr>
                <w:delText>2830</w:delText>
              </w:r>
              <w:r w:rsidRPr="00F766F1" w:rsidDel="000132FC">
                <w:delText xml:space="preserve"> </w:delText>
              </w:r>
            </w:del>
          </w:p>
        </w:tc>
        <w:tc>
          <w:tcPr>
            <w:tcW w:w="1701" w:type="dxa"/>
            <w:vAlign w:val="center"/>
          </w:tcPr>
          <w:p w14:paraId="61C6A493" w14:textId="750836F7" w:rsidR="00CC181A" w:rsidRPr="00157CBF" w:rsidDel="000132FC" w:rsidRDefault="00256AFC"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1053" w:author="Mohanad Alemam" w:date="2026-07-06T20:24:00Z" w16du:dateUtc="2026-07-06T19:24:00Z"/>
                <w:rFonts w:asciiTheme="majorBidi" w:hAnsiTheme="majorBidi" w:cstheme="majorBidi"/>
                <w:color w:val="000000" w:themeColor="text1"/>
                <w:sz w:val="20"/>
                <w:szCs w:val="20"/>
              </w:rPr>
            </w:pPr>
            <w:del w:id="1054" w:author="Mohanad Alemam" w:date="2026-07-06T20:24:00Z" w16du:dateUtc="2026-07-06T19:24:00Z">
              <w:r w:rsidRPr="00157CBF" w:rsidDel="000132FC">
                <w:rPr>
                  <w:rFonts w:asciiTheme="majorBidi" w:hAnsiTheme="majorBidi" w:cstheme="majorBidi"/>
                  <w:noProof/>
                  <w:color w:val="000000" w:themeColor="text1"/>
                  <w:sz w:val="20"/>
                  <w:szCs w:val="20"/>
                </w:rPr>
                <mc:AlternateContent>
                  <mc:Choice Requires="wps">
                    <w:drawing>
                      <wp:anchor distT="0" distB="0" distL="114300" distR="114300" simplePos="0" relativeHeight="251705344" behindDoc="0" locked="0" layoutInCell="1" allowOverlap="1" wp14:anchorId="001708DB" wp14:editId="297DC2CF">
                        <wp:simplePos x="0" y="0"/>
                        <wp:positionH relativeFrom="column">
                          <wp:posOffset>496570</wp:posOffset>
                        </wp:positionH>
                        <wp:positionV relativeFrom="paragraph">
                          <wp:posOffset>65405</wp:posOffset>
                        </wp:positionV>
                        <wp:extent cx="107315" cy="130810"/>
                        <wp:effectExtent l="19050" t="19050" r="45085" b="21590"/>
                        <wp:wrapNone/>
                        <wp:docPr id="1729393188" name="Arrow: Up 6"/>
                        <wp:cNvGraphicFramePr/>
                        <a:graphic xmlns:a="http://schemas.openxmlformats.org/drawingml/2006/main">
                          <a:graphicData uri="http://schemas.microsoft.com/office/word/2010/wordprocessingShape">
                            <wps:wsp>
                              <wps:cNvSpPr/>
                              <wps:spPr>
                                <a:xfrm>
                                  <a:off x="0" y="0"/>
                                  <a:ext cx="107315" cy="130810"/>
                                </a:xfrm>
                                <a:prstGeom prst="up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9FB27" id="Arrow: Up 6" o:spid="_x0000_s1026" type="#_x0000_t68" style="position:absolute;margin-left:39.1pt;margin-top:5.15pt;width:8.45pt;height:10.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" adj="8860" fillcolor="#00b050" strokecolor="#180702 [484]" strokeweight="1pt"/>
                    </w:pict>
                  </mc:Fallback>
                </mc:AlternateContent>
              </w:r>
              <w:r w:rsidR="00CC181A" w:rsidRPr="00157CBF" w:rsidDel="000132FC">
                <w:rPr>
                  <w:rFonts w:asciiTheme="majorBidi" w:hAnsiTheme="majorBidi" w:cstheme="majorBidi"/>
                  <w:color w:val="000000" w:themeColor="text1"/>
                  <w:sz w:val="20"/>
                  <w:szCs w:val="20"/>
                </w:rPr>
                <w:delText>0.55</w:delText>
              </w:r>
            </w:del>
          </w:p>
        </w:tc>
        <w:tc>
          <w:tcPr>
            <w:tcW w:w="1095" w:type="dxa"/>
            <w:vAlign w:val="center"/>
          </w:tcPr>
          <w:p w14:paraId="523335CE" w14:textId="592CA754" w:rsidR="00CC181A" w:rsidRPr="00157CBF" w:rsidDel="000132FC" w:rsidRDefault="00256AFC"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1055" w:author="Mohanad Alemam" w:date="2026-07-06T20:24:00Z" w16du:dateUtc="2026-07-06T19:24:00Z"/>
                <w:rFonts w:asciiTheme="majorBidi" w:hAnsiTheme="majorBidi" w:cstheme="majorBidi"/>
                <w:color w:val="000000" w:themeColor="text1"/>
                <w:sz w:val="20"/>
                <w:szCs w:val="20"/>
              </w:rPr>
            </w:pPr>
            <w:del w:id="1056" w:author="Mohanad Alemam" w:date="2026-07-06T20:24:00Z" w16du:dateUtc="2026-07-06T19:24:00Z">
              <w:r w:rsidRPr="00157CBF" w:rsidDel="000132FC">
                <w:rPr>
                  <w:rFonts w:asciiTheme="majorBidi" w:hAnsiTheme="majorBidi" w:cstheme="majorBidi"/>
                  <w:noProof/>
                  <w:color w:val="000000" w:themeColor="text1"/>
                  <w:sz w:val="20"/>
                  <w:szCs w:val="20"/>
                </w:rPr>
                <mc:AlternateContent>
                  <mc:Choice Requires="wps">
                    <w:drawing>
                      <wp:anchor distT="0" distB="0" distL="114300" distR="114300" simplePos="0" relativeHeight="251703296" behindDoc="0" locked="0" layoutInCell="1" allowOverlap="1" wp14:anchorId="01CA6596" wp14:editId="7E02540C">
                        <wp:simplePos x="0" y="0"/>
                        <wp:positionH relativeFrom="column">
                          <wp:posOffset>478155</wp:posOffset>
                        </wp:positionH>
                        <wp:positionV relativeFrom="paragraph">
                          <wp:posOffset>78105</wp:posOffset>
                        </wp:positionV>
                        <wp:extent cx="103505" cy="120650"/>
                        <wp:effectExtent l="19050" t="0" r="29845" b="31750"/>
                        <wp:wrapNone/>
                        <wp:docPr id="1305594393" name="Arrow: Down 7"/>
                        <wp:cNvGraphicFramePr/>
                        <a:graphic xmlns:a="http://schemas.openxmlformats.org/drawingml/2006/main">
                          <a:graphicData uri="http://schemas.microsoft.com/office/word/2010/wordprocessingShape">
                            <wps:wsp>
                              <wps:cNvSpPr/>
                              <wps:spPr>
                                <a:xfrm>
                                  <a:off x="0" y="0"/>
                                  <a:ext cx="103505" cy="12065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A8EE8" id="Arrow: Down 7" o:spid="_x0000_s1026" type="#_x0000_t67" style="position:absolute;margin-left:37.65pt;margin-top:6.15pt;width:8.15pt;height: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" adj="12335" fillcolor="#00b050" strokecolor="#180702 [484]" strokeweight="1pt"/>
                    </w:pict>
                  </mc:Fallback>
                </mc:AlternateContent>
              </w:r>
              <w:r w:rsidR="00543B97" w:rsidRPr="00157CBF" w:rsidDel="000132FC">
                <w:rPr>
                  <w:rFonts w:asciiTheme="majorBidi" w:hAnsiTheme="majorBidi" w:cstheme="majorBidi"/>
                  <w:color w:val="000000" w:themeColor="text1"/>
                  <w:sz w:val="20"/>
                  <w:szCs w:val="20"/>
                </w:rPr>
                <w:delText>1518</w:delText>
              </w:r>
            </w:del>
          </w:p>
        </w:tc>
        <w:tc>
          <w:tcPr>
            <w:tcW w:w="1004" w:type="dxa"/>
            <w:vAlign w:val="center"/>
          </w:tcPr>
          <w:p w14:paraId="42936BEF" w14:textId="4CB43C0C" w:rsidR="00CC181A" w:rsidRPr="00157CBF" w:rsidDel="000132FC" w:rsidRDefault="0023141D"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1057" w:author="Mohanad Alemam" w:date="2026-07-06T20:24:00Z" w16du:dateUtc="2026-07-06T19:24:00Z"/>
                <w:rFonts w:asciiTheme="majorBidi" w:hAnsiTheme="majorBidi" w:cstheme="majorBidi"/>
                <w:color w:val="000000" w:themeColor="text1"/>
                <w:sz w:val="20"/>
                <w:szCs w:val="20"/>
              </w:rPr>
            </w:pPr>
            <w:del w:id="1058" w:author="Mohanad Alemam" w:date="2026-07-06T20:24:00Z" w16du:dateUtc="2026-07-06T19:24:00Z">
              <w:r w:rsidRPr="00157CBF" w:rsidDel="000132FC">
                <w:rPr>
                  <w:rFonts w:asciiTheme="majorBidi" w:hAnsiTheme="majorBidi" w:cstheme="majorBidi"/>
                  <w:noProof/>
                  <w:color w:val="000000" w:themeColor="text1"/>
                  <w:sz w:val="20"/>
                  <w:szCs w:val="20"/>
                </w:rPr>
                <mc:AlternateContent>
                  <mc:Choice Requires="wps">
                    <w:drawing>
                      <wp:anchor distT="0" distB="0" distL="114300" distR="114300" simplePos="0" relativeHeight="251699200" behindDoc="0" locked="0" layoutInCell="1" allowOverlap="1" wp14:anchorId="6CB18689" wp14:editId="4BDDEA8B">
                        <wp:simplePos x="0" y="0"/>
                        <wp:positionH relativeFrom="column">
                          <wp:posOffset>426085</wp:posOffset>
                        </wp:positionH>
                        <wp:positionV relativeFrom="paragraph">
                          <wp:posOffset>78105</wp:posOffset>
                        </wp:positionV>
                        <wp:extent cx="103505" cy="120650"/>
                        <wp:effectExtent l="19050" t="0" r="29845" b="31750"/>
                        <wp:wrapNone/>
                        <wp:docPr id="1523990140" name="Arrow: Down 7"/>
                        <wp:cNvGraphicFramePr/>
                        <a:graphic xmlns:a="http://schemas.openxmlformats.org/drawingml/2006/main">
                          <a:graphicData uri="http://schemas.microsoft.com/office/word/2010/wordprocessingShape">
                            <wps:wsp>
                              <wps:cNvSpPr/>
                              <wps:spPr>
                                <a:xfrm>
                                  <a:off x="0" y="0"/>
                                  <a:ext cx="103505" cy="12065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F34FB" id="Arrow: Down 7" o:spid="_x0000_s1026" type="#_x0000_t67" style="position:absolute;margin-left:33.55pt;margin-top:6.15pt;width:8.15pt;height: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" adj="12335" fillcolor="#00b050" strokecolor="#180702 [484]" strokeweight="1pt"/>
                    </w:pict>
                  </mc:Fallback>
                </mc:AlternateContent>
              </w:r>
              <w:r w:rsidR="00CC181A" w:rsidRPr="00157CBF" w:rsidDel="000132FC">
                <w:rPr>
                  <w:rFonts w:asciiTheme="majorBidi" w:hAnsiTheme="majorBidi" w:cstheme="majorBidi"/>
                  <w:color w:val="000000" w:themeColor="text1"/>
                  <w:sz w:val="20"/>
                  <w:szCs w:val="20"/>
                </w:rPr>
                <w:delText>760</w:delText>
              </w:r>
              <w:r w:rsidR="00256AFC" w:rsidRPr="00157CBF" w:rsidDel="000132FC">
                <w:rPr>
                  <w:rFonts w:asciiTheme="majorBidi" w:hAnsiTheme="majorBidi" w:cstheme="majorBidi"/>
                  <w:color w:val="000000" w:themeColor="text1"/>
                  <w:sz w:val="20"/>
                  <w:szCs w:val="20"/>
                </w:rPr>
                <w:delText xml:space="preserve"> </w:delText>
              </w:r>
            </w:del>
          </w:p>
        </w:tc>
        <w:tc>
          <w:tcPr>
            <w:tcW w:w="1161" w:type="dxa"/>
            <w:vAlign w:val="center"/>
          </w:tcPr>
          <w:p w14:paraId="2CA08698" w14:textId="0F699ABA" w:rsidR="00CC181A" w:rsidRPr="00157CBF" w:rsidDel="000132FC" w:rsidRDefault="00B33B5E" w:rsidP="00F766F1">
            <w:pPr>
              <w:spacing w:beforeLines="40" w:before="96" w:afterLines="40" w:after="96" w:line="276" w:lineRule="auto"/>
              <w:jc w:val="center"/>
              <w:cnfStyle w:val="000000000000" w:firstRow="0" w:lastRow="0" w:firstColumn="0" w:lastColumn="0" w:oddVBand="0" w:evenVBand="0" w:oddHBand="0" w:evenHBand="0" w:firstRowFirstColumn="0" w:firstRowLastColumn="0" w:lastRowFirstColumn="0" w:lastRowLastColumn="0"/>
              <w:rPr>
                <w:del w:id="1059" w:author="Mohanad Alemam" w:date="2026-07-06T20:24:00Z" w16du:dateUtc="2026-07-06T19:24:00Z"/>
                <w:rFonts w:asciiTheme="majorBidi" w:hAnsiTheme="majorBidi" w:cstheme="majorBidi"/>
                <w:color w:val="000000" w:themeColor="text1"/>
                <w:sz w:val="20"/>
                <w:szCs w:val="20"/>
              </w:rPr>
            </w:pPr>
            <w:del w:id="1060" w:author="Mohanad Alemam" w:date="2026-07-06T20:24:00Z" w16du:dateUtc="2026-07-06T19:24:00Z">
              <w:r w:rsidRPr="00157CBF" w:rsidDel="000132FC">
                <w:rPr>
                  <w:rFonts w:asciiTheme="majorBidi" w:hAnsiTheme="majorBidi" w:cstheme="majorBidi"/>
                  <w:noProof/>
                  <w:color w:val="000000" w:themeColor="text1"/>
                  <w:sz w:val="20"/>
                  <w:szCs w:val="20"/>
                </w:rPr>
                <mc:AlternateContent>
                  <mc:Choice Requires="wps">
                    <w:drawing>
                      <wp:anchor distT="0" distB="0" distL="114300" distR="114300" simplePos="0" relativeHeight="251701248" behindDoc="0" locked="0" layoutInCell="1" allowOverlap="1" wp14:anchorId="1A4C196B" wp14:editId="5CF4326D">
                        <wp:simplePos x="0" y="0"/>
                        <wp:positionH relativeFrom="column">
                          <wp:posOffset>412750</wp:posOffset>
                        </wp:positionH>
                        <wp:positionV relativeFrom="paragraph">
                          <wp:posOffset>101600</wp:posOffset>
                        </wp:positionV>
                        <wp:extent cx="103505" cy="120650"/>
                        <wp:effectExtent l="19050" t="0" r="29845" b="31750"/>
                        <wp:wrapNone/>
                        <wp:docPr id="878482728" name="Arrow: Down 7"/>
                        <wp:cNvGraphicFramePr/>
                        <a:graphic xmlns:a="http://schemas.openxmlformats.org/drawingml/2006/main">
                          <a:graphicData uri="http://schemas.microsoft.com/office/word/2010/wordprocessingShape">
                            <wps:wsp>
                              <wps:cNvSpPr/>
                              <wps:spPr>
                                <a:xfrm>
                                  <a:off x="0" y="0"/>
                                  <a:ext cx="103505" cy="120650"/>
                                </a:xfrm>
                                <a:prstGeom prst="downArrow">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4709A" id="Arrow: Down 7" o:spid="_x0000_s1026" type="#_x0000_t67" style="position:absolute;margin-left:32.5pt;margin-top:8pt;width:8.15pt;height: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" adj="12335" fillcolor="#00b050" strokecolor="#180702 [484]" strokeweight="1pt"/>
                    </w:pict>
                  </mc:Fallback>
                </mc:AlternateContent>
              </w:r>
              <w:r w:rsidR="00CC181A" w:rsidRPr="00157CBF" w:rsidDel="000132FC">
                <w:rPr>
                  <w:rFonts w:asciiTheme="majorBidi" w:hAnsiTheme="majorBidi" w:cstheme="majorBidi"/>
                  <w:color w:val="000000" w:themeColor="text1"/>
                  <w:sz w:val="20"/>
                  <w:szCs w:val="20"/>
                </w:rPr>
                <w:delText>39.39</w:delText>
              </w:r>
              <w:r w:rsidR="00256AFC" w:rsidRPr="00157CBF" w:rsidDel="000132FC">
                <w:rPr>
                  <w:rFonts w:asciiTheme="majorBidi" w:hAnsiTheme="majorBidi" w:cstheme="majorBidi"/>
                  <w:color w:val="000000" w:themeColor="text1"/>
                  <w:sz w:val="20"/>
                  <w:szCs w:val="20"/>
                </w:rPr>
                <w:delText xml:space="preserve"> </w:delText>
              </w:r>
            </w:del>
          </w:p>
        </w:tc>
      </w:tr>
    </w:tbl>
    <w:p w14:paraId="17404361" w14:textId="088D34EC" w:rsidR="00A870DE" w:rsidRPr="00C25C63" w:rsidDel="000132FC" w:rsidRDefault="00F03167" w:rsidP="00F766F1">
      <w:pPr>
        <w:jc w:val="both"/>
        <w:rPr>
          <w:del w:id="1061" w:author="Mohanad Alemam" w:date="2026-07-06T20:24:00Z" w16du:dateUtc="2026-07-06T19:24:00Z"/>
          <w:rFonts w:asciiTheme="majorBidi" w:hAnsiTheme="majorBidi" w:cstheme="majorBidi"/>
          <w:i/>
          <w:iCs/>
          <w:color w:val="000000" w:themeColor="text1"/>
          <w:sz w:val="20"/>
          <w:szCs w:val="20"/>
        </w:rPr>
      </w:pPr>
      <w:del w:id="1062" w:author="Mohanad Alemam" w:date="2026-07-06T20:24:00Z" w16du:dateUtc="2026-07-06T19:24:00Z">
        <w:r w:rsidRPr="00C25C63" w:rsidDel="000132FC">
          <w:rPr>
            <w:rFonts w:asciiTheme="majorBidi" w:hAnsiTheme="majorBidi" w:cstheme="majorBidi"/>
            <w:color w:val="000000" w:themeColor="text1"/>
            <w:sz w:val="20"/>
            <w:szCs w:val="20"/>
          </w:rPr>
          <w:delText>*</w:delText>
        </w:r>
        <w:r w:rsidRPr="00C25C63" w:rsidDel="000132FC">
          <w:rPr>
            <w:rFonts w:asciiTheme="majorBidi" w:hAnsiTheme="majorBidi" w:cstheme="majorBidi"/>
            <w:i/>
            <w:iCs/>
            <w:color w:val="000000" w:themeColor="text1"/>
            <w:sz w:val="20"/>
            <w:szCs w:val="20"/>
          </w:rPr>
          <w:delText>Why 1?</w:delText>
        </w:r>
        <w:r w:rsidR="007651AD" w:rsidRPr="00C25C63" w:rsidDel="000132FC">
          <w:rPr>
            <w:rFonts w:asciiTheme="majorBidi" w:hAnsiTheme="majorBidi" w:cstheme="majorBidi"/>
            <w:i/>
            <w:iCs/>
            <w:color w:val="000000" w:themeColor="text1"/>
            <w:sz w:val="20"/>
            <w:szCs w:val="20"/>
          </w:rPr>
          <w:delText xml:space="preserve"> Heuristic filter seeds the first frame, therefore there will always be 1 frame ignored/dropped frame due to the initialization logic (refer to experiments Jupiter notebook for full explanation)</w:delText>
        </w:r>
      </w:del>
    </w:p>
    <w:p w14:paraId="5E3CE9F0" w14:textId="14D1F6E8" w:rsidR="00F03167" w:rsidRPr="005A405E" w:rsidDel="000132FC" w:rsidRDefault="008A6590" w:rsidP="00F766F1">
      <w:pPr>
        <w:jc w:val="both"/>
        <w:rPr>
          <w:del w:id="1063" w:author="Mohanad Alemam" w:date="2026-07-06T20:24:00Z" w16du:dateUtc="2026-07-06T19:24:00Z"/>
          <w:rFonts w:asciiTheme="majorBidi" w:hAnsiTheme="majorBidi" w:cstheme="majorBidi"/>
          <w:color w:val="000000" w:themeColor="text1"/>
          <w:sz w:val="22"/>
          <w:szCs w:val="22"/>
        </w:rPr>
      </w:pPr>
      <w:del w:id="1064" w:author="Mohanad Alemam" w:date="2026-07-06T20:24:00Z" w16du:dateUtc="2026-07-06T19:24:00Z">
        <w:r w:rsidRPr="00C25C63" w:rsidDel="000132FC">
          <w:rPr>
            <w:rFonts w:asciiTheme="majorBidi" w:hAnsiTheme="majorBidi" w:cstheme="majorBidi"/>
            <w:noProof/>
            <w:color w:val="000000" w:themeColor="text1"/>
            <w:sz w:val="20"/>
            <w:szCs w:val="20"/>
          </w:rPr>
          <w:drawing>
            <wp:anchor distT="0" distB="0" distL="114300" distR="114300" simplePos="0" relativeHeight="251693056" behindDoc="0" locked="0" layoutInCell="1" allowOverlap="1" wp14:anchorId="7ABE8876" wp14:editId="7882DDB7">
              <wp:simplePos x="0" y="0"/>
              <wp:positionH relativeFrom="margin">
                <wp:align>right</wp:align>
              </wp:positionH>
              <wp:positionV relativeFrom="paragraph">
                <wp:posOffset>4445</wp:posOffset>
              </wp:positionV>
              <wp:extent cx="2677795" cy="2488565"/>
              <wp:effectExtent l="0" t="0" r="8255" b="6985"/>
              <wp:wrapSquare wrapText="bothSides"/>
              <wp:docPr id="191002972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sidR="00A870DE" w:rsidRPr="005A405E" w:rsidDel="000132FC">
          <w:rPr>
            <w:rFonts w:asciiTheme="majorBidi" w:hAnsiTheme="majorBidi" w:cstheme="majorBidi"/>
            <w:b/>
            <w:bCs/>
            <w:color w:val="000000" w:themeColor="text1"/>
            <w:sz w:val="22"/>
            <w:szCs w:val="22"/>
          </w:rPr>
          <w:delText>Heuristic filter OFF</w:delText>
        </w:r>
        <w:r w:rsidR="00E529E2" w:rsidDel="000132FC">
          <w:rPr>
            <w:rFonts w:asciiTheme="majorBidi" w:hAnsiTheme="majorBidi" w:cstheme="majorBidi"/>
            <w:b/>
            <w:bCs/>
            <w:color w:val="000000" w:themeColor="text1"/>
            <w:sz w:val="22"/>
            <w:szCs w:val="22"/>
          </w:rPr>
          <w:delText xml:space="preserve"> (</w:delText>
        </w:r>
        <w:r w:rsidR="00E529E2" w:rsidRPr="00F766F1" w:rsidDel="000132FC">
          <w:rPr>
            <w:rFonts w:asciiTheme="majorBidi" w:hAnsiTheme="majorBidi" w:cstheme="majorBidi"/>
            <w:color w:val="000000" w:themeColor="text1"/>
            <w:sz w:val="20"/>
            <w:szCs w:val="20"/>
          </w:rPr>
          <w:delText>threshold</w:delText>
        </w:r>
        <w:r w:rsidR="00E529E2" w:rsidDel="000132FC">
          <w:rPr>
            <w:rFonts w:asciiTheme="majorBidi" w:hAnsiTheme="majorBidi" w:cstheme="majorBidi"/>
            <w:color w:val="000000" w:themeColor="text1"/>
            <w:sz w:val="20"/>
            <w:szCs w:val="20"/>
          </w:rPr>
          <w:delText>=</w:delText>
        </w:r>
        <w:r w:rsidR="00E529E2" w:rsidDel="000132FC">
          <w:rPr>
            <w:rFonts w:asciiTheme="majorBidi" w:hAnsiTheme="majorBidi" w:cstheme="majorBidi"/>
            <w:b/>
            <w:bCs/>
            <w:color w:val="000000" w:themeColor="text1"/>
            <w:sz w:val="22"/>
            <w:szCs w:val="22"/>
          </w:rPr>
          <w:delText>0)</w:delText>
        </w:r>
        <w:r w:rsidR="00A870DE" w:rsidRPr="005A405E" w:rsidDel="000132FC">
          <w:rPr>
            <w:rFonts w:asciiTheme="majorBidi" w:hAnsiTheme="majorBidi" w:cstheme="majorBidi"/>
            <w:color w:val="000000" w:themeColor="text1"/>
            <w:sz w:val="22"/>
            <w:szCs w:val="22"/>
          </w:rPr>
          <w:delText xml:space="preserve"> –– As shown in the table above, the heuristic drop ratio is </w:delText>
        </w:r>
        <w:r w:rsidR="009D5B87" w:rsidRPr="005A405E" w:rsidDel="000132FC">
          <w:rPr>
            <w:rFonts w:asciiTheme="majorBidi" w:hAnsiTheme="majorBidi" w:cstheme="majorBidi"/>
            <w:color w:val="000000" w:themeColor="text1"/>
            <w:sz w:val="22"/>
            <w:szCs w:val="22"/>
          </w:rPr>
          <w:delText>Zero</w:delText>
        </w:r>
        <w:r w:rsidR="00A870DE" w:rsidRPr="005A405E" w:rsidDel="000132FC">
          <w:rPr>
            <w:rFonts w:asciiTheme="majorBidi" w:hAnsiTheme="majorBidi" w:cstheme="majorBidi"/>
            <w:color w:val="000000" w:themeColor="text1"/>
            <w:sz w:val="22"/>
            <w:szCs w:val="22"/>
          </w:rPr>
          <w:delText>, as no frames were</w:delText>
        </w:r>
        <w:r w:rsidR="006C67CA" w:rsidRPr="005A405E" w:rsidDel="000132FC">
          <w:rPr>
            <w:rFonts w:asciiTheme="majorBidi" w:hAnsiTheme="majorBidi" w:cstheme="majorBidi"/>
            <w:color w:val="000000" w:themeColor="text1"/>
            <w:sz w:val="22"/>
            <w:szCs w:val="22"/>
          </w:rPr>
          <w:delText xml:space="preserve"> </w:delText>
        </w:r>
        <w:r w:rsidR="003B539F" w:rsidRPr="005A405E" w:rsidDel="000132FC">
          <w:rPr>
            <w:rFonts w:asciiTheme="majorBidi" w:hAnsiTheme="majorBidi" w:cstheme="majorBidi"/>
            <w:color w:val="000000" w:themeColor="text1"/>
            <w:sz w:val="22"/>
            <w:szCs w:val="22"/>
          </w:rPr>
          <w:delText>dropped</w:delText>
        </w:r>
        <w:r w:rsidR="00A870DE" w:rsidRPr="005A405E" w:rsidDel="000132FC">
          <w:rPr>
            <w:rFonts w:asciiTheme="majorBidi" w:hAnsiTheme="majorBidi" w:cstheme="majorBidi"/>
            <w:color w:val="000000" w:themeColor="text1"/>
            <w:sz w:val="22"/>
            <w:szCs w:val="22"/>
          </w:rPr>
          <w:delText xml:space="preserve"> </w:delText>
        </w:r>
        <w:r w:rsidR="00C25C63" w:rsidDel="000132FC">
          <w:rPr>
            <w:rFonts w:asciiTheme="majorBidi" w:hAnsiTheme="majorBidi" w:cstheme="majorBidi"/>
            <w:color w:val="000000" w:themeColor="text1"/>
            <w:sz w:val="22"/>
            <w:szCs w:val="22"/>
          </w:rPr>
          <w:delText>by the filter,</w:delText>
        </w:r>
        <w:r w:rsidR="00A870DE" w:rsidRPr="005A405E" w:rsidDel="000132FC">
          <w:rPr>
            <w:rFonts w:asciiTheme="majorBidi" w:hAnsiTheme="majorBidi" w:cstheme="majorBidi"/>
            <w:color w:val="000000" w:themeColor="text1"/>
            <w:sz w:val="22"/>
            <w:szCs w:val="22"/>
          </w:rPr>
          <w:delText xml:space="preserve"> this </w:delText>
        </w:r>
        <w:r w:rsidR="00C2549E" w:rsidRPr="005A405E" w:rsidDel="000132FC">
          <w:rPr>
            <w:rFonts w:asciiTheme="majorBidi" w:hAnsiTheme="majorBidi" w:cstheme="majorBidi"/>
            <w:color w:val="000000" w:themeColor="text1"/>
            <w:sz w:val="22"/>
            <w:szCs w:val="22"/>
          </w:rPr>
          <w:delText>resulted in a high workload</w:delText>
        </w:r>
        <w:r w:rsidR="00C25C63" w:rsidDel="000132FC">
          <w:rPr>
            <w:rFonts w:asciiTheme="majorBidi" w:hAnsiTheme="majorBidi" w:cstheme="majorBidi"/>
            <w:color w:val="000000" w:themeColor="text1"/>
            <w:sz w:val="22"/>
            <w:szCs w:val="22"/>
          </w:rPr>
          <w:delText xml:space="preserve">/ all </w:delText>
        </w:r>
        <w:r w:rsidR="00C2549E" w:rsidRPr="005A405E" w:rsidDel="000132FC">
          <w:rPr>
            <w:rFonts w:asciiTheme="majorBidi" w:hAnsiTheme="majorBidi" w:cstheme="majorBidi"/>
            <w:color w:val="000000" w:themeColor="text1"/>
            <w:sz w:val="22"/>
            <w:szCs w:val="22"/>
          </w:rPr>
          <w:delText>frames</w:delText>
        </w:r>
        <w:r w:rsidR="00C25C63" w:rsidDel="000132FC">
          <w:rPr>
            <w:rFonts w:asciiTheme="majorBidi" w:hAnsiTheme="majorBidi" w:cstheme="majorBidi"/>
            <w:color w:val="000000" w:themeColor="text1"/>
            <w:sz w:val="22"/>
            <w:szCs w:val="22"/>
          </w:rPr>
          <w:delText xml:space="preserve"> were</w:delText>
        </w:r>
        <w:r w:rsidR="00C2549E" w:rsidRPr="005A405E" w:rsidDel="000132FC">
          <w:rPr>
            <w:rFonts w:asciiTheme="majorBidi" w:hAnsiTheme="majorBidi" w:cstheme="majorBidi"/>
            <w:color w:val="000000" w:themeColor="text1"/>
            <w:sz w:val="22"/>
            <w:szCs w:val="22"/>
          </w:rPr>
          <w:delText xml:space="preserve"> processed</w:delText>
        </w:r>
        <w:r w:rsidR="00C25C63" w:rsidDel="000132FC">
          <w:rPr>
            <w:rFonts w:asciiTheme="majorBidi" w:hAnsiTheme="majorBidi" w:cstheme="majorBidi"/>
            <w:color w:val="000000" w:themeColor="text1"/>
            <w:sz w:val="22"/>
            <w:szCs w:val="22"/>
          </w:rPr>
          <w:delText xml:space="preserve"> either </w:delText>
        </w:r>
        <w:r w:rsidR="00C2549E" w:rsidRPr="005A405E" w:rsidDel="000132FC">
          <w:rPr>
            <w:rFonts w:asciiTheme="majorBidi" w:hAnsiTheme="majorBidi" w:cstheme="majorBidi"/>
            <w:color w:val="000000" w:themeColor="text1"/>
            <w:sz w:val="22"/>
            <w:szCs w:val="22"/>
          </w:rPr>
          <w:delText xml:space="preserve">on the </w:delText>
        </w:r>
        <w:r w:rsidR="00100DF6" w:rsidRPr="005A405E" w:rsidDel="000132FC">
          <w:rPr>
            <w:rFonts w:asciiTheme="majorBidi" w:hAnsiTheme="majorBidi" w:cstheme="majorBidi"/>
            <w:color w:val="000000" w:themeColor="text1"/>
            <w:sz w:val="22"/>
            <w:szCs w:val="22"/>
          </w:rPr>
          <w:delText>edge</w:delText>
        </w:r>
        <w:r w:rsidR="00100DF6" w:rsidDel="000132FC">
          <w:rPr>
            <w:rFonts w:asciiTheme="majorBidi" w:hAnsiTheme="majorBidi" w:cstheme="majorBidi"/>
            <w:color w:val="000000" w:themeColor="text1"/>
            <w:sz w:val="22"/>
            <w:szCs w:val="22"/>
          </w:rPr>
          <w:delText xml:space="preserve"> or</w:delText>
        </w:r>
        <w:r w:rsidR="00C2549E" w:rsidRPr="005A405E" w:rsidDel="000132FC">
          <w:rPr>
            <w:rFonts w:asciiTheme="majorBidi" w:hAnsiTheme="majorBidi" w:cstheme="majorBidi"/>
            <w:color w:val="000000" w:themeColor="text1"/>
            <w:sz w:val="22"/>
            <w:szCs w:val="22"/>
          </w:rPr>
          <w:delText xml:space="preserve"> sent </w:delText>
        </w:r>
        <w:r w:rsidR="00100DF6" w:rsidDel="000132FC">
          <w:rPr>
            <w:rFonts w:asciiTheme="majorBidi" w:hAnsiTheme="majorBidi" w:cstheme="majorBidi"/>
            <w:color w:val="000000" w:themeColor="text1"/>
            <w:sz w:val="22"/>
            <w:szCs w:val="22"/>
          </w:rPr>
          <w:delText xml:space="preserve">to </w:delText>
        </w:r>
        <w:r w:rsidR="00C2549E" w:rsidRPr="005A405E" w:rsidDel="000132FC">
          <w:rPr>
            <w:rFonts w:asciiTheme="majorBidi" w:hAnsiTheme="majorBidi" w:cstheme="majorBidi"/>
            <w:color w:val="000000" w:themeColor="text1"/>
            <w:sz w:val="22"/>
            <w:szCs w:val="22"/>
          </w:rPr>
          <w:delText>the cloud.</w:delText>
        </w:r>
      </w:del>
    </w:p>
    <w:p w14:paraId="74CAFB6B" w14:textId="3DEF2FE6" w:rsidR="00816625" w:rsidRPr="005A405E" w:rsidDel="000132FC" w:rsidRDefault="00920CEF" w:rsidP="00F766F1">
      <w:pPr>
        <w:jc w:val="both"/>
        <w:rPr>
          <w:del w:id="1065" w:author="Mohanad Alemam" w:date="2026-07-06T20:24:00Z" w16du:dateUtc="2026-07-06T19:24:00Z"/>
          <w:rFonts w:asciiTheme="majorBidi" w:hAnsiTheme="majorBidi" w:cstheme="majorBidi"/>
          <w:color w:val="000000" w:themeColor="text1"/>
          <w:sz w:val="22"/>
          <w:szCs w:val="22"/>
        </w:rPr>
      </w:pPr>
      <w:del w:id="1066" w:author="Mohanad Alemam" w:date="2026-07-06T20:24:00Z" w16du:dateUtc="2026-07-06T19:24:00Z">
        <w:r w:rsidRPr="005A405E" w:rsidDel="000132FC">
          <w:rPr>
            <w:rFonts w:asciiTheme="majorBidi" w:hAnsiTheme="majorBidi" w:cstheme="majorBidi"/>
            <w:noProof/>
            <w:sz w:val="22"/>
            <w:szCs w:val="22"/>
          </w:rPr>
          <mc:AlternateContent>
            <mc:Choice Requires="wps">
              <w:drawing>
                <wp:anchor distT="0" distB="0" distL="114300" distR="114300" simplePos="0" relativeHeight="251695104" behindDoc="0" locked="0" layoutInCell="1" allowOverlap="1" wp14:anchorId="5021A579" wp14:editId="3B662E1A">
                  <wp:simplePos x="0" y="0"/>
                  <wp:positionH relativeFrom="margin">
                    <wp:align>right</wp:align>
                  </wp:positionH>
                  <wp:positionV relativeFrom="paragraph">
                    <wp:posOffset>1761628</wp:posOffset>
                  </wp:positionV>
                  <wp:extent cx="2596515" cy="342900"/>
                  <wp:effectExtent l="0" t="0" r="0" b="0"/>
                  <wp:wrapSquare wrapText="bothSides"/>
                  <wp:docPr id="643232146" name="Text Box 1"/>
                  <wp:cNvGraphicFramePr/>
                  <a:graphic xmlns:a="http://schemas.openxmlformats.org/drawingml/2006/main">
                    <a:graphicData uri="http://schemas.microsoft.com/office/word/2010/wordprocessingShape">
                      <wps:wsp>
                        <wps:cNvSpPr txBox="1"/>
                        <wps:spPr>
                          <a:xfrm>
                            <a:off x="0" y="0"/>
                            <a:ext cx="2596515" cy="342900"/>
                          </a:xfrm>
                          <a:prstGeom prst="rect">
                            <a:avLst/>
                          </a:prstGeom>
                          <a:solidFill>
                            <a:prstClr val="white"/>
                          </a:solidFill>
                          <a:ln>
                            <a:noFill/>
                          </a:ln>
                        </wps:spPr>
                        <wps:txbx>
                          <w:txbxContent>
                            <w:p w14:paraId="24B0F097" w14:textId="23F9C21B" w:rsidR="004D24AC" w:rsidRPr="00920CEF" w:rsidRDefault="004D24AC" w:rsidP="00F766F1">
                              <w:pPr>
                                <w:pStyle w:val="Caption"/>
                                <w:jc w:val="both"/>
                                <w:rPr>
                                  <w:rFonts w:ascii="Times New Roman" w:hAnsi="Times New Roman" w:cs="Times New Roman"/>
                                  <w:i w:val="0"/>
                                  <w:iCs w:val="0"/>
                                  <w:noProof/>
                                  <w:color w:val="000000" w:themeColor="text1"/>
                                  <w:sz w:val="22"/>
                                  <w:szCs w:val="22"/>
                                </w:rPr>
                              </w:pPr>
                              <w:r w:rsidRPr="00920CEF">
                                <w:rPr>
                                  <w:rFonts w:ascii="Times New Roman" w:hAnsi="Times New Roman" w:cs="Times New Roman"/>
                                  <w:i w:val="0"/>
                                  <w:iCs w:val="0"/>
                                </w:rPr>
                                <w:t xml:space="preserve">Figure </w:t>
                              </w:r>
                              <w:r w:rsidRPr="00920CEF">
                                <w:rPr>
                                  <w:rFonts w:ascii="Times New Roman" w:hAnsi="Times New Roman" w:cs="Times New Roman"/>
                                  <w:i w:val="0"/>
                                  <w:iCs w:val="0"/>
                                </w:rPr>
                                <w:fldChar w:fldCharType="begin"/>
                              </w:r>
                              <w:r w:rsidRPr="00920CEF">
                                <w:rPr>
                                  <w:rFonts w:ascii="Times New Roman" w:hAnsi="Times New Roman" w:cs="Times New Roman"/>
                                  <w:i w:val="0"/>
                                  <w:iCs w:val="0"/>
                                </w:rPr>
                                <w:instrText xml:space="preserve"> SEQ Figure \* ARABIC </w:instrText>
                              </w:r>
                              <w:r w:rsidRPr="00920CEF">
                                <w:rPr>
                                  <w:rFonts w:ascii="Times New Roman" w:hAnsi="Times New Roman" w:cs="Times New Roman"/>
                                  <w:i w:val="0"/>
                                  <w:iCs w:val="0"/>
                                </w:rPr>
                                <w:fldChar w:fldCharType="separate"/>
                              </w:r>
                              <w:r w:rsidRPr="00920CEF">
                                <w:rPr>
                                  <w:rFonts w:ascii="Times New Roman" w:hAnsi="Times New Roman" w:cs="Times New Roman"/>
                                  <w:i w:val="0"/>
                                  <w:iCs w:val="0"/>
                                  <w:noProof/>
                                </w:rPr>
                                <w:t>4</w:t>
                              </w:r>
                              <w:r w:rsidRPr="00920CEF">
                                <w:rPr>
                                  <w:rFonts w:ascii="Times New Roman" w:hAnsi="Times New Roman" w:cs="Times New Roman"/>
                                  <w:i w:val="0"/>
                                  <w:iCs w:val="0"/>
                                </w:rPr>
                                <w:fldChar w:fldCharType="end"/>
                              </w:r>
                              <w:r w:rsidRPr="00920CEF">
                                <w:rPr>
                                  <w:rFonts w:ascii="Times New Roman" w:hAnsi="Times New Roman" w:cs="Times New Roman"/>
                                  <w:i w:val="0"/>
                                  <w:iCs w:val="0"/>
                                  <w:lang w:val="en-US"/>
                                </w:rPr>
                                <w:t xml:space="preserve"> Workload (bandwidth and frames count) comparison between heuristic filter ON (threshold = 5) and OFF (threshold =0). The bars show the frames send to the cloud and total bandwidth consumption.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1A579" id="_x0000_s1032" type="#_x0000_t202" style="position:absolute;left:0;text-align:left;margin-left:153.25pt;margin-top:138.7pt;width:204.45pt;height:27pt;z-index:251695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" stroked="f">
                  <v:textbox inset="0,0,0,0">
                    <w:txbxContent>
                      <w:p w14:paraId="24B0F097" w14:textId="23F9C21B" w:rsidR="004D24AC" w:rsidRPr="00920CEF" w:rsidRDefault="004D24AC" w:rsidP="00F766F1">
                        <w:pPr>
                          <w:pStyle w:val="Caption"/>
                          <w:jc w:val="both"/>
                          <w:rPr>
                            <w:rFonts w:ascii="Times New Roman" w:hAnsi="Times New Roman" w:cs="Times New Roman"/>
                            <w:i w:val="0"/>
                            <w:iCs w:val="0"/>
                            <w:noProof/>
                            <w:color w:val="000000" w:themeColor="text1"/>
                            <w:sz w:val="22"/>
                            <w:szCs w:val="22"/>
                          </w:rPr>
                        </w:pPr>
                        <w:r w:rsidRPr="00920CEF">
                          <w:rPr>
                            <w:rFonts w:ascii="Times New Roman" w:hAnsi="Times New Roman" w:cs="Times New Roman"/>
                            <w:i w:val="0"/>
                            <w:iCs w:val="0"/>
                          </w:rPr>
                          <w:t xml:space="preserve">Figure </w:t>
                        </w:r>
                        <w:r w:rsidRPr="00920CEF">
                          <w:rPr>
                            <w:rFonts w:ascii="Times New Roman" w:hAnsi="Times New Roman" w:cs="Times New Roman"/>
                            <w:i w:val="0"/>
                            <w:iCs w:val="0"/>
                          </w:rPr>
                          <w:fldChar w:fldCharType="begin"/>
                        </w:r>
                        <w:r w:rsidRPr="00920CEF">
                          <w:rPr>
                            <w:rFonts w:ascii="Times New Roman" w:hAnsi="Times New Roman" w:cs="Times New Roman"/>
                            <w:i w:val="0"/>
                            <w:iCs w:val="0"/>
                          </w:rPr>
                          <w:instrText xml:space="preserve"> SEQ Figure \* ARABIC </w:instrText>
                        </w:r>
                        <w:r w:rsidRPr="00920CEF">
                          <w:rPr>
                            <w:rFonts w:ascii="Times New Roman" w:hAnsi="Times New Roman" w:cs="Times New Roman"/>
                            <w:i w:val="0"/>
                            <w:iCs w:val="0"/>
                          </w:rPr>
                          <w:fldChar w:fldCharType="separate"/>
                        </w:r>
                        <w:r w:rsidRPr="00920CEF">
                          <w:rPr>
                            <w:rFonts w:ascii="Times New Roman" w:hAnsi="Times New Roman" w:cs="Times New Roman"/>
                            <w:i w:val="0"/>
                            <w:iCs w:val="0"/>
                            <w:noProof/>
                          </w:rPr>
                          <w:t>4</w:t>
                        </w:r>
                        <w:r w:rsidRPr="00920CEF">
                          <w:rPr>
                            <w:rFonts w:ascii="Times New Roman" w:hAnsi="Times New Roman" w:cs="Times New Roman"/>
                            <w:i w:val="0"/>
                            <w:iCs w:val="0"/>
                          </w:rPr>
                          <w:fldChar w:fldCharType="end"/>
                        </w:r>
                        <w:r w:rsidRPr="00920CEF">
                          <w:rPr>
                            <w:rFonts w:ascii="Times New Roman" w:hAnsi="Times New Roman" w:cs="Times New Roman"/>
                            <w:i w:val="0"/>
                            <w:iCs w:val="0"/>
                            <w:lang w:val="en-US"/>
                          </w:rPr>
                          <w:t xml:space="preserve"> Workload (bandwidth and frames count) comparison between heuristic filter ON (threshold = 5) and OFF (threshold =0). The bars show the frames send to the cloud and total bandwidth consumption.</w:t>
                        </w:r>
                      </w:p>
                    </w:txbxContent>
                  </v:textbox>
                  <w10:wrap type="square" anchorx="margin"/>
                </v:shape>
              </w:pict>
            </mc:Fallback>
          </mc:AlternateContent>
        </w:r>
        <w:r w:rsidR="003B539F" w:rsidRPr="005A405E" w:rsidDel="000132FC">
          <w:rPr>
            <w:rFonts w:asciiTheme="majorBidi" w:hAnsiTheme="majorBidi" w:cstheme="majorBidi"/>
            <w:b/>
            <w:bCs/>
            <w:color w:val="000000" w:themeColor="text1"/>
            <w:sz w:val="22"/>
            <w:szCs w:val="22"/>
          </w:rPr>
          <w:delText xml:space="preserve">Heuristic Filter </w:delText>
        </w:r>
        <w:r w:rsidR="00492338" w:rsidRPr="005A405E" w:rsidDel="000132FC">
          <w:rPr>
            <w:rFonts w:asciiTheme="majorBidi" w:hAnsiTheme="majorBidi" w:cstheme="majorBidi"/>
            <w:b/>
            <w:bCs/>
            <w:color w:val="000000" w:themeColor="text1"/>
            <w:sz w:val="22"/>
            <w:szCs w:val="22"/>
          </w:rPr>
          <w:delText>ON</w:delText>
        </w:r>
        <w:r w:rsidR="00D965D0" w:rsidDel="000132FC">
          <w:rPr>
            <w:rFonts w:asciiTheme="majorBidi" w:hAnsiTheme="majorBidi" w:cstheme="majorBidi"/>
            <w:b/>
            <w:bCs/>
            <w:color w:val="000000" w:themeColor="text1"/>
            <w:sz w:val="22"/>
            <w:szCs w:val="22"/>
          </w:rPr>
          <w:delText xml:space="preserve"> (</w:delText>
        </w:r>
        <w:r w:rsidR="00D965D0" w:rsidRPr="00784A3D" w:rsidDel="000132FC">
          <w:rPr>
            <w:rFonts w:asciiTheme="majorBidi" w:hAnsiTheme="majorBidi" w:cstheme="majorBidi"/>
            <w:color w:val="000000" w:themeColor="text1"/>
            <w:sz w:val="22"/>
            <w:szCs w:val="22"/>
          </w:rPr>
          <w:delText>threshold</w:delText>
        </w:r>
        <w:r w:rsidR="00D965D0" w:rsidDel="000132FC">
          <w:rPr>
            <w:rFonts w:asciiTheme="majorBidi" w:hAnsiTheme="majorBidi" w:cstheme="majorBidi"/>
            <w:color w:val="000000" w:themeColor="text1"/>
            <w:sz w:val="22"/>
            <w:szCs w:val="22"/>
          </w:rPr>
          <w:delText>=5.0</w:delText>
        </w:r>
        <w:r w:rsidR="00D965D0" w:rsidDel="000132FC">
          <w:rPr>
            <w:rFonts w:asciiTheme="majorBidi" w:hAnsiTheme="majorBidi" w:cstheme="majorBidi"/>
            <w:b/>
            <w:bCs/>
            <w:color w:val="000000" w:themeColor="text1"/>
            <w:sz w:val="22"/>
            <w:szCs w:val="22"/>
          </w:rPr>
          <w:delText>)</w:delText>
        </w:r>
        <w:r w:rsidR="003B539F" w:rsidRPr="005A405E" w:rsidDel="000132FC">
          <w:rPr>
            <w:rFonts w:asciiTheme="majorBidi" w:hAnsiTheme="majorBidi" w:cstheme="majorBidi"/>
            <w:b/>
            <w:bCs/>
            <w:color w:val="000000" w:themeColor="text1"/>
            <w:sz w:val="22"/>
            <w:szCs w:val="22"/>
          </w:rPr>
          <w:delText xml:space="preserve"> </w:delText>
        </w:r>
        <w:r w:rsidR="003B539F" w:rsidRPr="005A405E" w:rsidDel="000132FC">
          <w:rPr>
            <w:rFonts w:asciiTheme="majorBidi" w:hAnsiTheme="majorBidi" w:cstheme="majorBidi"/>
            <w:color w:val="000000" w:themeColor="text1"/>
            <w:sz w:val="22"/>
            <w:szCs w:val="22"/>
          </w:rPr>
          <w:delText xml:space="preserve">–– </w:delText>
        </w:r>
        <w:r w:rsidR="00FD4C2C" w:rsidRPr="005A405E" w:rsidDel="000132FC">
          <w:rPr>
            <w:rFonts w:asciiTheme="majorBidi" w:hAnsiTheme="majorBidi" w:cstheme="majorBidi"/>
            <w:color w:val="000000" w:themeColor="text1"/>
            <w:sz w:val="22"/>
            <w:szCs w:val="22"/>
          </w:rPr>
          <w:delText>F</w:delText>
        </w:r>
        <w:r w:rsidR="009F69A5" w:rsidRPr="005A405E" w:rsidDel="000132FC">
          <w:rPr>
            <w:rFonts w:asciiTheme="majorBidi" w:hAnsiTheme="majorBidi" w:cstheme="majorBidi"/>
            <w:color w:val="000000" w:themeColor="text1"/>
            <w:sz w:val="22"/>
            <w:szCs w:val="22"/>
          </w:rPr>
          <w:delText>or greyscale</w:delText>
        </w:r>
        <w:r w:rsidR="003B539F" w:rsidRPr="005A405E" w:rsidDel="000132FC">
          <w:rPr>
            <w:rFonts w:asciiTheme="majorBidi" w:hAnsiTheme="majorBidi" w:cstheme="majorBidi"/>
            <w:color w:val="000000" w:themeColor="text1"/>
            <w:sz w:val="22"/>
            <w:szCs w:val="22"/>
          </w:rPr>
          <w:delText xml:space="preserve"> frames pixel intensity range is (0 – 255), </w:delText>
        </w:r>
        <w:r w:rsidR="003C7F45" w:rsidDel="000132FC">
          <w:rPr>
            <w:rFonts w:asciiTheme="majorBidi" w:hAnsiTheme="majorBidi" w:cstheme="majorBidi"/>
            <w:color w:val="000000" w:themeColor="text1"/>
            <w:sz w:val="22"/>
            <w:szCs w:val="22"/>
          </w:rPr>
          <w:delText>I sent a default h</w:delText>
        </w:r>
        <w:r w:rsidR="00E56045" w:rsidRPr="005A405E" w:rsidDel="000132FC">
          <w:rPr>
            <w:rFonts w:asciiTheme="majorBidi" w:hAnsiTheme="majorBidi" w:cstheme="majorBidi"/>
            <w:color w:val="000000" w:themeColor="text1"/>
            <w:sz w:val="22"/>
            <w:szCs w:val="22"/>
          </w:rPr>
          <w:delText xml:space="preserve">euristic </w:delText>
        </w:r>
        <w:r w:rsidR="003C7F45" w:rsidDel="000132FC">
          <w:rPr>
            <w:rFonts w:asciiTheme="majorBidi" w:hAnsiTheme="majorBidi" w:cstheme="majorBidi"/>
            <w:color w:val="000000" w:themeColor="text1"/>
            <w:sz w:val="22"/>
            <w:szCs w:val="22"/>
          </w:rPr>
          <w:delText>f</w:delText>
        </w:r>
        <w:r w:rsidR="00E56045" w:rsidRPr="005A405E" w:rsidDel="000132FC">
          <w:rPr>
            <w:rFonts w:asciiTheme="majorBidi" w:hAnsiTheme="majorBidi" w:cstheme="majorBidi"/>
            <w:color w:val="000000" w:themeColor="text1"/>
            <w:sz w:val="22"/>
            <w:szCs w:val="22"/>
          </w:rPr>
          <w:delText xml:space="preserve">ilter </w:delText>
        </w:r>
        <w:r w:rsidR="003B539F" w:rsidRPr="005A405E" w:rsidDel="000132FC">
          <w:rPr>
            <w:rFonts w:asciiTheme="majorBidi" w:hAnsiTheme="majorBidi" w:cstheme="majorBidi"/>
            <w:color w:val="000000" w:themeColor="text1"/>
            <w:sz w:val="22"/>
            <w:szCs w:val="22"/>
          </w:rPr>
          <w:delText>threshold to be 5.0</w:delText>
        </w:r>
        <w:r w:rsidR="00CE3BA6" w:rsidRPr="005A405E" w:rsidDel="000132FC">
          <w:rPr>
            <w:rFonts w:asciiTheme="majorBidi" w:hAnsiTheme="majorBidi" w:cstheme="majorBidi"/>
            <w:color w:val="000000" w:themeColor="text1"/>
            <w:sz w:val="22"/>
            <w:szCs w:val="22"/>
          </w:rPr>
          <w:delText xml:space="preserve"> (drop is difference &lt; </w:delText>
        </w:r>
        <w:r w:rsidR="00C11518" w:rsidRPr="005A405E" w:rsidDel="000132FC">
          <w:rPr>
            <w:rFonts w:asciiTheme="majorBidi" w:hAnsiTheme="majorBidi" w:cstheme="majorBidi"/>
            <w:color w:val="000000" w:themeColor="text1"/>
            <w:sz w:val="22"/>
            <w:szCs w:val="22"/>
          </w:rPr>
          <w:delText>5.0)</w:delText>
        </w:r>
        <w:r w:rsidR="003C7F45" w:rsidDel="000132FC">
          <w:rPr>
            <w:rFonts w:asciiTheme="majorBidi" w:hAnsiTheme="majorBidi" w:cstheme="majorBidi"/>
            <w:color w:val="000000" w:themeColor="text1"/>
            <w:sz w:val="22"/>
            <w:szCs w:val="22"/>
          </w:rPr>
          <w:delText>,</w:delText>
        </w:r>
        <w:r w:rsidR="003B539F" w:rsidRPr="005A405E" w:rsidDel="000132FC">
          <w:rPr>
            <w:rFonts w:asciiTheme="majorBidi" w:hAnsiTheme="majorBidi" w:cstheme="majorBidi"/>
            <w:color w:val="000000" w:themeColor="text1"/>
            <w:sz w:val="22"/>
            <w:szCs w:val="22"/>
          </w:rPr>
          <w:delText xml:space="preserve"> threshold (5/255) </w:delText>
        </w:r>
        <w:r w:rsidR="009F69A5" w:rsidRPr="005A405E" w:rsidDel="000132FC">
          <w:rPr>
            <w:rFonts w:asciiTheme="majorBidi" w:hAnsiTheme="majorBidi" w:cstheme="majorBidi"/>
            <w:color w:val="000000" w:themeColor="text1"/>
            <w:sz w:val="22"/>
            <w:szCs w:val="22"/>
          </w:rPr>
          <w:delText>corresponds</w:delText>
        </w:r>
        <w:r w:rsidR="003B539F" w:rsidRPr="005A405E" w:rsidDel="000132FC">
          <w:rPr>
            <w:rFonts w:asciiTheme="majorBidi" w:hAnsiTheme="majorBidi" w:cstheme="majorBidi"/>
            <w:color w:val="000000" w:themeColor="text1"/>
            <w:sz w:val="22"/>
            <w:szCs w:val="22"/>
          </w:rPr>
          <w:delText xml:space="preserve"> to a </w:delText>
        </w:r>
        <w:r w:rsidR="003C7F45" w:rsidDel="000132FC">
          <w:rPr>
            <w:rFonts w:asciiTheme="majorBidi" w:hAnsiTheme="majorBidi" w:cstheme="majorBidi"/>
            <w:color w:val="000000" w:themeColor="text1"/>
            <w:sz w:val="22"/>
            <w:szCs w:val="22"/>
          </w:rPr>
          <w:delText>tiny</w:delText>
        </w:r>
        <w:r w:rsidR="003B539F" w:rsidRPr="005A405E" w:rsidDel="000132FC">
          <w:rPr>
            <w:rFonts w:asciiTheme="majorBidi" w:hAnsiTheme="majorBidi" w:cstheme="majorBidi"/>
            <w:color w:val="000000" w:themeColor="text1"/>
            <w:sz w:val="22"/>
            <w:szCs w:val="22"/>
          </w:rPr>
          <w:delText xml:space="preserve"> pixel-intensity</w:delText>
        </w:r>
        <w:r w:rsidR="009F69A5" w:rsidRPr="005A405E" w:rsidDel="000132FC">
          <w:rPr>
            <w:rFonts w:asciiTheme="majorBidi" w:hAnsiTheme="majorBidi" w:cstheme="majorBidi"/>
            <w:color w:val="000000" w:themeColor="text1"/>
            <w:sz w:val="22"/>
            <w:szCs w:val="22"/>
          </w:rPr>
          <w:delText xml:space="preserve"> change,</w:delText>
        </w:r>
        <w:r w:rsidR="00E56045" w:rsidRPr="005A405E" w:rsidDel="000132FC">
          <w:rPr>
            <w:rFonts w:asciiTheme="majorBidi" w:hAnsiTheme="majorBidi" w:cstheme="majorBidi"/>
            <w:color w:val="000000" w:themeColor="text1"/>
            <w:sz w:val="22"/>
            <w:szCs w:val="22"/>
          </w:rPr>
          <w:delText xml:space="preserve"> </w:delText>
        </w:r>
        <w:r w:rsidR="003C7F45" w:rsidDel="000132FC">
          <w:rPr>
            <w:rFonts w:asciiTheme="majorBidi" w:hAnsiTheme="majorBidi" w:cstheme="majorBidi"/>
            <w:color w:val="000000" w:themeColor="text1"/>
            <w:sz w:val="22"/>
            <w:szCs w:val="22"/>
          </w:rPr>
          <w:delText>i.e.,</w:delText>
        </w:r>
        <w:r w:rsidR="009F69A5" w:rsidRPr="005A405E" w:rsidDel="000132FC">
          <w:rPr>
            <w:rFonts w:asciiTheme="majorBidi" w:hAnsiTheme="majorBidi" w:cstheme="majorBidi"/>
            <w:color w:val="000000" w:themeColor="text1"/>
            <w:sz w:val="22"/>
            <w:szCs w:val="22"/>
          </w:rPr>
          <w:delText xml:space="preserve"> all dropped frames are to a great extend visually and statistically near-identical to their predecessors.</w:delText>
        </w:r>
        <w:r w:rsidR="00C11518" w:rsidRPr="005A405E" w:rsidDel="000132FC">
          <w:rPr>
            <w:rFonts w:asciiTheme="majorBidi" w:hAnsiTheme="majorBidi" w:cstheme="majorBidi"/>
            <w:color w:val="000000" w:themeColor="text1"/>
            <w:sz w:val="22"/>
            <w:szCs w:val="22"/>
          </w:rPr>
          <w:delText xml:space="preserve"> </w:delText>
        </w:r>
        <w:r w:rsidR="003B539F" w:rsidRPr="005A405E" w:rsidDel="000132FC">
          <w:rPr>
            <w:rFonts w:asciiTheme="majorBidi" w:hAnsiTheme="majorBidi" w:cstheme="majorBidi"/>
            <w:color w:val="000000" w:themeColor="text1"/>
            <w:sz w:val="22"/>
            <w:szCs w:val="22"/>
          </w:rPr>
          <w:delText xml:space="preserve">As illustrated in the </w:delText>
        </w:r>
        <w:r w:rsidR="003B539F" w:rsidRPr="005A405E" w:rsidDel="000132FC">
          <w:rPr>
            <w:rFonts w:asciiTheme="majorBidi" w:hAnsiTheme="majorBidi" w:cstheme="majorBidi"/>
            <w:color w:val="000000" w:themeColor="text1"/>
            <w:sz w:val="22"/>
            <w:szCs w:val="22"/>
            <w:highlight w:val="cyan"/>
          </w:rPr>
          <w:delText>Table XX</w:delText>
        </w:r>
        <w:r w:rsidR="003B539F" w:rsidRPr="005A405E" w:rsidDel="000132FC">
          <w:rPr>
            <w:rFonts w:asciiTheme="majorBidi" w:hAnsiTheme="majorBidi" w:cstheme="majorBidi"/>
            <w:color w:val="000000" w:themeColor="text1"/>
            <w:sz w:val="22"/>
            <w:szCs w:val="22"/>
          </w:rPr>
          <w:delText xml:space="preserve">, </w:delText>
        </w:r>
        <w:r w:rsidR="00C11518" w:rsidRPr="005A405E" w:rsidDel="000132FC">
          <w:rPr>
            <w:rFonts w:asciiTheme="majorBidi" w:hAnsiTheme="majorBidi" w:cstheme="majorBidi"/>
            <w:color w:val="000000" w:themeColor="text1"/>
            <w:sz w:val="22"/>
            <w:szCs w:val="22"/>
          </w:rPr>
          <w:delText xml:space="preserve">when filter is </w:delText>
        </w:r>
        <w:r w:rsidR="00556B6C" w:rsidRPr="005A405E" w:rsidDel="000132FC">
          <w:rPr>
            <w:rFonts w:asciiTheme="majorBidi" w:hAnsiTheme="majorBidi" w:cstheme="majorBidi"/>
            <w:color w:val="000000" w:themeColor="text1"/>
            <w:sz w:val="22"/>
            <w:szCs w:val="22"/>
          </w:rPr>
          <w:delText>ON,</w:delText>
        </w:r>
        <w:r w:rsidR="00C11518" w:rsidRPr="005A405E" w:rsidDel="000132FC">
          <w:rPr>
            <w:rFonts w:asciiTheme="majorBidi" w:hAnsiTheme="majorBidi" w:cstheme="majorBidi"/>
            <w:color w:val="000000" w:themeColor="text1"/>
            <w:sz w:val="22"/>
            <w:szCs w:val="22"/>
          </w:rPr>
          <w:delText xml:space="preserve"> </w:delText>
        </w:r>
        <w:r w:rsidR="009749AD" w:rsidRPr="005A405E" w:rsidDel="000132FC">
          <w:rPr>
            <w:rFonts w:asciiTheme="majorBidi" w:hAnsiTheme="majorBidi" w:cstheme="majorBidi"/>
            <w:color w:val="000000" w:themeColor="text1"/>
            <w:sz w:val="22"/>
            <w:szCs w:val="22"/>
          </w:rPr>
          <w:delText xml:space="preserve">Heuristic drop ratio </w:delText>
        </w:r>
        <w:r w:rsidR="009749AD" w:rsidDel="000132FC">
          <w:rPr>
            <w:rFonts w:asciiTheme="majorBidi" w:hAnsiTheme="majorBidi" w:cstheme="majorBidi"/>
            <w:color w:val="000000" w:themeColor="text1"/>
            <w:sz w:val="22"/>
            <w:szCs w:val="22"/>
          </w:rPr>
          <w:delText xml:space="preserve">= </w:delText>
        </w:r>
        <w:r w:rsidR="009749AD" w:rsidRPr="005A405E" w:rsidDel="000132FC">
          <w:rPr>
            <w:rFonts w:asciiTheme="majorBidi" w:hAnsiTheme="majorBidi" w:cstheme="majorBidi"/>
            <w:color w:val="000000" w:themeColor="text1"/>
            <w:sz w:val="22"/>
            <w:szCs w:val="22"/>
          </w:rPr>
          <w:delText>55%</w:delText>
        </w:r>
        <w:r w:rsidR="009749AD" w:rsidDel="000132FC">
          <w:rPr>
            <w:rFonts w:asciiTheme="majorBidi" w:hAnsiTheme="majorBidi" w:cstheme="majorBidi"/>
            <w:color w:val="000000" w:themeColor="text1"/>
            <w:sz w:val="22"/>
            <w:szCs w:val="22"/>
          </w:rPr>
          <w:delText xml:space="preserve">, </w:delText>
        </w:r>
        <w:r w:rsidR="00C11518" w:rsidRPr="005A405E" w:rsidDel="000132FC">
          <w:rPr>
            <w:rFonts w:asciiTheme="majorBidi" w:hAnsiTheme="majorBidi" w:cstheme="majorBidi"/>
            <w:color w:val="000000" w:themeColor="text1"/>
            <w:sz w:val="22"/>
            <w:szCs w:val="22"/>
          </w:rPr>
          <w:delText>we acquire significant</w:delText>
        </w:r>
        <w:r w:rsidR="003B539F" w:rsidRPr="005A405E" w:rsidDel="000132FC">
          <w:rPr>
            <w:rFonts w:asciiTheme="majorBidi" w:hAnsiTheme="majorBidi" w:cstheme="majorBidi"/>
            <w:color w:val="000000" w:themeColor="text1"/>
            <w:sz w:val="22"/>
            <w:szCs w:val="22"/>
          </w:rPr>
          <w:delText xml:space="preserve"> </w:delText>
        </w:r>
        <w:r w:rsidR="00C11518" w:rsidRPr="005A405E" w:rsidDel="000132FC">
          <w:rPr>
            <w:rFonts w:asciiTheme="majorBidi" w:hAnsiTheme="majorBidi" w:cstheme="majorBidi"/>
            <w:color w:val="000000" w:themeColor="text1"/>
            <w:sz w:val="22"/>
            <w:szCs w:val="22"/>
          </w:rPr>
          <w:delText>gains, represented by reduces overall workload for the entire pipeline as indicated by the Heuristic drop ratio (55</w:delText>
        </w:r>
        <w:r w:rsidR="003D5CE9" w:rsidRPr="005A405E" w:rsidDel="000132FC">
          <w:rPr>
            <w:rFonts w:asciiTheme="majorBidi" w:hAnsiTheme="majorBidi" w:cstheme="majorBidi"/>
            <w:color w:val="000000" w:themeColor="text1"/>
            <w:sz w:val="22"/>
            <w:szCs w:val="22"/>
          </w:rPr>
          <w:delText>%</w:delText>
        </w:r>
        <w:r w:rsidR="00C11518" w:rsidRPr="005A405E" w:rsidDel="000132FC">
          <w:rPr>
            <w:rFonts w:asciiTheme="majorBidi" w:hAnsiTheme="majorBidi" w:cstheme="majorBidi"/>
            <w:color w:val="000000" w:themeColor="text1"/>
            <w:sz w:val="22"/>
            <w:szCs w:val="22"/>
          </w:rPr>
          <w:delText>)</w:delText>
        </w:r>
        <w:r w:rsidR="00C11518" w:rsidRPr="00492D32" w:rsidDel="000132FC">
          <w:rPr>
            <w:rFonts w:asciiTheme="majorBidi" w:hAnsiTheme="majorBidi" w:cstheme="majorBidi"/>
            <w:color w:val="000000" w:themeColor="text1"/>
            <w:sz w:val="22"/>
            <w:szCs w:val="22"/>
          </w:rPr>
          <w:delText xml:space="preserve">. </w:delText>
        </w:r>
        <w:r w:rsidR="00C11518" w:rsidRPr="00F766F1" w:rsidDel="000132FC">
          <w:rPr>
            <w:rFonts w:asciiTheme="majorBidi" w:hAnsiTheme="majorBidi" w:cstheme="majorBidi"/>
            <w:color w:val="000000" w:themeColor="text1"/>
            <w:sz w:val="22"/>
            <w:szCs w:val="22"/>
            <w:highlight w:val="green"/>
          </w:rPr>
          <w:delText xml:space="preserve">This means we </w:delText>
        </w:r>
        <w:r w:rsidR="00BC5ABC" w:rsidRPr="00F766F1" w:rsidDel="000132FC">
          <w:rPr>
            <w:rFonts w:asciiTheme="majorBidi" w:hAnsiTheme="majorBidi" w:cstheme="majorBidi"/>
            <w:color w:val="000000" w:themeColor="text1"/>
            <w:sz w:val="22"/>
            <w:szCs w:val="22"/>
            <w:highlight w:val="green"/>
          </w:rPr>
          <w:delText>successfully eliminated</w:delText>
        </w:r>
        <w:r w:rsidR="00C11518" w:rsidRPr="00F766F1" w:rsidDel="000132FC">
          <w:rPr>
            <w:rFonts w:asciiTheme="majorBidi" w:hAnsiTheme="majorBidi" w:cstheme="majorBidi"/>
            <w:color w:val="000000" w:themeColor="text1"/>
            <w:sz w:val="22"/>
            <w:szCs w:val="22"/>
            <w:highlight w:val="green"/>
          </w:rPr>
          <w:delText xml:space="preserve"> 55</w:delText>
        </w:r>
        <w:r w:rsidR="00A7525E" w:rsidRPr="00F766F1" w:rsidDel="000132FC">
          <w:rPr>
            <w:rFonts w:asciiTheme="majorBidi" w:hAnsiTheme="majorBidi" w:cstheme="majorBidi"/>
            <w:color w:val="000000" w:themeColor="text1"/>
            <w:sz w:val="22"/>
            <w:szCs w:val="22"/>
            <w:highlight w:val="green"/>
          </w:rPr>
          <w:delText>%</w:delText>
        </w:r>
        <w:r w:rsidR="00C11518" w:rsidRPr="00F766F1" w:rsidDel="000132FC">
          <w:rPr>
            <w:rFonts w:asciiTheme="majorBidi" w:hAnsiTheme="majorBidi" w:cstheme="majorBidi"/>
            <w:color w:val="000000" w:themeColor="text1"/>
            <w:sz w:val="22"/>
            <w:szCs w:val="22"/>
            <w:highlight w:val="green"/>
          </w:rPr>
          <w:delText xml:space="preserve"> of the frames</w:delText>
        </w:r>
        <w:r w:rsidR="00BC5ABC" w:rsidRPr="00F766F1" w:rsidDel="000132FC">
          <w:rPr>
            <w:rFonts w:asciiTheme="majorBidi" w:hAnsiTheme="majorBidi" w:cstheme="majorBidi"/>
            <w:color w:val="000000" w:themeColor="text1"/>
            <w:sz w:val="22"/>
            <w:szCs w:val="22"/>
            <w:highlight w:val="green"/>
          </w:rPr>
          <w:delText>,</w:delText>
        </w:r>
        <w:r w:rsidR="00C11518" w:rsidRPr="00F766F1" w:rsidDel="000132FC">
          <w:rPr>
            <w:rFonts w:asciiTheme="majorBidi" w:hAnsiTheme="majorBidi" w:cstheme="majorBidi"/>
            <w:color w:val="000000" w:themeColor="text1"/>
            <w:sz w:val="22"/>
            <w:szCs w:val="22"/>
            <w:highlight w:val="green"/>
          </w:rPr>
          <w:delText xml:space="preserve"> without losing major information. This reduction cascades through the entire pipeline reducing edge</w:delText>
        </w:r>
        <w:r w:rsidR="00D17BAB" w:rsidRPr="00F766F1" w:rsidDel="000132FC">
          <w:rPr>
            <w:rFonts w:asciiTheme="majorBidi" w:hAnsiTheme="majorBidi" w:cstheme="majorBidi"/>
            <w:color w:val="000000" w:themeColor="text1"/>
            <w:sz w:val="22"/>
            <w:szCs w:val="22"/>
            <w:highlight w:val="green"/>
          </w:rPr>
          <w:delText xml:space="preserve"> workload</w:delText>
        </w:r>
        <w:r w:rsidR="00E61C16" w:rsidRPr="00F766F1" w:rsidDel="000132FC">
          <w:rPr>
            <w:rFonts w:asciiTheme="majorBidi" w:hAnsiTheme="majorBidi" w:cstheme="majorBidi"/>
            <w:color w:val="000000" w:themeColor="text1"/>
            <w:sz w:val="22"/>
            <w:szCs w:val="22"/>
            <w:highlight w:val="green"/>
          </w:rPr>
          <w:delText xml:space="preserve"> by ~40%</w:delText>
        </w:r>
        <w:r w:rsidR="00C11518" w:rsidRPr="00F766F1" w:rsidDel="000132FC">
          <w:rPr>
            <w:rFonts w:asciiTheme="majorBidi" w:hAnsiTheme="majorBidi" w:cstheme="majorBidi"/>
            <w:color w:val="000000" w:themeColor="text1"/>
            <w:sz w:val="22"/>
            <w:szCs w:val="22"/>
            <w:highlight w:val="green"/>
          </w:rPr>
          <w:delText>,</w:delText>
        </w:r>
        <w:r w:rsidR="00D17BAB" w:rsidRPr="00F766F1" w:rsidDel="000132FC">
          <w:rPr>
            <w:rFonts w:asciiTheme="majorBidi" w:hAnsiTheme="majorBidi" w:cstheme="majorBidi"/>
            <w:color w:val="000000" w:themeColor="text1"/>
            <w:sz w:val="22"/>
            <w:szCs w:val="22"/>
            <w:highlight w:val="green"/>
          </w:rPr>
          <w:delText xml:space="preserve"> saving ~70</w:delText>
        </w:r>
        <w:r w:rsidR="00A7525E" w:rsidRPr="00F766F1" w:rsidDel="000132FC">
          <w:rPr>
            <w:rFonts w:asciiTheme="majorBidi" w:hAnsiTheme="majorBidi" w:cstheme="majorBidi"/>
            <w:color w:val="000000" w:themeColor="text1"/>
            <w:sz w:val="22"/>
            <w:szCs w:val="22"/>
            <w:highlight w:val="green"/>
          </w:rPr>
          <w:delText>%</w:delText>
        </w:r>
        <w:r w:rsidR="00C11518" w:rsidRPr="00F766F1" w:rsidDel="000132FC">
          <w:rPr>
            <w:rFonts w:asciiTheme="majorBidi" w:hAnsiTheme="majorBidi" w:cstheme="majorBidi"/>
            <w:color w:val="000000" w:themeColor="text1"/>
            <w:sz w:val="22"/>
            <w:szCs w:val="22"/>
            <w:highlight w:val="green"/>
          </w:rPr>
          <w:delText xml:space="preserve"> </w:delText>
        </w:r>
        <w:r w:rsidR="00D17BAB" w:rsidRPr="00F766F1" w:rsidDel="000132FC">
          <w:rPr>
            <w:rFonts w:asciiTheme="majorBidi" w:hAnsiTheme="majorBidi" w:cstheme="majorBidi"/>
            <w:color w:val="000000" w:themeColor="text1"/>
            <w:sz w:val="22"/>
            <w:szCs w:val="22"/>
            <w:highlight w:val="green"/>
          </w:rPr>
          <w:delText xml:space="preserve">of </w:delText>
        </w:r>
        <w:r w:rsidR="00C11518" w:rsidRPr="00F766F1" w:rsidDel="000132FC">
          <w:rPr>
            <w:rFonts w:asciiTheme="majorBidi" w:hAnsiTheme="majorBidi" w:cstheme="majorBidi"/>
            <w:color w:val="000000" w:themeColor="text1"/>
            <w:sz w:val="22"/>
            <w:szCs w:val="22"/>
            <w:highlight w:val="green"/>
          </w:rPr>
          <w:delText xml:space="preserve">bandwidth and </w:delText>
        </w:r>
        <w:r w:rsidR="00D17BAB" w:rsidRPr="00F766F1" w:rsidDel="000132FC">
          <w:rPr>
            <w:rFonts w:asciiTheme="majorBidi" w:hAnsiTheme="majorBidi" w:cstheme="majorBidi"/>
            <w:color w:val="000000" w:themeColor="text1"/>
            <w:sz w:val="22"/>
            <w:szCs w:val="22"/>
            <w:highlight w:val="green"/>
          </w:rPr>
          <w:delText xml:space="preserve">reducing </w:delText>
        </w:r>
        <w:r w:rsidR="00C11518" w:rsidRPr="00F766F1" w:rsidDel="000132FC">
          <w:rPr>
            <w:rFonts w:asciiTheme="majorBidi" w:hAnsiTheme="majorBidi" w:cstheme="majorBidi"/>
            <w:color w:val="000000" w:themeColor="text1"/>
            <w:sz w:val="22"/>
            <w:szCs w:val="22"/>
            <w:highlight w:val="green"/>
          </w:rPr>
          <w:delText>cloud workload</w:delText>
        </w:r>
        <w:r w:rsidR="00D17BAB" w:rsidRPr="00F766F1" w:rsidDel="000132FC">
          <w:rPr>
            <w:rFonts w:asciiTheme="majorBidi" w:hAnsiTheme="majorBidi" w:cstheme="majorBidi"/>
            <w:color w:val="000000" w:themeColor="text1"/>
            <w:sz w:val="22"/>
            <w:szCs w:val="22"/>
            <w:highlight w:val="green"/>
          </w:rPr>
          <w:delText xml:space="preserve"> by</w:delText>
        </w:r>
        <w:r w:rsidR="00AC7740" w:rsidRPr="00F766F1" w:rsidDel="000132FC">
          <w:rPr>
            <w:rFonts w:asciiTheme="majorBidi" w:hAnsiTheme="majorBidi" w:cstheme="majorBidi"/>
            <w:color w:val="000000" w:themeColor="text1"/>
            <w:sz w:val="22"/>
            <w:szCs w:val="22"/>
            <w:highlight w:val="green"/>
          </w:rPr>
          <w:delText xml:space="preserve"> </w:delText>
        </w:r>
        <w:r w:rsidR="00D17BAB" w:rsidRPr="00F766F1" w:rsidDel="000132FC">
          <w:rPr>
            <w:rFonts w:asciiTheme="majorBidi" w:hAnsiTheme="majorBidi" w:cstheme="majorBidi"/>
            <w:color w:val="000000" w:themeColor="text1"/>
            <w:sz w:val="22"/>
            <w:szCs w:val="22"/>
            <w:highlight w:val="green"/>
          </w:rPr>
          <w:delText>~71</w:delText>
        </w:r>
        <w:r w:rsidR="00A7525E" w:rsidRPr="00F766F1" w:rsidDel="000132FC">
          <w:rPr>
            <w:rFonts w:asciiTheme="majorBidi" w:hAnsiTheme="majorBidi" w:cstheme="majorBidi"/>
            <w:color w:val="000000" w:themeColor="text1"/>
            <w:sz w:val="22"/>
            <w:szCs w:val="22"/>
            <w:highlight w:val="green"/>
          </w:rPr>
          <w:delText>%</w:delText>
        </w:r>
        <w:r w:rsidR="00C11518" w:rsidRPr="00F766F1" w:rsidDel="000132FC">
          <w:rPr>
            <w:rFonts w:asciiTheme="majorBidi" w:hAnsiTheme="majorBidi" w:cstheme="majorBidi"/>
            <w:color w:val="000000" w:themeColor="text1"/>
            <w:sz w:val="22"/>
            <w:szCs w:val="22"/>
            <w:highlight w:val="green"/>
          </w:rPr>
          <w:delText xml:space="preserve">. </w:delText>
        </w:r>
        <w:r w:rsidR="00BC5ABC" w:rsidRPr="00F766F1" w:rsidDel="000132FC">
          <w:rPr>
            <w:rFonts w:asciiTheme="majorBidi" w:hAnsiTheme="majorBidi" w:cstheme="majorBidi"/>
            <w:color w:val="000000" w:themeColor="text1"/>
            <w:sz w:val="22"/>
            <w:szCs w:val="22"/>
            <w:highlight w:val="green"/>
          </w:rPr>
          <w:delText>Figure 4 shows the cascading positive effect of the heuristic filter.</w:delText>
        </w:r>
      </w:del>
    </w:p>
    <w:p w14:paraId="08A976A1" w14:textId="4BCACBCA" w:rsidR="001819F9" w:rsidRPr="005A405E" w:rsidDel="000132FC" w:rsidRDefault="00837CCC" w:rsidP="00F766F1">
      <w:pPr>
        <w:spacing w:beforeLines="40" w:before="96" w:afterLines="40" w:after="96" w:line="276" w:lineRule="auto"/>
        <w:jc w:val="both"/>
        <w:rPr>
          <w:del w:id="1067" w:author="Mohanad Alemam" w:date="2026-07-06T20:24:00Z" w16du:dateUtc="2026-07-06T19:24:00Z"/>
          <w:rFonts w:asciiTheme="majorBidi" w:hAnsiTheme="majorBidi" w:cstheme="majorBidi"/>
          <w:color w:val="000000" w:themeColor="text1"/>
          <w:sz w:val="22"/>
          <w:szCs w:val="22"/>
        </w:rPr>
      </w:pPr>
      <w:del w:id="1068" w:author="Mohanad Alemam" w:date="2026-07-06T20:24:00Z" w16du:dateUtc="2026-07-06T19:24:00Z">
        <w:r w:rsidRPr="00F766F1" w:rsidDel="000132FC">
          <w:rPr>
            <w:rFonts w:asciiTheme="majorBidi" w:hAnsiTheme="majorBidi" w:cstheme="majorBidi"/>
            <w:color w:val="000000" w:themeColor="text1"/>
            <w:sz w:val="22"/>
            <w:szCs w:val="22"/>
            <w:highlight w:val="green"/>
          </w:rPr>
          <w:delText>Takeaway</w:delText>
        </w:r>
        <w:r w:rsidR="00A87C85" w:rsidRPr="00F766F1" w:rsidDel="000132FC">
          <w:rPr>
            <w:rFonts w:asciiTheme="majorBidi" w:hAnsiTheme="majorBidi" w:cstheme="majorBidi"/>
            <w:color w:val="000000" w:themeColor="text1"/>
            <w:sz w:val="22"/>
            <w:szCs w:val="22"/>
            <w:highlight w:val="green"/>
          </w:rPr>
          <w:delText xml:space="preserve"> –– </w:delText>
        </w:r>
        <w:r w:rsidR="007551E3" w:rsidRPr="00F766F1" w:rsidDel="000132FC">
          <w:rPr>
            <w:rFonts w:asciiTheme="majorBidi" w:hAnsiTheme="majorBidi" w:cstheme="majorBidi"/>
            <w:color w:val="000000" w:themeColor="text1"/>
            <w:sz w:val="22"/>
            <w:szCs w:val="22"/>
            <w:highlight w:val="green"/>
          </w:rPr>
          <w:delText xml:space="preserve">Overall, </w:delText>
        </w:r>
        <w:r w:rsidR="00A87C85" w:rsidRPr="00F766F1" w:rsidDel="000132FC">
          <w:rPr>
            <w:rFonts w:asciiTheme="majorBidi" w:hAnsiTheme="majorBidi" w:cstheme="majorBidi"/>
            <w:color w:val="000000" w:themeColor="text1"/>
            <w:sz w:val="22"/>
            <w:szCs w:val="22"/>
            <w:highlight w:val="green"/>
          </w:rPr>
          <w:delText>Edge</w:delText>
        </w:r>
        <w:r w:rsidR="007551E3" w:rsidRPr="00F766F1" w:rsidDel="000132FC">
          <w:rPr>
            <w:rFonts w:asciiTheme="majorBidi" w:hAnsiTheme="majorBidi" w:cstheme="majorBidi"/>
            <w:color w:val="000000" w:themeColor="text1"/>
            <w:sz w:val="22"/>
            <w:szCs w:val="22"/>
            <w:highlight w:val="green"/>
          </w:rPr>
          <w:delText xml:space="preserve"> intelligence</w:delText>
        </w:r>
        <w:r w:rsidR="00DC6AC2" w:rsidRPr="00F766F1" w:rsidDel="000132FC">
          <w:rPr>
            <w:rFonts w:asciiTheme="majorBidi" w:hAnsiTheme="majorBidi" w:cstheme="majorBidi"/>
            <w:color w:val="000000" w:themeColor="text1"/>
            <w:sz w:val="22"/>
            <w:szCs w:val="22"/>
            <w:highlight w:val="green"/>
          </w:rPr>
          <w:delText xml:space="preserve"> (heuristic filter and object detection)</w:delText>
        </w:r>
        <w:r w:rsidR="00A804FD" w:rsidRPr="00F766F1" w:rsidDel="000132FC">
          <w:rPr>
            <w:rFonts w:asciiTheme="majorBidi" w:hAnsiTheme="majorBidi" w:cstheme="majorBidi"/>
            <w:color w:val="000000" w:themeColor="text1"/>
            <w:sz w:val="22"/>
            <w:szCs w:val="22"/>
            <w:highlight w:val="green"/>
          </w:rPr>
          <w:delText xml:space="preserve"> </w:delText>
        </w:r>
        <w:r w:rsidR="007551E3" w:rsidRPr="00F766F1" w:rsidDel="000132FC">
          <w:rPr>
            <w:rFonts w:asciiTheme="majorBidi" w:hAnsiTheme="majorBidi" w:cstheme="majorBidi"/>
            <w:color w:val="000000" w:themeColor="text1"/>
            <w:sz w:val="22"/>
            <w:szCs w:val="22"/>
            <w:highlight w:val="green"/>
          </w:rPr>
          <w:delText>empirically and significantly improved the efficiency of the pipeline</w:delText>
        </w:r>
        <w:r w:rsidR="008A5AFE" w:rsidRPr="00F766F1" w:rsidDel="000132FC">
          <w:rPr>
            <w:rFonts w:asciiTheme="majorBidi" w:hAnsiTheme="majorBidi" w:cstheme="majorBidi"/>
            <w:color w:val="000000" w:themeColor="text1"/>
            <w:sz w:val="22"/>
            <w:szCs w:val="22"/>
            <w:highlight w:val="green"/>
          </w:rPr>
          <w:delText xml:space="preserve">. </w:delText>
        </w:r>
        <w:r w:rsidR="00A804FD" w:rsidRPr="00F766F1" w:rsidDel="000132FC">
          <w:rPr>
            <w:rFonts w:asciiTheme="majorBidi" w:hAnsiTheme="majorBidi" w:cstheme="majorBidi"/>
            <w:color w:val="000000" w:themeColor="text1"/>
            <w:sz w:val="22"/>
            <w:szCs w:val="22"/>
            <w:highlight w:val="green"/>
          </w:rPr>
          <w:delText>The heuristic filter</w:delText>
        </w:r>
        <w:r w:rsidR="007551E3" w:rsidRPr="00F766F1" w:rsidDel="000132FC">
          <w:rPr>
            <w:rFonts w:asciiTheme="majorBidi" w:hAnsiTheme="majorBidi" w:cstheme="majorBidi"/>
            <w:color w:val="000000" w:themeColor="text1"/>
            <w:sz w:val="22"/>
            <w:szCs w:val="22"/>
            <w:highlight w:val="green"/>
          </w:rPr>
          <w:delText xml:space="preserve"> reduces the overall model workload</w:delText>
        </w:r>
        <w:r w:rsidR="00A804FD" w:rsidRPr="00F766F1" w:rsidDel="000132FC">
          <w:rPr>
            <w:rFonts w:asciiTheme="majorBidi" w:hAnsiTheme="majorBidi" w:cstheme="majorBidi"/>
            <w:color w:val="000000" w:themeColor="text1"/>
            <w:sz w:val="22"/>
            <w:szCs w:val="22"/>
            <w:highlight w:val="green"/>
          </w:rPr>
          <w:delText xml:space="preserve"> </w:delText>
        </w:r>
        <w:r w:rsidR="007551E3" w:rsidRPr="00F766F1" w:rsidDel="000132FC">
          <w:rPr>
            <w:rFonts w:asciiTheme="majorBidi" w:hAnsiTheme="majorBidi" w:cstheme="majorBidi"/>
            <w:color w:val="000000" w:themeColor="text1"/>
            <w:sz w:val="22"/>
            <w:szCs w:val="22"/>
            <w:highlight w:val="green"/>
          </w:rPr>
          <w:delText xml:space="preserve">by eliminating redundant frames early in the pipeline. </w:delText>
        </w:r>
        <w:r w:rsidR="00A804FD" w:rsidRPr="00F766F1" w:rsidDel="000132FC">
          <w:rPr>
            <w:rFonts w:asciiTheme="majorBidi" w:hAnsiTheme="majorBidi" w:cstheme="majorBidi"/>
            <w:color w:val="000000" w:themeColor="text1"/>
            <w:sz w:val="22"/>
            <w:szCs w:val="22"/>
            <w:highlight w:val="green"/>
          </w:rPr>
          <w:delText>T</w:delText>
        </w:r>
        <w:r w:rsidR="007551E3" w:rsidRPr="00F766F1" w:rsidDel="000132FC">
          <w:rPr>
            <w:rFonts w:asciiTheme="majorBidi" w:hAnsiTheme="majorBidi" w:cstheme="majorBidi"/>
            <w:color w:val="000000" w:themeColor="text1"/>
            <w:sz w:val="22"/>
            <w:szCs w:val="22"/>
            <w:highlight w:val="green"/>
          </w:rPr>
          <w:delText>he lightweight fast on edge detection, improve</w:delText>
        </w:r>
        <w:r w:rsidR="00A804FD" w:rsidRPr="00F766F1" w:rsidDel="000132FC">
          <w:rPr>
            <w:rFonts w:asciiTheme="majorBidi" w:hAnsiTheme="majorBidi" w:cstheme="majorBidi"/>
            <w:color w:val="000000" w:themeColor="text1"/>
            <w:sz w:val="22"/>
            <w:szCs w:val="22"/>
            <w:highlight w:val="green"/>
          </w:rPr>
          <w:delText>s</w:delText>
        </w:r>
        <w:r w:rsidR="007551E3" w:rsidRPr="00F766F1" w:rsidDel="000132FC">
          <w:rPr>
            <w:rFonts w:asciiTheme="majorBidi" w:hAnsiTheme="majorBidi" w:cstheme="majorBidi"/>
            <w:color w:val="000000" w:themeColor="text1"/>
            <w:sz w:val="22"/>
            <w:szCs w:val="22"/>
            <w:highlight w:val="green"/>
          </w:rPr>
          <w:delText xml:space="preserve"> end</w:delText>
        </w:r>
        <w:r w:rsidR="00A804FD" w:rsidRPr="00F766F1" w:rsidDel="000132FC">
          <w:rPr>
            <w:rFonts w:asciiTheme="majorBidi" w:hAnsiTheme="majorBidi" w:cstheme="majorBidi"/>
            <w:color w:val="000000" w:themeColor="text1"/>
            <w:sz w:val="22"/>
            <w:szCs w:val="22"/>
            <w:highlight w:val="green"/>
          </w:rPr>
          <w:delText>-</w:delText>
        </w:r>
        <w:r w:rsidR="007551E3" w:rsidRPr="00F766F1" w:rsidDel="000132FC">
          <w:rPr>
            <w:rFonts w:asciiTheme="majorBidi" w:hAnsiTheme="majorBidi" w:cstheme="majorBidi"/>
            <w:color w:val="000000" w:themeColor="text1"/>
            <w:sz w:val="22"/>
            <w:szCs w:val="22"/>
            <w:highlight w:val="green"/>
          </w:rPr>
          <w:delText>to</w:delText>
        </w:r>
        <w:r w:rsidR="00A804FD" w:rsidRPr="00F766F1" w:rsidDel="000132FC">
          <w:rPr>
            <w:rFonts w:asciiTheme="majorBidi" w:hAnsiTheme="majorBidi" w:cstheme="majorBidi"/>
            <w:color w:val="000000" w:themeColor="text1"/>
            <w:sz w:val="22"/>
            <w:szCs w:val="22"/>
            <w:highlight w:val="green"/>
          </w:rPr>
          <w:delText>-</w:delText>
        </w:r>
        <w:r w:rsidR="007551E3" w:rsidRPr="00F766F1" w:rsidDel="000132FC">
          <w:rPr>
            <w:rFonts w:asciiTheme="majorBidi" w:hAnsiTheme="majorBidi" w:cstheme="majorBidi"/>
            <w:color w:val="000000" w:themeColor="text1"/>
            <w:sz w:val="22"/>
            <w:szCs w:val="22"/>
            <w:highlight w:val="green"/>
          </w:rPr>
          <w:delText>end latency and preserve bandwidth while having reasonable detection quality</w:delText>
        </w:r>
        <w:r w:rsidR="00A804FD" w:rsidRPr="00F766F1" w:rsidDel="000132FC">
          <w:rPr>
            <w:rFonts w:asciiTheme="majorBidi" w:hAnsiTheme="majorBidi" w:cstheme="majorBidi"/>
            <w:color w:val="000000" w:themeColor="text1"/>
            <w:sz w:val="22"/>
            <w:szCs w:val="22"/>
            <w:highlight w:val="green"/>
          </w:rPr>
          <w:delText xml:space="preserve"> (count and accuracy).</w:delText>
        </w:r>
      </w:del>
    </w:p>
    <w:p w14:paraId="097F8969" w14:textId="1CA52170" w:rsidR="00F93953" w:rsidRPr="005A405E" w:rsidDel="000132FC" w:rsidRDefault="000530CF" w:rsidP="00F766F1">
      <w:pPr>
        <w:spacing w:beforeLines="40" w:before="96" w:afterLines="40" w:after="96" w:line="276" w:lineRule="auto"/>
        <w:jc w:val="both"/>
        <w:rPr>
          <w:del w:id="1069" w:author="Mohanad Alemam" w:date="2026-07-06T20:24:00Z" w16du:dateUtc="2026-07-06T19:24:00Z"/>
          <w:rFonts w:asciiTheme="majorBidi" w:hAnsiTheme="majorBidi" w:cstheme="majorBidi"/>
          <w:b/>
          <w:bCs/>
          <w:color w:val="000000" w:themeColor="text1"/>
          <w:sz w:val="22"/>
          <w:szCs w:val="22"/>
          <w:u w:val="single"/>
        </w:rPr>
      </w:pPr>
      <w:del w:id="1070" w:author="Mohanad Alemam" w:date="2026-07-06T20:24:00Z" w16du:dateUtc="2026-07-06T19:24:00Z">
        <w:r w:rsidRPr="005A405E" w:rsidDel="000132FC">
          <w:rPr>
            <w:rFonts w:asciiTheme="majorBidi" w:hAnsiTheme="majorBidi" w:cstheme="majorBidi"/>
            <w:b/>
            <w:bCs/>
            <w:color w:val="000000" w:themeColor="text1"/>
            <w:sz w:val="22"/>
            <w:szCs w:val="22"/>
            <w:u w:val="single"/>
          </w:rPr>
          <w:delText>L</w:delText>
        </w:r>
        <w:r w:rsidR="002943CF" w:rsidRPr="005A405E" w:rsidDel="000132FC">
          <w:rPr>
            <w:rFonts w:asciiTheme="majorBidi" w:hAnsiTheme="majorBidi" w:cstheme="majorBidi"/>
            <w:b/>
            <w:bCs/>
            <w:color w:val="000000" w:themeColor="text1"/>
            <w:sz w:val="22"/>
            <w:szCs w:val="22"/>
            <w:u w:val="single"/>
          </w:rPr>
          <w:delText xml:space="preserve">imitations </w:delText>
        </w:r>
        <w:r w:rsidRPr="005A405E" w:rsidDel="000132FC">
          <w:rPr>
            <w:rFonts w:asciiTheme="majorBidi" w:hAnsiTheme="majorBidi" w:cstheme="majorBidi"/>
            <w:b/>
            <w:bCs/>
            <w:color w:val="000000" w:themeColor="text1"/>
            <w:sz w:val="22"/>
            <w:szCs w:val="22"/>
            <w:u w:val="single"/>
          </w:rPr>
          <w:delText xml:space="preserve">and </w:delText>
        </w:r>
        <w:r w:rsidR="00E66C6A" w:rsidRPr="005A405E" w:rsidDel="000132FC">
          <w:rPr>
            <w:rFonts w:asciiTheme="majorBidi" w:hAnsiTheme="majorBidi" w:cstheme="majorBidi"/>
            <w:b/>
            <w:bCs/>
            <w:color w:val="000000" w:themeColor="text1"/>
            <w:sz w:val="22"/>
            <w:szCs w:val="22"/>
            <w:u w:val="single"/>
          </w:rPr>
          <w:delText>Future</w:delText>
        </w:r>
        <w:r w:rsidRPr="005A405E" w:rsidDel="000132FC">
          <w:rPr>
            <w:rFonts w:asciiTheme="majorBidi" w:hAnsiTheme="majorBidi" w:cstheme="majorBidi"/>
            <w:b/>
            <w:bCs/>
            <w:color w:val="000000" w:themeColor="text1"/>
            <w:sz w:val="22"/>
            <w:szCs w:val="22"/>
            <w:u w:val="single"/>
          </w:rPr>
          <w:delText xml:space="preserve"> Improvements</w:delText>
        </w:r>
        <w:r w:rsidR="002943CF" w:rsidRPr="005A405E" w:rsidDel="000132FC">
          <w:rPr>
            <w:rFonts w:asciiTheme="majorBidi" w:hAnsiTheme="majorBidi" w:cstheme="majorBidi"/>
            <w:b/>
            <w:bCs/>
            <w:color w:val="000000" w:themeColor="text1"/>
            <w:sz w:val="22"/>
            <w:szCs w:val="22"/>
            <w:u w:val="single"/>
          </w:rPr>
          <w:delText>. </w:delText>
        </w:r>
      </w:del>
    </w:p>
    <w:p w14:paraId="540173BD" w14:textId="3298B7BD" w:rsidR="00EA3F8F" w:rsidRPr="005A405E" w:rsidDel="000132FC" w:rsidRDefault="00EA3F8F" w:rsidP="00F766F1">
      <w:pPr>
        <w:spacing w:line="276" w:lineRule="auto"/>
        <w:jc w:val="both"/>
        <w:rPr>
          <w:del w:id="1071" w:author="Mohanad Alemam" w:date="2026-07-06T20:24:00Z" w16du:dateUtc="2026-07-06T19:24:00Z"/>
          <w:rFonts w:asciiTheme="majorBidi" w:hAnsiTheme="majorBidi" w:cstheme="majorBidi"/>
          <w:color w:val="000000" w:themeColor="text1"/>
          <w:sz w:val="22"/>
          <w:szCs w:val="22"/>
        </w:rPr>
      </w:pPr>
      <w:del w:id="1072" w:author="Mohanad Alemam" w:date="2026-07-06T20:24:00Z" w16du:dateUtc="2026-07-06T19:24:00Z">
        <w:r w:rsidRPr="005A405E" w:rsidDel="000132FC">
          <w:rPr>
            <w:rFonts w:asciiTheme="majorBidi" w:hAnsiTheme="majorBidi" w:cstheme="majorBidi"/>
            <w:color w:val="000000" w:themeColor="text1"/>
            <w:sz w:val="22"/>
            <w:szCs w:val="22"/>
          </w:rPr>
          <w:delText xml:space="preserve">The current prototype </w:delText>
        </w:r>
        <w:r w:rsidR="000201CA" w:rsidRPr="005A405E" w:rsidDel="000132FC">
          <w:rPr>
            <w:rFonts w:asciiTheme="majorBidi" w:hAnsiTheme="majorBidi" w:cstheme="majorBidi"/>
            <w:color w:val="000000" w:themeColor="text1"/>
            <w:sz w:val="22"/>
            <w:szCs w:val="22"/>
          </w:rPr>
          <w:delText>focuses on implement</w:delText>
        </w:r>
        <w:r w:rsidR="00EF48C5" w:rsidDel="000132FC">
          <w:rPr>
            <w:rFonts w:asciiTheme="majorBidi" w:hAnsiTheme="majorBidi" w:cstheme="majorBidi"/>
            <w:color w:val="000000" w:themeColor="text1"/>
            <w:sz w:val="22"/>
            <w:szCs w:val="22"/>
          </w:rPr>
          <w:delText>ation</w:delText>
        </w:r>
        <w:r w:rsidR="000201CA" w:rsidRPr="005A405E" w:rsidDel="000132FC">
          <w:rPr>
            <w:rFonts w:asciiTheme="majorBidi" w:hAnsiTheme="majorBidi" w:cstheme="majorBidi"/>
            <w:color w:val="000000" w:themeColor="text1"/>
            <w:sz w:val="22"/>
            <w:szCs w:val="22"/>
          </w:rPr>
          <w:delText xml:space="preserve"> and </w:delText>
        </w:r>
        <w:r w:rsidR="00EF48C5" w:rsidRPr="005A405E" w:rsidDel="000132FC">
          <w:rPr>
            <w:rFonts w:asciiTheme="majorBidi" w:hAnsiTheme="majorBidi" w:cstheme="majorBidi"/>
            <w:color w:val="000000" w:themeColor="text1"/>
            <w:sz w:val="22"/>
            <w:szCs w:val="22"/>
          </w:rPr>
          <w:delText>validat</w:delText>
        </w:r>
        <w:r w:rsidR="00EF48C5" w:rsidDel="000132FC">
          <w:rPr>
            <w:rFonts w:asciiTheme="majorBidi" w:hAnsiTheme="majorBidi" w:cstheme="majorBidi"/>
            <w:color w:val="000000" w:themeColor="text1"/>
            <w:sz w:val="22"/>
            <w:szCs w:val="22"/>
          </w:rPr>
          <w:delText>ion</w:delText>
        </w:r>
        <w:r w:rsidR="000201CA" w:rsidRPr="005A405E" w:rsidDel="000132FC">
          <w:rPr>
            <w:rFonts w:asciiTheme="majorBidi" w:hAnsiTheme="majorBidi" w:cstheme="majorBidi"/>
            <w:color w:val="000000" w:themeColor="text1"/>
            <w:sz w:val="22"/>
            <w:szCs w:val="22"/>
          </w:rPr>
          <w:delText xml:space="preserve"> </w:delText>
        </w:r>
        <w:r w:rsidR="00EF48C5" w:rsidDel="000132FC">
          <w:rPr>
            <w:rFonts w:asciiTheme="majorBidi" w:hAnsiTheme="majorBidi" w:cstheme="majorBidi"/>
            <w:color w:val="000000" w:themeColor="text1"/>
            <w:sz w:val="22"/>
            <w:szCs w:val="22"/>
          </w:rPr>
          <w:delText xml:space="preserve">of </w:delText>
        </w:r>
        <w:r w:rsidR="000201CA" w:rsidRPr="005A405E" w:rsidDel="000132FC">
          <w:rPr>
            <w:rFonts w:asciiTheme="majorBidi" w:hAnsiTheme="majorBidi" w:cstheme="majorBidi"/>
            <w:color w:val="000000" w:themeColor="text1"/>
            <w:sz w:val="22"/>
            <w:szCs w:val="22"/>
          </w:rPr>
          <w:delText>design</w:delText>
        </w:r>
        <w:r w:rsidR="00EF48C5" w:rsidDel="000132FC">
          <w:rPr>
            <w:rFonts w:asciiTheme="majorBidi" w:hAnsiTheme="majorBidi" w:cstheme="majorBidi"/>
            <w:color w:val="000000" w:themeColor="text1"/>
            <w:sz w:val="22"/>
            <w:szCs w:val="22"/>
          </w:rPr>
          <w:delText>’s</w:delText>
        </w:r>
        <w:r w:rsidR="000201CA" w:rsidRPr="005A405E" w:rsidDel="000132FC">
          <w:rPr>
            <w:rFonts w:asciiTheme="majorBidi" w:hAnsiTheme="majorBidi" w:cstheme="majorBidi"/>
            <w:color w:val="000000" w:themeColor="text1"/>
            <w:sz w:val="22"/>
            <w:szCs w:val="22"/>
          </w:rPr>
          <w:delText xml:space="preserve"> functionality</w:delText>
        </w:r>
        <w:r w:rsidR="00EF48C5" w:rsidDel="000132FC">
          <w:rPr>
            <w:rFonts w:asciiTheme="majorBidi" w:hAnsiTheme="majorBidi" w:cstheme="majorBidi"/>
            <w:color w:val="000000" w:themeColor="text1"/>
            <w:sz w:val="22"/>
            <w:szCs w:val="22"/>
          </w:rPr>
          <w:delText xml:space="preserve"> </w:delText>
        </w:r>
        <w:r w:rsidR="000201CA" w:rsidRPr="005A405E" w:rsidDel="000132FC">
          <w:rPr>
            <w:rFonts w:asciiTheme="majorBidi" w:hAnsiTheme="majorBidi" w:cstheme="majorBidi"/>
            <w:color w:val="000000" w:themeColor="text1"/>
            <w:sz w:val="22"/>
            <w:szCs w:val="22"/>
          </w:rPr>
          <w:delText>rather than production requirements.</w:delText>
        </w:r>
        <w:r w:rsidR="00EF48C5" w:rsidDel="000132FC">
          <w:rPr>
            <w:rFonts w:asciiTheme="majorBidi" w:hAnsiTheme="majorBidi" w:cstheme="majorBidi"/>
            <w:color w:val="000000" w:themeColor="text1"/>
            <w:sz w:val="22"/>
            <w:szCs w:val="22"/>
          </w:rPr>
          <w:delText xml:space="preserve"> R</w:delText>
        </w:r>
        <w:r w:rsidR="000201CA" w:rsidRPr="005A405E" w:rsidDel="000132FC">
          <w:rPr>
            <w:rFonts w:asciiTheme="majorBidi" w:hAnsiTheme="majorBidi" w:cstheme="majorBidi"/>
            <w:color w:val="000000" w:themeColor="text1"/>
            <w:sz w:val="22"/>
            <w:szCs w:val="22"/>
          </w:rPr>
          <w:delText>eal</w:delText>
        </w:r>
        <w:r w:rsidR="00EF48C5" w:rsidDel="000132FC">
          <w:rPr>
            <w:rFonts w:asciiTheme="majorBidi" w:hAnsiTheme="majorBidi" w:cstheme="majorBidi"/>
            <w:color w:val="000000" w:themeColor="text1"/>
            <w:sz w:val="22"/>
            <w:szCs w:val="22"/>
          </w:rPr>
          <w:delText>-</w:delText>
        </w:r>
        <w:r w:rsidR="000201CA" w:rsidRPr="005A405E" w:rsidDel="000132FC">
          <w:rPr>
            <w:rFonts w:asciiTheme="majorBidi" w:hAnsiTheme="majorBidi" w:cstheme="majorBidi"/>
            <w:color w:val="000000" w:themeColor="text1"/>
            <w:sz w:val="22"/>
            <w:szCs w:val="22"/>
          </w:rPr>
          <w:delText>world</w:delText>
        </w:r>
        <w:r w:rsidR="00EF48C5" w:rsidDel="000132FC">
          <w:rPr>
            <w:rFonts w:asciiTheme="majorBidi" w:hAnsiTheme="majorBidi" w:cstheme="majorBidi"/>
            <w:color w:val="000000" w:themeColor="text1"/>
            <w:sz w:val="22"/>
            <w:szCs w:val="22"/>
          </w:rPr>
          <w:delText xml:space="preserve"> production </w:delText>
        </w:r>
        <w:r w:rsidR="000201CA" w:rsidRPr="005A405E" w:rsidDel="000132FC">
          <w:rPr>
            <w:rFonts w:asciiTheme="majorBidi" w:hAnsiTheme="majorBidi" w:cstheme="majorBidi"/>
            <w:color w:val="000000" w:themeColor="text1"/>
            <w:sz w:val="22"/>
            <w:szCs w:val="22"/>
          </w:rPr>
          <w:delText>deployment</w:delText>
        </w:r>
        <w:r w:rsidR="00EF48C5" w:rsidDel="000132FC">
          <w:rPr>
            <w:rFonts w:asciiTheme="majorBidi" w:hAnsiTheme="majorBidi" w:cstheme="majorBidi"/>
            <w:color w:val="000000" w:themeColor="text1"/>
            <w:sz w:val="22"/>
            <w:szCs w:val="22"/>
          </w:rPr>
          <w:delText xml:space="preserve"> must consider scalability (</w:delText>
        </w:r>
        <w:r w:rsidR="000201CA" w:rsidRPr="005A405E" w:rsidDel="000132FC">
          <w:rPr>
            <w:rFonts w:asciiTheme="majorBidi" w:hAnsiTheme="majorBidi" w:cstheme="majorBidi"/>
            <w:color w:val="000000" w:themeColor="text1"/>
            <w:sz w:val="22"/>
            <w:szCs w:val="22"/>
          </w:rPr>
          <w:delText>multiple sensors</w:delText>
        </w:r>
        <w:r w:rsidR="00EF48C5" w:rsidDel="000132FC">
          <w:rPr>
            <w:rFonts w:asciiTheme="majorBidi" w:hAnsiTheme="majorBidi" w:cstheme="majorBidi"/>
            <w:color w:val="000000" w:themeColor="text1"/>
            <w:sz w:val="22"/>
            <w:szCs w:val="22"/>
          </w:rPr>
          <w:delText xml:space="preserve"> generating </w:delText>
        </w:r>
        <w:r w:rsidR="00F24721" w:rsidRPr="005A405E" w:rsidDel="000132FC">
          <w:rPr>
            <w:rFonts w:asciiTheme="majorBidi" w:hAnsiTheme="majorBidi" w:cstheme="majorBidi"/>
            <w:color w:val="000000" w:themeColor="text1"/>
            <w:sz w:val="22"/>
            <w:szCs w:val="22"/>
          </w:rPr>
          <w:delText>frames simultaneously</w:delText>
        </w:r>
        <w:r w:rsidR="00EF48C5" w:rsidDel="000132FC">
          <w:rPr>
            <w:rFonts w:asciiTheme="majorBidi" w:hAnsiTheme="majorBidi" w:cstheme="majorBidi"/>
            <w:color w:val="000000" w:themeColor="text1"/>
            <w:sz w:val="22"/>
            <w:szCs w:val="22"/>
          </w:rPr>
          <w:delText>)</w:delText>
        </w:r>
        <w:r w:rsidR="00F24721" w:rsidRPr="005A405E" w:rsidDel="000132FC">
          <w:rPr>
            <w:rFonts w:asciiTheme="majorBidi" w:hAnsiTheme="majorBidi" w:cstheme="majorBidi"/>
            <w:color w:val="000000" w:themeColor="text1"/>
            <w:sz w:val="22"/>
            <w:szCs w:val="22"/>
          </w:rPr>
          <w:delText>, a</w:delText>
        </w:r>
        <w:r w:rsidR="000201CA" w:rsidRPr="005A405E" w:rsidDel="000132FC">
          <w:rPr>
            <w:rFonts w:asciiTheme="majorBidi" w:hAnsiTheme="majorBidi" w:cstheme="majorBidi"/>
            <w:color w:val="000000" w:themeColor="text1"/>
            <w:sz w:val="22"/>
            <w:szCs w:val="22"/>
          </w:rPr>
          <w:delText xml:space="preserve">nd </w:delText>
        </w:r>
        <w:r w:rsidR="00EF48C5" w:rsidDel="000132FC">
          <w:rPr>
            <w:rFonts w:asciiTheme="majorBidi" w:hAnsiTheme="majorBidi" w:cstheme="majorBidi"/>
            <w:color w:val="000000" w:themeColor="text1"/>
            <w:sz w:val="22"/>
            <w:szCs w:val="22"/>
          </w:rPr>
          <w:delText xml:space="preserve">account for </w:delText>
        </w:r>
        <w:r w:rsidR="000201CA" w:rsidRPr="005A405E" w:rsidDel="000132FC">
          <w:rPr>
            <w:rFonts w:asciiTheme="majorBidi" w:hAnsiTheme="majorBidi" w:cstheme="majorBidi"/>
            <w:color w:val="000000" w:themeColor="text1"/>
            <w:sz w:val="22"/>
            <w:szCs w:val="22"/>
          </w:rPr>
          <w:delText xml:space="preserve">network </w:delText>
        </w:r>
        <w:r w:rsidR="00F24721" w:rsidRPr="005A405E" w:rsidDel="000132FC">
          <w:rPr>
            <w:rFonts w:asciiTheme="majorBidi" w:hAnsiTheme="majorBidi" w:cstheme="majorBidi"/>
            <w:color w:val="000000" w:themeColor="text1"/>
            <w:sz w:val="22"/>
            <w:szCs w:val="22"/>
          </w:rPr>
          <w:delText>connectivity issues</w:delText>
        </w:r>
        <w:r w:rsidR="00EF48C5" w:rsidDel="000132FC">
          <w:rPr>
            <w:rFonts w:asciiTheme="majorBidi" w:hAnsiTheme="majorBidi" w:cstheme="majorBidi"/>
            <w:color w:val="000000" w:themeColor="text1"/>
            <w:sz w:val="22"/>
            <w:szCs w:val="22"/>
          </w:rPr>
          <w:delText xml:space="preserve">. Therefore, </w:delText>
        </w:r>
        <w:r w:rsidR="000201CA" w:rsidRPr="005A405E" w:rsidDel="000132FC">
          <w:rPr>
            <w:rFonts w:asciiTheme="majorBidi" w:hAnsiTheme="majorBidi" w:cstheme="majorBidi"/>
            <w:color w:val="000000" w:themeColor="text1"/>
            <w:sz w:val="22"/>
            <w:szCs w:val="22"/>
          </w:rPr>
          <w:delText>this prototype</w:delText>
        </w:r>
        <w:r w:rsidR="00EF48C5" w:rsidDel="000132FC">
          <w:rPr>
            <w:rFonts w:asciiTheme="majorBidi" w:hAnsiTheme="majorBidi" w:cstheme="majorBidi"/>
            <w:color w:val="000000" w:themeColor="text1"/>
            <w:sz w:val="22"/>
            <w:szCs w:val="22"/>
          </w:rPr>
          <w:delText xml:space="preserve"> could be enhanced in two ways</w:delText>
        </w:r>
        <w:r w:rsidR="000201CA" w:rsidRPr="005A405E" w:rsidDel="000132FC">
          <w:rPr>
            <w:rFonts w:asciiTheme="majorBidi" w:hAnsiTheme="majorBidi" w:cstheme="majorBidi"/>
            <w:color w:val="000000" w:themeColor="text1"/>
            <w:sz w:val="22"/>
            <w:szCs w:val="22"/>
          </w:rPr>
          <w:delText xml:space="preserve">. </w:delText>
        </w:r>
        <w:r w:rsidR="00F24721" w:rsidRPr="005A405E" w:rsidDel="000132FC">
          <w:rPr>
            <w:rFonts w:asciiTheme="majorBidi" w:hAnsiTheme="majorBidi" w:cstheme="majorBidi"/>
            <w:color w:val="000000" w:themeColor="text1"/>
            <w:sz w:val="22"/>
            <w:szCs w:val="22"/>
          </w:rPr>
          <w:delText>Firstly,</w:delText>
        </w:r>
        <w:r w:rsidR="000201CA" w:rsidRPr="005A405E" w:rsidDel="000132FC">
          <w:rPr>
            <w:rFonts w:asciiTheme="majorBidi" w:hAnsiTheme="majorBidi" w:cstheme="majorBidi"/>
            <w:color w:val="000000" w:themeColor="text1"/>
            <w:sz w:val="22"/>
            <w:szCs w:val="22"/>
          </w:rPr>
          <w:delText xml:space="preserve"> incorpora</w:delText>
        </w:r>
        <w:r w:rsidR="00F24721" w:rsidRPr="005A405E" w:rsidDel="000132FC">
          <w:rPr>
            <w:rFonts w:asciiTheme="majorBidi" w:hAnsiTheme="majorBidi" w:cstheme="majorBidi"/>
            <w:color w:val="000000" w:themeColor="text1"/>
            <w:sz w:val="22"/>
            <w:szCs w:val="22"/>
          </w:rPr>
          <w:delText>ting</w:delText>
        </w:r>
        <w:r w:rsidR="000201CA" w:rsidRPr="005A405E" w:rsidDel="000132FC">
          <w:rPr>
            <w:rFonts w:asciiTheme="majorBidi" w:hAnsiTheme="majorBidi" w:cstheme="majorBidi"/>
            <w:color w:val="000000" w:themeColor="text1"/>
            <w:sz w:val="22"/>
            <w:szCs w:val="22"/>
          </w:rPr>
          <w:delText xml:space="preserve"> </w:delText>
        </w:r>
        <w:r w:rsidR="00F24721" w:rsidRPr="005A405E" w:rsidDel="000132FC">
          <w:rPr>
            <w:rFonts w:asciiTheme="majorBidi" w:hAnsiTheme="majorBidi" w:cstheme="majorBidi"/>
            <w:color w:val="000000" w:themeColor="text1"/>
            <w:sz w:val="22"/>
            <w:szCs w:val="22"/>
          </w:rPr>
          <w:delText xml:space="preserve">an </w:delText>
        </w:r>
        <w:r w:rsidR="000201CA" w:rsidRPr="005A405E" w:rsidDel="000132FC">
          <w:rPr>
            <w:rFonts w:asciiTheme="majorBidi" w:hAnsiTheme="majorBidi" w:cstheme="majorBidi"/>
            <w:color w:val="000000" w:themeColor="text1"/>
            <w:sz w:val="22"/>
            <w:szCs w:val="22"/>
          </w:rPr>
          <w:delText>asynchronous request queuing to avoid loop stalling</w:delText>
        </w:r>
        <w:r w:rsidR="00F24721" w:rsidRPr="005A405E" w:rsidDel="000132FC">
          <w:rPr>
            <w:rFonts w:asciiTheme="majorBidi" w:hAnsiTheme="majorBidi" w:cstheme="majorBidi"/>
            <w:color w:val="000000" w:themeColor="text1"/>
            <w:sz w:val="22"/>
            <w:szCs w:val="22"/>
          </w:rPr>
          <w:delText xml:space="preserve"> at scale (multiple cameras)</w:delText>
        </w:r>
        <w:r w:rsidR="000201CA" w:rsidRPr="005A405E" w:rsidDel="000132FC">
          <w:rPr>
            <w:rFonts w:asciiTheme="majorBidi" w:hAnsiTheme="majorBidi" w:cstheme="majorBidi"/>
            <w:color w:val="000000" w:themeColor="text1"/>
            <w:sz w:val="22"/>
            <w:szCs w:val="22"/>
          </w:rPr>
          <w:delText xml:space="preserve"> </w:delText>
        </w:r>
        <w:r w:rsidR="00F24721" w:rsidRPr="005A405E" w:rsidDel="000132FC">
          <w:rPr>
            <w:rFonts w:asciiTheme="majorBidi" w:hAnsiTheme="majorBidi" w:cstheme="majorBidi"/>
            <w:color w:val="000000" w:themeColor="text1"/>
            <w:sz w:val="22"/>
            <w:szCs w:val="22"/>
          </w:rPr>
          <w:delText xml:space="preserve">and </w:delText>
        </w:r>
        <w:r w:rsidR="000201CA" w:rsidRPr="005A405E" w:rsidDel="000132FC">
          <w:rPr>
            <w:rFonts w:asciiTheme="majorBidi" w:hAnsiTheme="majorBidi" w:cstheme="majorBidi"/>
            <w:color w:val="000000" w:themeColor="text1"/>
            <w:sz w:val="22"/>
            <w:szCs w:val="22"/>
          </w:rPr>
          <w:delText xml:space="preserve">when network connection issues </w:delText>
        </w:r>
        <w:r w:rsidR="00F24721" w:rsidRPr="005A405E" w:rsidDel="000132FC">
          <w:rPr>
            <w:rFonts w:asciiTheme="majorBidi" w:hAnsiTheme="majorBidi" w:cstheme="majorBidi"/>
            <w:color w:val="000000" w:themeColor="text1"/>
            <w:sz w:val="22"/>
            <w:szCs w:val="22"/>
          </w:rPr>
          <w:delText>occur</w:delText>
        </w:r>
        <w:r w:rsidR="000201CA" w:rsidRPr="005A405E" w:rsidDel="000132FC">
          <w:rPr>
            <w:rFonts w:asciiTheme="majorBidi" w:hAnsiTheme="majorBidi" w:cstheme="majorBidi"/>
            <w:color w:val="000000" w:themeColor="text1"/>
            <w:sz w:val="22"/>
            <w:szCs w:val="22"/>
          </w:rPr>
          <w:delText xml:space="preserve"> which increases transmission latency</w:delText>
        </w:r>
        <w:r w:rsidR="00F24721" w:rsidRPr="005A405E" w:rsidDel="000132FC">
          <w:rPr>
            <w:rFonts w:asciiTheme="majorBidi" w:hAnsiTheme="majorBidi" w:cstheme="majorBidi"/>
            <w:color w:val="000000" w:themeColor="text1"/>
            <w:sz w:val="22"/>
            <w:szCs w:val="22"/>
          </w:rPr>
          <w:delText>, this will improve scalability and production robustness</w:delText>
        </w:r>
        <w:r w:rsidR="000201CA" w:rsidRPr="005A405E" w:rsidDel="000132FC">
          <w:rPr>
            <w:rFonts w:asciiTheme="majorBidi" w:hAnsiTheme="majorBidi" w:cstheme="majorBidi"/>
            <w:color w:val="000000" w:themeColor="text1"/>
            <w:sz w:val="22"/>
            <w:szCs w:val="22"/>
          </w:rPr>
          <w:delText>. Secondly</w:delText>
        </w:r>
        <w:r w:rsidR="00F24721" w:rsidRPr="005A405E" w:rsidDel="000132FC">
          <w:rPr>
            <w:rFonts w:asciiTheme="majorBidi" w:hAnsiTheme="majorBidi" w:cstheme="majorBidi"/>
            <w:color w:val="000000" w:themeColor="text1"/>
            <w:sz w:val="22"/>
            <w:szCs w:val="22"/>
          </w:rPr>
          <w:delText xml:space="preserve">, production analytics would benefit from objects tracking across frames to improve counting stability and object identification. These two main points </w:delText>
        </w:r>
        <w:r w:rsidR="00EF48C5" w:rsidDel="000132FC">
          <w:rPr>
            <w:rFonts w:asciiTheme="majorBidi" w:hAnsiTheme="majorBidi" w:cstheme="majorBidi"/>
            <w:color w:val="000000" w:themeColor="text1"/>
            <w:sz w:val="22"/>
            <w:szCs w:val="22"/>
          </w:rPr>
          <w:delText xml:space="preserve">should be considered </w:delText>
        </w:r>
        <w:r w:rsidR="00F24721" w:rsidRPr="005A405E" w:rsidDel="000132FC">
          <w:rPr>
            <w:rFonts w:asciiTheme="majorBidi" w:hAnsiTheme="majorBidi" w:cstheme="majorBidi"/>
            <w:color w:val="000000" w:themeColor="text1"/>
            <w:sz w:val="22"/>
            <w:szCs w:val="22"/>
          </w:rPr>
          <w:delText>when scaling the system for production.</w:delText>
        </w:r>
      </w:del>
    </w:p>
    <w:p w14:paraId="484E7BF3" w14:textId="1D66F681" w:rsidR="002A45E3" w:rsidRPr="005A405E" w:rsidDel="000132FC" w:rsidRDefault="00F93953" w:rsidP="00F766F1">
      <w:pPr>
        <w:spacing w:line="276" w:lineRule="auto"/>
        <w:jc w:val="both"/>
        <w:rPr>
          <w:del w:id="1073" w:author="Mohanad Alemam" w:date="2026-07-06T20:24:00Z" w16du:dateUtc="2026-07-06T19:24:00Z"/>
          <w:rFonts w:asciiTheme="majorBidi" w:hAnsiTheme="majorBidi" w:cstheme="majorBidi"/>
          <w:b/>
          <w:bCs/>
          <w:color w:val="000000" w:themeColor="text1"/>
          <w:sz w:val="22"/>
          <w:szCs w:val="22"/>
        </w:rPr>
      </w:pPr>
      <w:del w:id="1074" w:author="Mohanad Alemam" w:date="2026-07-06T20:24:00Z" w16du:dateUtc="2026-07-06T19:24:00Z">
        <w:r w:rsidRPr="005A405E" w:rsidDel="000132FC">
          <w:rPr>
            <w:rFonts w:asciiTheme="majorBidi" w:hAnsiTheme="majorBidi" w:cstheme="majorBidi"/>
            <w:b/>
            <w:bCs/>
            <w:color w:val="000000" w:themeColor="text1"/>
            <w:sz w:val="22"/>
            <w:szCs w:val="22"/>
          </w:rPr>
          <w:delText>Reference</w:delText>
        </w:r>
        <w:r w:rsidR="00AA4824" w:rsidRPr="005A405E" w:rsidDel="000132FC">
          <w:rPr>
            <w:rFonts w:asciiTheme="majorBidi" w:hAnsiTheme="majorBidi" w:cstheme="majorBidi"/>
            <w:b/>
            <w:bCs/>
            <w:color w:val="000000" w:themeColor="text1"/>
            <w:sz w:val="22"/>
            <w:szCs w:val="22"/>
          </w:rPr>
          <w:delText>s</w:delText>
        </w:r>
        <w:r w:rsidRPr="005A405E" w:rsidDel="000132FC">
          <w:rPr>
            <w:rFonts w:asciiTheme="majorBidi" w:hAnsiTheme="majorBidi" w:cstheme="majorBidi"/>
            <w:b/>
            <w:bCs/>
            <w:color w:val="000000" w:themeColor="text1"/>
            <w:sz w:val="22"/>
            <w:szCs w:val="22"/>
          </w:rPr>
          <w:delText>:</w:delText>
        </w:r>
      </w:del>
    </w:p>
    <w:p w14:paraId="0D828640" w14:textId="5B507E8B" w:rsidR="002A45E3" w:rsidRPr="005A405E" w:rsidDel="000132FC" w:rsidRDefault="002A45E3" w:rsidP="00F766F1">
      <w:pPr>
        <w:pStyle w:val="ListParagraph"/>
        <w:numPr>
          <w:ilvl w:val="0"/>
          <w:numId w:val="48"/>
        </w:numPr>
        <w:spacing w:line="276" w:lineRule="auto"/>
        <w:jc w:val="both"/>
        <w:rPr>
          <w:del w:id="1075" w:author="Mohanad Alemam" w:date="2026-07-06T20:24:00Z" w16du:dateUtc="2026-07-06T19:24:00Z"/>
          <w:rFonts w:asciiTheme="majorBidi" w:hAnsiTheme="majorBidi" w:cstheme="majorBidi"/>
          <w:color w:val="000000" w:themeColor="text1"/>
          <w:sz w:val="22"/>
          <w:szCs w:val="22"/>
        </w:rPr>
      </w:pPr>
      <w:del w:id="1076" w:author="Mohanad Alemam" w:date="2026-07-06T20:24:00Z" w16du:dateUtc="2026-07-06T19:24:00Z">
        <w:r w:rsidRPr="005A405E" w:rsidDel="000132FC">
          <w:rPr>
            <w:rFonts w:asciiTheme="majorBidi" w:hAnsiTheme="majorBidi" w:cstheme="majorBidi"/>
            <w:color w:val="000000" w:themeColor="text1"/>
            <w:sz w:val="22"/>
            <w:szCs w:val="22"/>
          </w:rPr>
          <w:delText>Jiang, J., Ananthanarayanan, G., Bodík, P., Sen, S., &amp; Stoica, I., n.d. Chameleon: scalable adaptation of video analytics.</w:delText>
        </w:r>
      </w:del>
    </w:p>
    <w:p w14:paraId="17CC7F60" w14:textId="3FC2B508" w:rsidR="00F86E43" w:rsidRPr="005A405E" w:rsidDel="000132FC" w:rsidRDefault="00F86E43" w:rsidP="00F766F1">
      <w:pPr>
        <w:pStyle w:val="ListParagraph"/>
        <w:numPr>
          <w:ilvl w:val="0"/>
          <w:numId w:val="48"/>
        </w:numPr>
        <w:spacing w:line="276" w:lineRule="auto"/>
        <w:jc w:val="both"/>
        <w:rPr>
          <w:del w:id="1077" w:author="Mohanad Alemam" w:date="2026-07-06T20:24:00Z" w16du:dateUtc="2026-07-06T19:24:00Z"/>
          <w:rFonts w:asciiTheme="majorBidi" w:hAnsiTheme="majorBidi" w:cstheme="majorBidi"/>
          <w:color w:val="000000" w:themeColor="text1"/>
          <w:sz w:val="22"/>
          <w:szCs w:val="22"/>
        </w:rPr>
      </w:pPr>
      <w:del w:id="1078" w:author="Mohanad Alemam" w:date="2026-07-06T20:24:00Z" w16du:dateUtc="2026-07-06T19:24:00Z">
        <w:r w:rsidRPr="005A405E" w:rsidDel="000132FC">
          <w:rPr>
            <w:rFonts w:asciiTheme="majorBidi" w:hAnsiTheme="majorBidi" w:cstheme="majorBidi"/>
            <w:color w:val="000000" w:themeColor="text1"/>
            <w:sz w:val="22"/>
            <w:szCs w:val="22"/>
          </w:rPr>
          <w:delText xml:space="preserve">Ultralytics, n.d. Ultralytics YOLO Documentation. Available </w:delText>
        </w:r>
        <w:r w:rsidR="00CB58D2" w:rsidDel="000132FC">
          <w:fldChar w:fldCharType="begin"/>
        </w:r>
        <w:r w:rsidR="00CB58D2" w:rsidDel="000132FC">
          <w:delInstrText>HYPERLINK "https://docs.ultralytics.com/modes/"</w:delInstrText>
        </w:r>
        <w:r w:rsidR="00CB58D2" w:rsidDel="000132FC">
          <w:fldChar w:fldCharType="separate"/>
        </w:r>
        <w:r w:rsidR="00CB58D2" w:rsidRPr="00CB58D2" w:rsidDel="000132FC">
          <w:rPr>
            <w:rStyle w:val="Hyperlink"/>
            <w:rFonts w:asciiTheme="majorBidi" w:hAnsiTheme="majorBidi" w:cstheme="majorBidi"/>
            <w:sz w:val="22"/>
            <w:szCs w:val="22"/>
          </w:rPr>
          <w:delText>at</w:delText>
        </w:r>
        <w:r w:rsidR="00CB58D2" w:rsidDel="000132FC">
          <w:fldChar w:fldCharType="end"/>
        </w:r>
        <w:r w:rsidRPr="005A405E" w:rsidDel="000132FC">
          <w:rPr>
            <w:rFonts w:asciiTheme="majorBidi" w:hAnsiTheme="majorBidi" w:cstheme="majorBidi"/>
            <w:color w:val="000000" w:themeColor="text1"/>
            <w:sz w:val="22"/>
            <w:szCs w:val="22"/>
          </w:rPr>
          <w:delText>.</w:delText>
        </w:r>
      </w:del>
    </w:p>
    <w:p w14:paraId="718A25F6" w14:textId="0293CDE2" w:rsidR="003977F4" w:rsidDel="000132FC" w:rsidRDefault="00F86E43" w:rsidP="00F766F1">
      <w:pPr>
        <w:pStyle w:val="ListParagraph"/>
        <w:numPr>
          <w:ilvl w:val="0"/>
          <w:numId w:val="48"/>
        </w:numPr>
        <w:spacing w:line="276" w:lineRule="auto"/>
        <w:jc w:val="both"/>
        <w:rPr>
          <w:del w:id="1079" w:author="Mohanad Alemam" w:date="2026-07-06T20:24:00Z" w16du:dateUtc="2026-07-06T19:24:00Z"/>
          <w:rFonts w:asciiTheme="majorBidi" w:hAnsiTheme="majorBidi" w:cstheme="majorBidi"/>
          <w:color w:val="000000" w:themeColor="text1"/>
          <w:sz w:val="22"/>
          <w:szCs w:val="22"/>
        </w:rPr>
      </w:pPr>
      <w:del w:id="1080" w:author="Mohanad Alemam" w:date="2026-07-06T20:24:00Z" w16du:dateUtc="2026-07-06T19:24:00Z">
        <w:r w:rsidRPr="005A405E" w:rsidDel="000132FC">
          <w:rPr>
            <w:rFonts w:asciiTheme="majorBidi" w:hAnsiTheme="majorBidi" w:cstheme="majorBidi"/>
            <w:color w:val="000000" w:themeColor="text1"/>
            <w:sz w:val="22"/>
            <w:szCs w:val="22"/>
          </w:rPr>
          <w:delText xml:space="preserve">Streamlit, n.d. Streamlit documentation. Available </w:delText>
        </w:r>
        <w:r w:rsidDel="000132FC">
          <w:fldChar w:fldCharType="begin"/>
        </w:r>
        <w:r w:rsidDel="000132FC">
          <w:delInstrText>HYPERLINK "https://streamlit.io/docs"</w:delInstrText>
        </w:r>
        <w:r w:rsidDel="000132FC">
          <w:fldChar w:fldCharType="separate"/>
        </w:r>
        <w:r w:rsidRPr="00CB58D2" w:rsidDel="000132FC">
          <w:rPr>
            <w:rStyle w:val="Hyperlink"/>
            <w:rFonts w:asciiTheme="majorBidi" w:hAnsiTheme="majorBidi" w:cstheme="majorBidi"/>
            <w:sz w:val="22"/>
            <w:szCs w:val="22"/>
          </w:rPr>
          <w:delText>at</w:delText>
        </w:r>
        <w:r w:rsidDel="000132FC">
          <w:fldChar w:fldCharType="end"/>
        </w:r>
        <w:r w:rsidR="00CB58D2" w:rsidDel="000132FC">
          <w:rPr>
            <w:rFonts w:asciiTheme="majorBidi" w:hAnsiTheme="majorBidi" w:cstheme="majorBidi"/>
            <w:color w:val="000000" w:themeColor="text1"/>
            <w:sz w:val="22"/>
            <w:szCs w:val="22"/>
          </w:rPr>
          <w:delText>.</w:delText>
        </w:r>
      </w:del>
    </w:p>
    <w:p w14:paraId="0E8053E8" w14:textId="7E0F4962" w:rsidR="00F86E43" w:rsidRPr="003977F4" w:rsidDel="000132FC" w:rsidRDefault="00F86E43" w:rsidP="00F766F1">
      <w:pPr>
        <w:pStyle w:val="ListParagraph"/>
        <w:numPr>
          <w:ilvl w:val="0"/>
          <w:numId w:val="48"/>
        </w:numPr>
        <w:spacing w:line="276" w:lineRule="auto"/>
        <w:jc w:val="both"/>
        <w:rPr>
          <w:del w:id="1081" w:author="Mohanad Alemam" w:date="2026-07-06T20:24:00Z" w16du:dateUtc="2026-07-06T19:24:00Z"/>
          <w:rFonts w:asciiTheme="majorBidi" w:hAnsiTheme="majorBidi" w:cstheme="majorBidi"/>
          <w:color w:val="000000" w:themeColor="text1"/>
          <w:sz w:val="22"/>
          <w:szCs w:val="22"/>
        </w:rPr>
      </w:pPr>
      <w:del w:id="1082" w:author="Mohanad Alemam" w:date="2026-07-06T20:24:00Z" w16du:dateUtc="2026-07-06T19:24:00Z">
        <w:r w:rsidRPr="003977F4" w:rsidDel="000132FC">
          <w:rPr>
            <w:rFonts w:asciiTheme="majorBidi" w:hAnsiTheme="majorBidi" w:cstheme="majorBidi"/>
            <w:sz w:val="22"/>
            <w:szCs w:val="22"/>
            <w:highlight w:val="yellow"/>
          </w:rPr>
          <w:delText>Kang, D., Emmons, J., Abuzaid, F., Bailis, P., &amp; Zaharia, M., 2017. Noscope: optimizing neural network queries over video at scale. Proceedings of the VLDB Endowment, 10(11).</w:delText>
        </w:r>
      </w:del>
    </w:p>
    <w:p w14:paraId="315D1161" w14:textId="47DAAE73" w:rsidR="003977F4" w:rsidRPr="003977F4" w:rsidDel="000132FC" w:rsidRDefault="00F86E43" w:rsidP="00F766F1">
      <w:pPr>
        <w:pStyle w:val="ListParagraph"/>
        <w:numPr>
          <w:ilvl w:val="0"/>
          <w:numId w:val="48"/>
        </w:numPr>
        <w:spacing w:line="276" w:lineRule="auto"/>
        <w:jc w:val="both"/>
        <w:rPr>
          <w:del w:id="1083" w:author="Mohanad Alemam" w:date="2026-07-06T20:24:00Z" w16du:dateUtc="2026-07-06T19:24:00Z"/>
          <w:rFonts w:asciiTheme="majorBidi" w:hAnsiTheme="majorBidi" w:cstheme="majorBidi"/>
          <w:color w:val="000000" w:themeColor="text1"/>
          <w:sz w:val="22"/>
          <w:szCs w:val="22"/>
          <w:highlight w:val="yellow"/>
        </w:rPr>
      </w:pPr>
      <w:del w:id="1084" w:author="Mohanad Alemam" w:date="2026-07-06T20:24:00Z" w16du:dateUtc="2026-07-06T19:24:00Z">
        <w:r w:rsidRPr="005A405E" w:rsidDel="000132FC">
          <w:rPr>
            <w:rFonts w:asciiTheme="majorBidi" w:eastAsia="Times New Roman" w:hAnsiTheme="majorBidi" w:cstheme="majorBidi"/>
            <w:kern w:val="0"/>
            <w:sz w:val="22"/>
            <w:szCs w:val="22"/>
            <w:highlight w:val="yellow"/>
            <w:lang w:eastAsia="en-GB"/>
            <w14:ligatures w14:val="none"/>
          </w:rPr>
          <w:delText>Hsieh, K., et al., 2018. Focus: Querying large video datasets with low latency and low cost. Proceedings of the 15th USENIX Symposium on Networked Systems Design and Implementation (NSDI ’18).</w:delText>
        </w:r>
      </w:del>
    </w:p>
    <w:p w14:paraId="7C9B4453" w14:textId="195BF4F7" w:rsidR="002A45E3" w:rsidRPr="003977F4" w:rsidDel="000132FC" w:rsidRDefault="002A45E3" w:rsidP="00F766F1">
      <w:pPr>
        <w:pStyle w:val="ListParagraph"/>
        <w:numPr>
          <w:ilvl w:val="0"/>
          <w:numId w:val="48"/>
        </w:numPr>
        <w:spacing w:line="276" w:lineRule="auto"/>
        <w:jc w:val="both"/>
        <w:rPr>
          <w:del w:id="1085" w:author="Mohanad Alemam" w:date="2026-07-06T20:24:00Z" w16du:dateUtc="2026-07-06T19:24:00Z"/>
          <w:rFonts w:asciiTheme="majorBidi" w:hAnsiTheme="majorBidi" w:cstheme="majorBidi"/>
          <w:color w:val="000000" w:themeColor="text1"/>
          <w:sz w:val="22"/>
          <w:szCs w:val="22"/>
          <w:highlight w:val="yellow"/>
        </w:rPr>
      </w:pPr>
      <w:del w:id="1086" w:author="Mohanad Alemam" w:date="2026-07-06T20:24:00Z" w16du:dateUtc="2026-07-06T19:24:00Z">
        <w:r w:rsidRPr="003977F4" w:rsidDel="000132FC">
          <w:rPr>
            <w:rFonts w:asciiTheme="majorBidi" w:hAnsiTheme="majorBidi" w:cstheme="majorBidi"/>
            <w:color w:val="000000" w:themeColor="text1"/>
            <w:sz w:val="22"/>
            <w:szCs w:val="22"/>
          </w:rPr>
          <w:delText>Ao, L., Izhikevich, L., Voelker, G. M., &amp; Porter, G. M., n.d. Sprocket: A Serverless Video Processing Framework.</w:delText>
        </w:r>
      </w:del>
    </w:p>
    <w:p w14:paraId="48E10789" w14:textId="1BF95961" w:rsidR="002A45E3" w:rsidDel="000132FC" w:rsidRDefault="00162EA4" w:rsidP="00166A39">
      <w:pPr>
        <w:spacing w:line="360" w:lineRule="auto"/>
        <w:jc w:val="both"/>
        <w:rPr>
          <w:del w:id="1087" w:author="Mohanad Alemam" w:date="2026-07-06T20:24:00Z" w16du:dateUtc="2026-07-06T19:24:00Z"/>
          <w:rFonts w:asciiTheme="majorBidi" w:hAnsiTheme="majorBidi" w:cstheme="majorBidi"/>
          <w:b/>
          <w:bCs/>
          <w:color w:val="000000" w:themeColor="text1"/>
          <w:sz w:val="22"/>
          <w:szCs w:val="22"/>
        </w:rPr>
      </w:pPr>
      <w:del w:id="1088" w:author="Mohanad Alemam" w:date="2026-07-06T20:24:00Z" w16du:dateUtc="2026-07-06T19:24:00Z">
        <w:r w:rsidRPr="00F766F1" w:rsidDel="000132FC">
          <w:rPr>
            <w:rFonts w:asciiTheme="majorBidi" w:hAnsiTheme="majorBidi" w:cstheme="majorBidi"/>
            <w:color w:val="9F4110" w:themeColor="accent2" w:themeShade="BF"/>
            <w:sz w:val="22"/>
            <w:szCs w:val="22"/>
          </w:rPr>
          <w:delText>Appendix 1:</w:delText>
        </w:r>
        <w:r w:rsidR="00966CB1" w:rsidDel="000132FC">
          <w:rPr>
            <w:rFonts w:asciiTheme="majorBidi" w:hAnsiTheme="majorBidi" w:cstheme="majorBidi"/>
            <w:b/>
            <w:bCs/>
            <w:color w:val="000000" w:themeColor="text1"/>
            <w:sz w:val="22"/>
            <w:szCs w:val="22"/>
          </w:rPr>
          <w:delText xml:space="preserve"> Codebase Information:  </w:delText>
        </w:r>
      </w:del>
    </w:p>
    <w:p w14:paraId="41BFC4E7" w14:textId="47E6A3EC" w:rsidR="002625ED" w:rsidDel="000132FC" w:rsidRDefault="002625ED" w:rsidP="00166A39">
      <w:pPr>
        <w:spacing w:line="360" w:lineRule="auto"/>
        <w:jc w:val="both"/>
        <w:rPr>
          <w:del w:id="1089" w:author="Mohanad Alemam" w:date="2026-07-06T20:24:00Z" w16du:dateUtc="2026-07-06T19:24:00Z"/>
          <w:rFonts w:asciiTheme="majorBidi" w:hAnsiTheme="majorBidi" w:cstheme="majorBidi"/>
          <w:b/>
          <w:bCs/>
          <w:color w:val="000000" w:themeColor="text1"/>
          <w:sz w:val="22"/>
          <w:szCs w:val="22"/>
        </w:rPr>
      </w:pPr>
    </w:p>
    <w:p w14:paraId="33F6B881" w14:textId="1D3E54D8" w:rsidR="00410029" w:rsidRPr="00F766F1" w:rsidDel="000132FC" w:rsidRDefault="00225A03" w:rsidP="00F766F1">
      <w:pPr>
        <w:spacing w:line="276" w:lineRule="auto"/>
        <w:jc w:val="both"/>
        <w:rPr>
          <w:del w:id="1090" w:author="Mohanad Alemam" w:date="2026-07-06T20:24:00Z" w16du:dateUtc="2026-07-06T19:24:00Z"/>
          <w:rFonts w:asciiTheme="majorBidi" w:hAnsiTheme="majorBidi" w:cstheme="majorBidi"/>
          <w:color w:val="9F4110" w:themeColor="accent2" w:themeShade="BF"/>
          <w:sz w:val="22"/>
          <w:szCs w:val="22"/>
        </w:rPr>
      </w:pPr>
      <w:del w:id="1091" w:author="Mohanad Alemam" w:date="2026-07-06T20:24:00Z" w16du:dateUtc="2026-07-06T19:24:00Z">
        <w:r w:rsidDel="000132FC">
          <w:rPr>
            <w:rFonts w:asciiTheme="majorBidi" w:hAnsiTheme="majorBidi" w:cstheme="majorBidi"/>
            <w:color w:val="000000" w:themeColor="text1"/>
            <w:sz w:val="22"/>
            <w:szCs w:val="22"/>
          </w:rPr>
          <w:delText xml:space="preserve">The </w:delText>
        </w:r>
        <w:r w:rsidR="002625ED" w:rsidRPr="003C35CB" w:rsidDel="000132FC">
          <w:rPr>
            <w:rFonts w:asciiTheme="majorBidi" w:hAnsiTheme="majorBidi" w:cstheme="majorBidi"/>
            <w:color w:val="000000" w:themeColor="text1"/>
            <w:sz w:val="22"/>
            <w:szCs w:val="22"/>
          </w:rPr>
          <w:delText xml:space="preserve">project root </w:delText>
        </w:r>
        <w:r w:rsidR="002625ED" w:rsidRPr="00A809A7" w:rsidDel="000132FC">
          <w:rPr>
            <w:rFonts w:asciiTheme="majorBidi" w:hAnsiTheme="majorBidi" w:cstheme="majorBidi"/>
            <w:color w:val="000000" w:themeColor="text1"/>
            <w:sz w:val="22"/>
            <w:szCs w:val="22"/>
          </w:rPr>
          <w:delText>contains four main logical codebases: edge/, cloud/, common/, and dashboard/. Key components include:</w:delText>
        </w:r>
      </w:del>
    </w:p>
    <w:p w14:paraId="09D3BE82" w14:textId="7B49A18E" w:rsidR="00DA5770" w:rsidRPr="005A405E" w:rsidDel="000132FC" w:rsidRDefault="00DA5770" w:rsidP="00F766F1">
      <w:pPr>
        <w:spacing w:line="276" w:lineRule="auto"/>
        <w:jc w:val="both"/>
        <w:rPr>
          <w:del w:id="1092" w:author="Mohanad Alemam" w:date="2026-07-06T20:24:00Z" w16du:dateUtc="2026-07-06T19:24:00Z"/>
          <w:rFonts w:asciiTheme="majorBidi" w:hAnsiTheme="majorBidi" w:cstheme="majorBidi"/>
          <w:color w:val="9F4110" w:themeColor="accent2" w:themeShade="BF"/>
          <w:sz w:val="22"/>
          <w:szCs w:val="22"/>
        </w:rPr>
      </w:pPr>
    </w:p>
    <w:p w14:paraId="62B0F61B" w14:textId="52C7C28A" w:rsidR="00410029" w:rsidRPr="005A405E" w:rsidDel="000132FC" w:rsidRDefault="00410029" w:rsidP="00F766F1">
      <w:pPr>
        <w:spacing w:line="276" w:lineRule="auto"/>
        <w:jc w:val="both"/>
        <w:rPr>
          <w:del w:id="1093" w:author="Mohanad Alemam" w:date="2026-07-06T20:24:00Z" w16du:dateUtc="2026-07-06T19:24:00Z"/>
          <w:rFonts w:asciiTheme="majorBidi" w:hAnsiTheme="majorBidi" w:cstheme="majorBidi"/>
          <w:color w:val="9F4110" w:themeColor="accent2" w:themeShade="BF"/>
          <w:sz w:val="22"/>
          <w:szCs w:val="22"/>
        </w:rPr>
      </w:pPr>
    </w:p>
    <w:p w14:paraId="21798A96" w14:textId="547F0F02" w:rsidR="00410029" w:rsidRPr="005A405E" w:rsidDel="000132FC" w:rsidRDefault="00410029" w:rsidP="00F766F1">
      <w:pPr>
        <w:spacing w:line="276" w:lineRule="auto"/>
        <w:jc w:val="both"/>
        <w:rPr>
          <w:del w:id="1094" w:author="Mohanad Alemam" w:date="2026-07-06T20:24:00Z" w16du:dateUtc="2026-07-06T19:24:00Z"/>
          <w:rFonts w:asciiTheme="majorBidi" w:hAnsiTheme="majorBidi" w:cstheme="majorBidi"/>
          <w:color w:val="9F4110" w:themeColor="accent2" w:themeShade="BF"/>
          <w:sz w:val="22"/>
          <w:szCs w:val="22"/>
        </w:rPr>
      </w:pPr>
    </w:p>
    <w:p w14:paraId="7FA0A6AB" w14:textId="296FA8A1" w:rsidR="00162EA4" w:rsidRPr="00F766F1" w:rsidDel="000132FC" w:rsidRDefault="00162EA4" w:rsidP="00F766F1">
      <w:pPr>
        <w:spacing w:line="276" w:lineRule="auto"/>
        <w:jc w:val="both"/>
        <w:rPr>
          <w:del w:id="1095" w:author="Mohanad Alemam" w:date="2026-07-06T20:24:00Z" w16du:dateUtc="2026-07-06T19:24:00Z"/>
          <w:rFonts w:asciiTheme="majorBidi" w:hAnsiTheme="majorBidi" w:cstheme="majorBidi"/>
          <w:color w:val="9F4110" w:themeColor="accent2" w:themeShade="BF"/>
          <w:sz w:val="22"/>
          <w:szCs w:val="22"/>
        </w:rPr>
      </w:pPr>
    </w:p>
    <w:p w14:paraId="32AAE6DD" w14:textId="50F42435" w:rsidR="008911C4" w:rsidRPr="00A04E1B" w:rsidDel="000132FC" w:rsidRDefault="008911C4" w:rsidP="00F766F1">
      <w:pPr>
        <w:pStyle w:val="ListParagraph"/>
        <w:numPr>
          <w:ilvl w:val="0"/>
          <w:numId w:val="37"/>
        </w:numPr>
        <w:spacing w:beforeLines="40" w:before="96" w:afterLines="40" w:after="96" w:line="276" w:lineRule="auto"/>
        <w:jc w:val="both"/>
        <w:rPr>
          <w:del w:id="1096" w:author="Mohanad Alemam" w:date="2026-07-06T20:24:00Z" w16du:dateUtc="2026-07-06T19:24:00Z"/>
          <w:rFonts w:asciiTheme="majorBidi" w:hAnsiTheme="majorBidi" w:cstheme="majorBidi"/>
          <w:color w:val="000000" w:themeColor="text1"/>
          <w:sz w:val="22"/>
          <w:szCs w:val="22"/>
        </w:rPr>
      </w:pPr>
      <w:del w:id="1097" w:author="Mohanad Alemam" w:date="2026-07-06T20:24:00Z" w16du:dateUtc="2026-07-06T19:24:00Z">
        <w:r w:rsidRPr="005A405E" w:rsidDel="000132FC">
          <w:rPr>
            <w:rFonts w:asciiTheme="majorBidi" w:hAnsiTheme="majorBidi" w:cstheme="majorBidi"/>
            <w:color w:val="000000" w:themeColor="text1"/>
            <w:sz w:val="22"/>
            <w:szCs w:val="22"/>
          </w:rPr>
          <w:delText>Orchestrator (edge/client.py</w:delText>
        </w:r>
        <w:r w:rsidDel="000132FC">
          <w:rPr>
            <w:rFonts w:asciiTheme="majorBidi" w:hAnsiTheme="majorBidi" w:cstheme="majorBidi"/>
            <w:color w:val="000000" w:themeColor="text1"/>
            <w:sz w:val="22"/>
            <w:szCs w:val="22"/>
          </w:rPr>
          <w:delText xml:space="preserve"> </w:delText>
        </w:r>
        <w:r w:rsidRPr="0025476F"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380 LOC</w:delText>
        </w:r>
        <w:r w:rsidRPr="005A405E" w:rsidDel="000132FC">
          <w:rPr>
            <w:rFonts w:asciiTheme="majorBidi" w:hAnsiTheme="majorBidi" w:cstheme="majorBidi"/>
            <w:color w:val="000000" w:themeColor="text1"/>
            <w:sz w:val="22"/>
            <w:szCs w:val="22"/>
          </w:rPr>
          <w:delText xml:space="preserve">): </w:delText>
        </w:r>
        <w:r w:rsidDel="000132FC">
          <w:rPr>
            <w:rFonts w:asciiTheme="majorBidi" w:hAnsiTheme="majorBidi" w:cstheme="majorBidi"/>
            <w:color w:val="000000" w:themeColor="text1"/>
            <w:sz w:val="22"/>
            <w:szCs w:val="22"/>
          </w:rPr>
          <w:delText xml:space="preserve">This is the CLI entry-point (main flags </w:delText>
        </w:r>
        <w:r w:rsidRPr="00A04E1B" w:rsidDel="000132FC">
          <w:rPr>
            <w:rFonts w:asciiTheme="majorBidi" w:hAnsiTheme="majorBidi" w:cstheme="majorBidi"/>
            <w:i/>
            <w:iCs/>
            <w:color w:val="000000" w:themeColor="text1"/>
            <w:sz w:val="22"/>
            <w:szCs w:val="22"/>
          </w:rPr>
          <w:delText>--video_path, --skip_interval, --edge_conf_threshold, --live_display)</w:delText>
        </w:r>
        <w:r w:rsidDel="000132FC">
          <w:rPr>
            <w:rFonts w:asciiTheme="majorBidi" w:hAnsiTheme="majorBidi" w:cstheme="majorBidi"/>
            <w:color w:val="000000" w:themeColor="text1"/>
            <w:sz w:val="22"/>
            <w:szCs w:val="22"/>
          </w:rPr>
          <w:delText xml:space="preserve">. It serves as the </w:delText>
        </w:r>
        <w:r w:rsidRPr="005A405E" w:rsidDel="000132FC">
          <w:rPr>
            <w:rFonts w:asciiTheme="majorBidi" w:hAnsiTheme="majorBidi" w:cstheme="majorBidi"/>
            <w:color w:val="000000" w:themeColor="text1"/>
            <w:sz w:val="22"/>
            <w:szCs w:val="22"/>
          </w:rPr>
          <w:delText xml:space="preserve">primary </w:delText>
        </w:r>
        <w:r w:rsidDel="000132FC">
          <w:rPr>
            <w:rFonts w:asciiTheme="majorBidi" w:hAnsiTheme="majorBidi" w:cstheme="majorBidi"/>
            <w:color w:val="000000" w:themeColor="text1"/>
            <w:sz w:val="22"/>
            <w:szCs w:val="22"/>
          </w:rPr>
          <w:delText xml:space="preserve">pipeline </w:delText>
        </w:r>
        <w:r w:rsidRPr="005A405E" w:rsidDel="000132FC">
          <w:rPr>
            <w:rFonts w:asciiTheme="majorBidi" w:hAnsiTheme="majorBidi" w:cstheme="majorBidi"/>
            <w:color w:val="000000" w:themeColor="text1"/>
            <w:sz w:val="22"/>
            <w:szCs w:val="22"/>
          </w:rPr>
          <w:delText>coordinator</w:delText>
        </w:r>
        <w:r w:rsidDel="000132FC">
          <w:rPr>
            <w:rFonts w:asciiTheme="majorBidi" w:hAnsiTheme="majorBidi" w:cstheme="majorBidi"/>
            <w:color w:val="000000" w:themeColor="text1"/>
            <w:sz w:val="22"/>
            <w:szCs w:val="22"/>
          </w:rPr>
          <w:delText>. I</w:delText>
        </w:r>
        <w:r w:rsidRPr="00A04E1B" w:rsidDel="000132FC">
          <w:rPr>
            <w:rFonts w:asciiTheme="majorBidi" w:hAnsiTheme="majorBidi" w:cstheme="majorBidi"/>
            <w:color w:val="000000" w:themeColor="text1"/>
            <w:sz w:val="22"/>
            <w:szCs w:val="22"/>
          </w:rPr>
          <w:delText xml:space="preserve">t reads frames (OpenCV) </w:delText>
        </w:r>
        <w:r w:rsidRPr="00A04E1B" w:rsidDel="000132FC">
          <w:rPr>
            <w:rFonts w:asciiTheme="majorBidi" w:hAnsiTheme="majorBidi" w:cstheme="majorBidi"/>
            <w:i/>
            <w:iCs/>
            <w:color w:val="000000" w:themeColor="text1"/>
            <w:sz w:val="22"/>
            <w:szCs w:val="22"/>
          </w:rPr>
          <w:delText>‘video_frames_generator()‘,</w:delText>
        </w:r>
        <w:r w:rsidRPr="00A04E1B" w:rsidDel="000132FC">
          <w:rPr>
            <w:rFonts w:asciiTheme="majorBidi" w:hAnsiTheme="majorBidi" w:cstheme="majorBidi"/>
            <w:color w:val="000000" w:themeColor="text1"/>
            <w:sz w:val="22"/>
            <w:szCs w:val="22"/>
          </w:rPr>
          <w:delText xml:space="preserve"> conducts preprocessing (</w:delText>
        </w:r>
        <w:r w:rsidRPr="00A04E1B" w:rsidDel="000132FC">
          <w:rPr>
            <w:rFonts w:asciiTheme="majorBidi" w:hAnsiTheme="majorBidi" w:cstheme="majorBidi"/>
            <w:i/>
            <w:iCs/>
            <w:color w:val="000000" w:themeColor="text1"/>
            <w:sz w:val="22"/>
            <w:szCs w:val="22"/>
          </w:rPr>
          <w:delText xml:space="preserve">resize_frame(), convert_to_grayscale()), </w:delText>
        </w:r>
        <w:r w:rsidRPr="00A04E1B" w:rsidDel="000132FC">
          <w:rPr>
            <w:rFonts w:asciiTheme="majorBidi" w:hAnsiTheme="majorBidi" w:cstheme="majorBidi"/>
            <w:color w:val="000000" w:themeColor="text1"/>
            <w:sz w:val="22"/>
            <w:szCs w:val="22"/>
          </w:rPr>
          <w:delText xml:space="preserve">applied heuristic filter </w:delText>
        </w:r>
        <w:r w:rsidRPr="00A04E1B" w:rsidDel="000132FC">
          <w:rPr>
            <w:rFonts w:asciiTheme="majorBidi" w:hAnsiTheme="majorBidi" w:cstheme="majorBidi"/>
            <w:i/>
            <w:iCs/>
            <w:color w:val="000000" w:themeColor="text1"/>
            <w:sz w:val="22"/>
            <w:szCs w:val="22"/>
          </w:rPr>
          <w:delText xml:space="preserve">(is_frame_interesting()), runs the edge gateway (EdgeModel.edg_model_decision()), </w:delText>
        </w:r>
        <w:r w:rsidRPr="00A04E1B" w:rsidDel="000132FC">
          <w:rPr>
            <w:rFonts w:asciiTheme="majorBidi" w:hAnsiTheme="majorBidi" w:cstheme="majorBidi"/>
            <w:color w:val="000000" w:themeColor="text1"/>
            <w:sz w:val="22"/>
            <w:szCs w:val="22"/>
          </w:rPr>
          <w:delText xml:space="preserve">offloads JPEGs to the Flask cloud endpoint (/infer) using </w:delText>
        </w:r>
        <w:r w:rsidRPr="00A04E1B" w:rsidDel="000132FC">
          <w:rPr>
            <w:rFonts w:asciiTheme="majorBidi" w:hAnsiTheme="majorBidi" w:cstheme="majorBidi"/>
            <w:i/>
            <w:iCs/>
            <w:color w:val="000000" w:themeColor="text1"/>
            <w:sz w:val="22"/>
            <w:szCs w:val="22"/>
          </w:rPr>
          <w:delText>(encode_to_jpeg_bytes() and feed_cloud_jpeg()), writes per-frame metrics snapshot ‘write_metrics_snapshot()’ annotate frames (annotate_frame())</w:delText>
        </w:r>
        <w:r w:rsidRPr="00A04E1B" w:rsidDel="000132FC">
          <w:rPr>
            <w:rFonts w:asciiTheme="majorBidi" w:hAnsiTheme="majorBidi" w:cstheme="majorBidi"/>
            <w:color w:val="000000" w:themeColor="text1"/>
            <w:sz w:val="22"/>
            <w:szCs w:val="22"/>
          </w:rPr>
          <w:delText xml:space="preserve"> and produces the final annotated video.</w:delText>
        </w:r>
      </w:del>
    </w:p>
    <w:p w14:paraId="61678111" w14:textId="14145193" w:rsidR="008911C4" w:rsidRPr="00A04E1B" w:rsidDel="000132FC" w:rsidRDefault="008911C4" w:rsidP="00F766F1">
      <w:pPr>
        <w:pStyle w:val="ListParagraph"/>
        <w:numPr>
          <w:ilvl w:val="0"/>
          <w:numId w:val="37"/>
        </w:numPr>
        <w:spacing w:beforeLines="40" w:before="96" w:afterLines="40" w:after="96" w:line="276" w:lineRule="auto"/>
        <w:jc w:val="both"/>
        <w:rPr>
          <w:del w:id="1098" w:author="Mohanad Alemam" w:date="2026-07-06T20:24:00Z" w16du:dateUtc="2026-07-06T19:24:00Z"/>
          <w:rFonts w:asciiTheme="majorBidi" w:hAnsiTheme="majorBidi" w:cstheme="majorBidi"/>
          <w:color w:val="000000" w:themeColor="text1"/>
          <w:sz w:val="22"/>
          <w:szCs w:val="22"/>
        </w:rPr>
      </w:pPr>
      <w:del w:id="1099" w:author="Mohanad Alemam" w:date="2026-07-06T20:24:00Z" w16du:dateUtc="2026-07-06T19:24:00Z">
        <w:r w:rsidDel="000132FC">
          <w:rPr>
            <w:rFonts w:asciiTheme="majorBidi" w:hAnsiTheme="majorBidi" w:cstheme="majorBidi"/>
            <w:color w:val="000000" w:themeColor="text1"/>
            <w:sz w:val="22"/>
            <w:szCs w:val="22"/>
          </w:rPr>
          <w:delText>Preprocessing (</w:delText>
        </w:r>
        <w:r w:rsidRPr="00D1608C" w:rsidDel="000132FC">
          <w:rPr>
            <w:rFonts w:asciiTheme="majorBidi" w:hAnsiTheme="majorBidi" w:cstheme="majorBidi"/>
            <w:color w:val="000000" w:themeColor="text1"/>
            <w:sz w:val="22"/>
            <w:szCs w:val="22"/>
          </w:rPr>
          <w:delText>edge/preprocess.py</w:delText>
        </w:r>
        <w:r w:rsidDel="000132FC">
          <w:rPr>
            <w:rFonts w:asciiTheme="majorBidi" w:hAnsiTheme="majorBidi" w:cstheme="majorBidi"/>
            <w:color w:val="000000" w:themeColor="text1"/>
            <w:sz w:val="22"/>
            <w:szCs w:val="22"/>
          </w:rPr>
          <w:delText xml:space="preserve"> </w:delText>
        </w:r>
        <w:r w:rsidRPr="0025476F"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100 LOC): This is the codebase for the preprocessing logic including </w:delText>
        </w:r>
        <w:r w:rsidRPr="005A405E" w:rsidDel="000132FC">
          <w:rPr>
            <w:rFonts w:asciiTheme="majorBidi" w:hAnsiTheme="majorBidi" w:cstheme="majorBidi"/>
            <w:i/>
            <w:iCs/>
            <w:color w:val="000000" w:themeColor="text1"/>
            <w:sz w:val="22"/>
            <w:szCs w:val="22"/>
          </w:rPr>
          <w:delText>resize_frame(), convert_to_grayscale()),</w:delText>
        </w:r>
        <w:r w:rsidDel="000132FC">
          <w:rPr>
            <w:rFonts w:asciiTheme="majorBidi" w:hAnsiTheme="majorBidi" w:cstheme="majorBidi"/>
            <w:i/>
            <w:iCs/>
            <w:color w:val="000000" w:themeColor="text1"/>
            <w:sz w:val="22"/>
            <w:szCs w:val="22"/>
          </w:rPr>
          <w:delText xml:space="preserve"> etc.</w:delText>
        </w:r>
      </w:del>
    </w:p>
    <w:p w14:paraId="5ACF4406" w14:textId="76921B4F" w:rsidR="008911C4" w:rsidRPr="005A405E" w:rsidDel="000132FC" w:rsidRDefault="008911C4" w:rsidP="00F766F1">
      <w:pPr>
        <w:pStyle w:val="ListParagraph"/>
        <w:numPr>
          <w:ilvl w:val="0"/>
          <w:numId w:val="37"/>
        </w:numPr>
        <w:spacing w:beforeLines="40" w:before="96" w:afterLines="40" w:after="96" w:line="276" w:lineRule="auto"/>
        <w:jc w:val="both"/>
        <w:rPr>
          <w:del w:id="1100" w:author="Mohanad Alemam" w:date="2026-07-06T20:24:00Z" w16du:dateUtc="2026-07-06T19:24:00Z"/>
          <w:rFonts w:asciiTheme="majorBidi" w:hAnsiTheme="majorBidi" w:cstheme="majorBidi"/>
          <w:i/>
          <w:iCs/>
          <w:color w:val="000000" w:themeColor="text1"/>
          <w:sz w:val="22"/>
          <w:szCs w:val="22"/>
        </w:rPr>
      </w:pPr>
      <w:del w:id="1101" w:author="Mohanad Alemam" w:date="2026-07-06T20:24:00Z" w16du:dateUtc="2026-07-06T19:24:00Z">
        <w:r w:rsidRPr="005A405E" w:rsidDel="000132FC">
          <w:rPr>
            <w:rFonts w:asciiTheme="majorBidi" w:hAnsiTheme="majorBidi" w:cstheme="majorBidi"/>
            <w:color w:val="000000" w:themeColor="text1"/>
            <w:sz w:val="22"/>
            <w:szCs w:val="22"/>
          </w:rPr>
          <w:delText>Edge model (edge/edge_model.py</w:delText>
        </w:r>
        <w:r w:rsidDel="000132FC">
          <w:rPr>
            <w:rFonts w:asciiTheme="majorBidi" w:hAnsiTheme="majorBidi" w:cstheme="majorBidi"/>
            <w:color w:val="000000" w:themeColor="text1"/>
            <w:sz w:val="22"/>
            <w:szCs w:val="22"/>
          </w:rPr>
          <w:delText xml:space="preserve"> </w:delText>
        </w:r>
        <w:r w:rsidRPr="0025476F"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173 LOC</w:delText>
        </w:r>
        <w:r w:rsidRPr="005A405E"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L</w:delText>
        </w:r>
        <w:r w:rsidRPr="005A405E" w:rsidDel="000132FC">
          <w:rPr>
            <w:rFonts w:asciiTheme="majorBidi" w:hAnsiTheme="majorBidi" w:cstheme="majorBidi"/>
            <w:color w:val="000000" w:themeColor="text1"/>
            <w:sz w:val="22"/>
            <w:szCs w:val="22"/>
          </w:rPr>
          <w:delText>azy import</w:delText>
        </w:r>
        <w:r w:rsidDel="000132FC">
          <w:rPr>
            <w:rFonts w:asciiTheme="majorBidi" w:hAnsiTheme="majorBidi" w:cstheme="majorBidi"/>
            <w:color w:val="000000" w:themeColor="text1"/>
            <w:sz w:val="22"/>
            <w:szCs w:val="22"/>
          </w:rPr>
          <w:delText xml:space="preserve">s </w:delText>
        </w:r>
        <w:r w:rsidRPr="005A405E" w:rsidDel="000132FC">
          <w:rPr>
            <w:rFonts w:asciiTheme="majorBidi" w:hAnsiTheme="majorBidi" w:cstheme="majorBidi"/>
            <w:color w:val="000000" w:themeColor="text1"/>
            <w:sz w:val="22"/>
            <w:szCs w:val="22"/>
          </w:rPr>
          <w:delText xml:space="preserve">YOLOv8n </w:delText>
        </w:r>
        <w:r w:rsidDel="000132FC">
          <w:rPr>
            <w:rFonts w:asciiTheme="majorBidi" w:hAnsiTheme="majorBidi" w:cstheme="majorBidi"/>
            <w:color w:val="000000" w:themeColor="text1"/>
            <w:sz w:val="22"/>
            <w:szCs w:val="22"/>
          </w:rPr>
          <w:delText>with</w:delText>
        </w:r>
        <w:r w:rsidRPr="005A405E" w:rsidDel="000132FC">
          <w:rPr>
            <w:rFonts w:asciiTheme="majorBidi" w:hAnsiTheme="majorBidi" w:cstheme="majorBidi"/>
            <w:color w:val="000000" w:themeColor="text1"/>
            <w:sz w:val="22"/>
            <w:szCs w:val="22"/>
          </w:rPr>
          <w:delText xml:space="preserve"> and</w:delText>
        </w:r>
        <w:r w:rsidDel="000132FC">
          <w:rPr>
            <w:rFonts w:asciiTheme="majorBidi" w:hAnsiTheme="majorBidi" w:cstheme="majorBidi"/>
            <w:color w:val="000000" w:themeColor="text1"/>
            <w:sz w:val="22"/>
            <w:szCs w:val="22"/>
          </w:rPr>
          <w:delText xml:space="preserve"> conducts</w:delText>
        </w:r>
        <w:r w:rsidRPr="005A405E" w:rsidDel="000132FC">
          <w:rPr>
            <w:rFonts w:asciiTheme="majorBidi" w:hAnsiTheme="majorBidi" w:cstheme="majorBidi"/>
            <w:color w:val="000000" w:themeColor="text1"/>
            <w:sz w:val="22"/>
            <w:szCs w:val="22"/>
          </w:rPr>
          <w:delText xml:space="preserve"> background warm-up</w:delText>
        </w:r>
        <w:r w:rsidDel="000132FC">
          <w:rPr>
            <w:rFonts w:asciiTheme="majorBidi" w:hAnsiTheme="majorBidi" w:cstheme="majorBidi"/>
            <w:color w:val="000000" w:themeColor="text1"/>
            <w:sz w:val="22"/>
            <w:szCs w:val="22"/>
          </w:rPr>
          <w:delText xml:space="preserve"> </w:delText>
        </w:r>
        <w:r w:rsidRPr="005A405E" w:rsidDel="000132FC">
          <w:rPr>
            <w:rFonts w:asciiTheme="majorBidi" w:hAnsiTheme="majorBidi" w:cstheme="majorBidi"/>
            <w:color w:val="000000" w:themeColor="text1"/>
            <w:sz w:val="22"/>
            <w:szCs w:val="22"/>
          </w:rPr>
          <w:delText xml:space="preserve">to avoid blocking the main pipeline. It conducts fast objects </w:delText>
        </w:r>
        <w:r w:rsidR="00511280" w:rsidRPr="005A405E" w:rsidDel="000132FC">
          <w:rPr>
            <w:rFonts w:asciiTheme="majorBidi" w:hAnsiTheme="majorBidi" w:cstheme="majorBidi"/>
            <w:color w:val="000000" w:themeColor="text1"/>
            <w:sz w:val="22"/>
            <w:szCs w:val="22"/>
          </w:rPr>
          <w:delText>detection,</w:delText>
        </w:r>
        <w:r w:rsidRPr="005A405E" w:rsidDel="000132FC">
          <w:rPr>
            <w:rFonts w:asciiTheme="majorBidi" w:hAnsiTheme="majorBidi" w:cstheme="majorBidi"/>
            <w:color w:val="000000" w:themeColor="text1"/>
            <w:sz w:val="22"/>
            <w:szCs w:val="22"/>
          </w:rPr>
          <w:delText xml:space="preserve"> </w:delText>
        </w:r>
        <w:r w:rsidDel="000132FC">
          <w:rPr>
            <w:rFonts w:asciiTheme="majorBidi" w:hAnsiTheme="majorBidi" w:cstheme="majorBidi"/>
            <w:color w:val="000000" w:themeColor="text1"/>
            <w:sz w:val="22"/>
            <w:szCs w:val="22"/>
          </w:rPr>
          <w:delText xml:space="preserve">and the results are used by the gateway to decide on cloud </w:delText>
        </w:r>
        <w:r w:rsidRPr="005A405E" w:rsidDel="000132FC">
          <w:rPr>
            <w:rFonts w:asciiTheme="majorBidi" w:hAnsiTheme="majorBidi" w:cstheme="majorBidi"/>
            <w:color w:val="000000" w:themeColor="text1"/>
            <w:sz w:val="22"/>
            <w:szCs w:val="22"/>
          </w:rPr>
          <w:delText>offload</w:delText>
        </w:r>
        <w:r w:rsidDel="000132FC">
          <w:rPr>
            <w:rFonts w:asciiTheme="majorBidi" w:hAnsiTheme="majorBidi" w:cstheme="majorBidi"/>
            <w:color w:val="000000" w:themeColor="text1"/>
            <w:sz w:val="22"/>
            <w:szCs w:val="22"/>
          </w:rPr>
          <w:delText>ing</w:delText>
        </w:r>
        <w:r w:rsidRPr="005A405E" w:rsidDel="000132FC">
          <w:rPr>
            <w:rFonts w:asciiTheme="majorBidi" w:hAnsiTheme="majorBidi" w:cstheme="majorBidi"/>
            <w:color w:val="000000" w:themeColor="text1"/>
            <w:sz w:val="22"/>
            <w:szCs w:val="22"/>
          </w:rPr>
          <w:delText>.</w:delText>
        </w:r>
      </w:del>
    </w:p>
    <w:p w14:paraId="5C71906A" w14:textId="6BF14FB1" w:rsidR="008911C4" w:rsidRPr="00D43C90" w:rsidDel="000132FC" w:rsidRDefault="008911C4" w:rsidP="00F766F1">
      <w:pPr>
        <w:pStyle w:val="ListParagraph"/>
        <w:numPr>
          <w:ilvl w:val="0"/>
          <w:numId w:val="37"/>
        </w:numPr>
        <w:spacing w:beforeLines="40" w:before="96" w:afterLines="40" w:after="96" w:line="276" w:lineRule="auto"/>
        <w:jc w:val="both"/>
        <w:rPr>
          <w:del w:id="1102" w:author="Mohanad Alemam" w:date="2026-07-06T20:24:00Z" w16du:dateUtc="2026-07-06T19:24:00Z"/>
          <w:rFonts w:asciiTheme="majorBidi" w:hAnsiTheme="majorBidi" w:cstheme="majorBidi"/>
          <w:color w:val="000000" w:themeColor="text1"/>
          <w:sz w:val="22"/>
          <w:szCs w:val="22"/>
        </w:rPr>
      </w:pPr>
      <w:del w:id="1103" w:author="Mohanad Alemam" w:date="2026-07-06T20:24:00Z" w16du:dateUtc="2026-07-06T19:24:00Z">
        <w:r w:rsidRPr="00D43C90" w:rsidDel="000132FC">
          <w:rPr>
            <w:rFonts w:asciiTheme="majorBidi" w:hAnsiTheme="majorBidi" w:cstheme="majorBidi"/>
            <w:color w:val="000000" w:themeColor="text1"/>
            <w:sz w:val="22"/>
            <w:szCs w:val="22"/>
          </w:rPr>
          <w:delText>Cloud server (cloud/inference.py</w:delText>
        </w:r>
        <w:r w:rsidDel="000132FC">
          <w:rPr>
            <w:rFonts w:asciiTheme="majorBidi" w:hAnsiTheme="majorBidi" w:cstheme="majorBidi"/>
            <w:color w:val="000000" w:themeColor="text1"/>
            <w:sz w:val="22"/>
            <w:szCs w:val="22"/>
          </w:rPr>
          <w:delText xml:space="preserve"> </w:delText>
        </w:r>
        <w:r w:rsidRPr="0025476F"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95 LOC</w:delText>
        </w:r>
        <w:r w:rsidRPr="00D43C90" w:rsidDel="000132FC">
          <w:rPr>
            <w:rFonts w:asciiTheme="majorBidi" w:hAnsiTheme="majorBidi" w:cstheme="majorBidi"/>
            <w:color w:val="000000" w:themeColor="text1"/>
            <w:sz w:val="22"/>
            <w:szCs w:val="22"/>
          </w:rPr>
          <w:delText xml:space="preserve">): This is a Flask API </w:delText>
        </w:r>
        <w:r w:rsidDel="000132FC">
          <w:rPr>
            <w:rFonts w:asciiTheme="majorBidi" w:hAnsiTheme="majorBidi" w:cstheme="majorBidi"/>
            <w:color w:val="000000" w:themeColor="text1"/>
            <w:sz w:val="22"/>
            <w:szCs w:val="22"/>
          </w:rPr>
          <w:delText xml:space="preserve">running </w:delText>
        </w:r>
        <w:r w:rsidRPr="00D43C90" w:rsidDel="000132FC">
          <w:rPr>
            <w:rFonts w:asciiTheme="majorBidi" w:hAnsiTheme="majorBidi" w:cstheme="majorBidi"/>
            <w:color w:val="000000" w:themeColor="text1"/>
            <w:sz w:val="22"/>
            <w:szCs w:val="22"/>
          </w:rPr>
          <w:delText>YOLOc8s</w:delText>
        </w:r>
        <w:r w:rsidDel="000132FC">
          <w:rPr>
            <w:rFonts w:asciiTheme="majorBidi" w:hAnsiTheme="majorBidi" w:cstheme="majorBidi"/>
            <w:color w:val="000000" w:themeColor="text1"/>
            <w:sz w:val="22"/>
            <w:szCs w:val="22"/>
          </w:rPr>
          <w:delText>,it conducts</w:delText>
        </w:r>
        <w:r w:rsidRPr="00D43C90" w:rsidDel="000132FC">
          <w:rPr>
            <w:rFonts w:asciiTheme="majorBidi" w:hAnsiTheme="majorBidi" w:cstheme="majorBidi"/>
            <w:color w:val="000000" w:themeColor="text1"/>
            <w:sz w:val="22"/>
            <w:szCs w:val="22"/>
          </w:rPr>
          <w:delText xml:space="preserve"> object detection and uses helper</w:delText>
        </w:r>
        <w:r w:rsidDel="000132FC">
          <w:rPr>
            <w:rFonts w:asciiTheme="majorBidi" w:hAnsiTheme="majorBidi" w:cstheme="majorBidi"/>
            <w:color w:val="000000" w:themeColor="text1"/>
            <w:sz w:val="22"/>
            <w:szCs w:val="22"/>
          </w:rPr>
          <w:delText xml:space="preserve">s </w:delText>
        </w:r>
        <w:r w:rsidRPr="00D43C90" w:rsidDel="000132FC">
          <w:rPr>
            <w:rFonts w:asciiTheme="majorBidi" w:hAnsiTheme="majorBidi" w:cstheme="majorBidi"/>
            <w:color w:val="000000" w:themeColor="text1"/>
            <w:sz w:val="22"/>
            <w:szCs w:val="22"/>
          </w:rPr>
          <w:delText xml:space="preserve">such as </w:delText>
        </w:r>
        <w:r w:rsidRPr="00D43C90" w:rsidDel="000132FC">
          <w:rPr>
            <w:rFonts w:asciiTheme="majorBidi" w:hAnsiTheme="majorBidi" w:cstheme="majorBidi"/>
            <w:i/>
            <w:iCs/>
            <w:color w:val="000000" w:themeColor="text1"/>
            <w:sz w:val="22"/>
            <w:szCs w:val="22"/>
          </w:rPr>
          <w:delText>‘parse_detections()’</w:delText>
        </w:r>
        <w:r w:rsidRPr="00D43C90" w:rsidDel="000132FC">
          <w:rPr>
            <w:rFonts w:asciiTheme="majorBidi" w:hAnsiTheme="majorBidi" w:cstheme="majorBidi"/>
            <w:color w:val="000000" w:themeColor="text1"/>
            <w:sz w:val="22"/>
            <w:szCs w:val="22"/>
          </w:rPr>
          <w:delText xml:space="preserve"> and </w:delText>
        </w:r>
        <w:r w:rsidRPr="00D43C90" w:rsidDel="000132FC">
          <w:rPr>
            <w:rFonts w:asciiTheme="majorBidi" w:hAnsiTheme="majorBidi" w:cstheme="majorBidi"/>
            <w:i/>
            <w:iCs/>
            <w:color w:val="000000" w:themeColor="text1"/>
            <w:sz w:val="22"/>
            <w:szCs w:val="22"/>
          </w:rPr>
          <w:delText xml:space="preserve">‘detect_intrusion()’ </w:delText>
        </w:r>
        <w:r w:rsidRPr="00D43C90" w:rsidDel="000132FC">
          <w:rPr>
            <w:rFonts w:asciiTheme="majorBidi" w:hAnsiTheme="majorBidi" w:cstheme="majorBidi"/>
            <w:color w:val="000000" w:themeColor="text1"/>
            <w:sz w:val="22"/>
            <w:szCs w:val="22"/>
          </w:rPr>
          <w:delText xml:space="preserve">to </w:delText>
        </w:r>
        <w:r w:rsidDel="000132FC">
          <w:rPr>
            <w:rFonts w:asciiTheme="majorBidi" w:hAnsiTheme="majorBidi" w:cstheme="majorBidi"/>
            <w:color w:val="000000" w:themeColor="text1"/>
            <w:sz w:val="22"/>
            <w:szCs w:val="22"/>
          </w:rPr>
          <w:delText>parse</w:delText>
        </w:r>
        <w:r w:rsidRPr="00D43C90" w:rsidDel="000132FC">
          <w:rPr>
            <w:rFonts w:asciiTheme="majorBidi" w:hAnsiTheme="majorBidi" w:cstheme="majorBidi"/>
            <w:color w:val="000000" w:themeColor="text1"/>
            <w:sz w:val="22"/>
            <w:szCs w:val="22"/>
          </w:rPr>
          <w:delText xml:space="preserve"> </w:delText>
        </w:r>
        <w:r w:rsidDel="000132FC">
          <w:rPr>
            <w:rFonts w:asciiTheme="majorBidi" w:hAnsiTheme="majorBidi" w:cstheme="majorBidi"/>
            <w:color w:val="000000" w:themeColor="text1"/>
            <w:sz w:val="22"/>
            <w:szCs w:val="22"/>
          </w:rPr>
          <w:delText>data</w:delText>
        </w:r>
        <w:r w:rsidRPr="00D43C90" w:rsidDel="000132FC">
          <w:rPr>
            <w:rFonts w:asciiTheme="majorBidi" w:hAnsiTheme="majorBidi" w:cstheme="majorBidi"/>
            <w:color w:val="000000" w:themeColor="text1"/>
            <w:sz w:val="22"/>
            <w:szCs w:val="22"/>
          </w:rPr>
          <w:delText xml:space="preserve"> and create the intrusion signal in a JSON response.</w:delText>
        </w:r>
      </w:del>
    </w:p>
    <w:p w14:paraId="0BBE247A" w14:textId="3E6882A3" w:rsidR="008911C4" w:rsidRPr="00A04E1B" w:rsidDel="000132FC" w:rsidRDefault="008911C4" w:rsidP="00F766F1">
      <w:pPr>
        <w:pStyle w:val="ListParagraph"/>
        <w:numPr>
          <w:ilvl w:val="0"/>
          <w:numId w:val="37"/>
        </w:numPr>
        <w:spacing w:beforeLines="40" w:before="96" w:afterLines="40" w:after="96" w:line="276" w:lineRule="auto"/>
        <w:jc w:val="both"/>
        <w:rPr>
          <w:del w:id="1104" w:author="Mohanad Alemam" w:date="2026-07-06T20:24:00Z" w16du:dateUtc="2026-07-06T19:24:00Z"/>
          <w:rFonts w:asciiTheme="majorBidi" w:hAnsiTheme="majorBidi" w:cstheme="majorBidi"/>
          <w:i/>
          <w:iCs/>
          <w:color w:val="000000" w:themeColor="text1"/>
          <w:sz w:val="22"/>
          <w:szCs w:val="22"/>
        </w:rPr>
      </w:pPr>
      <w:del w:id="1105" w:author="Mohanad Alemam" w:date="2026-07-06T20:24:00Z" w16du:dateUtc="2026-07-06T19:24:00Z">
        <w:r w:rsidRPr="005A405E" w:rsidDel="000132FC">
          <w:rPr>
            <w:rFonts w:asciiTheme="majorBidi" w:hAnsiTheme="majorBidi" w:cstheme="majorBidi"/>
            <w:color w:val="000000" w:themeColor="text1"/>
            <w:sz w:val="22"/>
            <w:szCs w:val="22"/>
          </w:rPr>
          <w:delText>Common utilities (common/</w:delText>
        </w:r>
        <w:r w:rsidDel="000132FC">
          <w:rPr>
            <w:rFonts w:asciiTheme="majorBidi" w:hAnsiTheme="majorBidi" w:cstheme="majorBidi"/>
            <w:color w:val="000000" w:themeColor="text1"/>
            <w:sz w:val="22"/>
            <w:szCs w:val="22"/>
          </w:rPr>
          <w:delText xml:space="preserve"> </w:delText>
        </w:r>
        <w:r w:rsidRPr="0025476F"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240 LOC</w:delText>
        </w:r>
        <w:r w:rsidRPr="005A405E" w:rsidDel="000132FC">
          <w:rPr>
            <w:rFonts w:asciiTheme="majorBidi" w:hAnsiTheme="majorBidi" w:cstheme="majorBidi"/>
            <w:color w:val="000000" w:themeColor="text1"/>
            <w:sz w:val="22"/>
            <w:szCs w:val="22"/>
          </w:rPr>
          <w:delText xml:space="preserve">): Contains </w:delText>
        </w:r>
        <w:r w:rsidDel="000132FC">
          <w:rPr>
            <w:rFonts w:asciiTheme="majorBidi" w:hAnsiTheme="majorBidi" w:cstheme="majorBidi"/>
            <w:color w:val="000000" w:themeColor="text1"/>
            <w:sz w:val="22"/>
            <w:szCs w:val="22"/>
          </w:rPr>
          <w:delText xml:space="preserve">shared utilities </w:delText>
        </w:r>
        <w:r w:rsidRPr="005A405E" w:rsidDel="000132FC">
          <w:rPr>
            <w:rFonts w:asciiTheme="majorBidi" w:hAnsiTheme="majorBidi" w:cstheme="majorBidi"/>
            <w:color w:val="000000" w:themeColor="text1"/>
            <w:sz w:val="22"/>
            <w:szCs w:val="22"/>
          </w:rPr>
          <w:delText xml:space="preserve">such as </w:delText>
        </w:r>
        <w:r w:rsidRPr="005A405E" w:rsidDel="000132FC">
          <w:rPr>
            <w:rFonts w:asciiTheme="majorBidi" w:hAnsiTheme="majorBidi" w:cstheme="majorBidi"/>
            <w:i/>
            <w:iCs/>
            <w:color w:val="000000" w:themeColor="text1"/>
            <w:sz w:val="22"/>
            <w:szCs w:val="22"/>
          </w:rPr>
          <w:delText>‘annotate_frame()’</w:delText>
        </w:r>
        <w:r w:rsidDel="000132FC">
          <w:rPr>
            <w:rFonts w:asciiTheme="majorBidi" w:hAnsiTheme="majorBidi" w:cstheme="majorBidi"/>
            <w:color w:val="000000" w:themeColor="text1"/>
            <w:sz w:val="22"/>
            <w:szCs w:val="22"/>
          </w:rPr>
          <w:delText>,</w:delText>
        </w:r>
        <w:r w:rsidRPr="005A405E" w:rsidDel="000132FC">
          <w:rPr>
            <w:rFonts w:asciiTheme="majorBidi" w:hAnsiTheme="majorBidi" w:cstheme="majorBidi"/>
            <w:i/>
            <w:iCs/>
            <w:color w:val="000000" w:themeColor="text1"/>
            <w:sz w:val="22"/>
            <w:szCs w:val="22"/>
          </w:rPr>
          <w:delText xml:space="preserve"> ‘write_metrics_snapshot()</w:delText>
        </w:r>
        <w:r w:rsidRPr="005A405E" w:rsidDel="000132FC">
          <w:rPr>
            <w:rFonts w:asciiTheme="majorBidi" w:hAnsiTheme="majorBidi" w:cstheme="majorBidi"/>
            <w:color w:val="000000" w:themeColor="text1"/>
            <w:sz w:val="22"/>
            <w:szCs w:val="22"/>
          </w:rPr>
          <w:delText xml:space="preserve">’ </w:delText>
        </w:r>
        <w:r w:rsidDel="000132FC">
          <w:rPr>
            <w:rFonts w:asciiTheme="majorBidi" w:hAnsiTheme="majorBidi" w:cstheme="majorBidi"/>
            <w:color w:val="000000" w:themeColor="text1"/>
            <w:sz w:val="22"/>
            <w:szCs w:val="22"/>
          </w:rPr>
          <w:delText xml:space="preserve">and </w:delText>
        </w:r>
        <w:r w:rsidRPr="005A405E" w:rsidDel="000132FC">
          <w:rPr>
            <w:rFonts w:asciiTheme="majorBidi" w:hAnsiTheme="majorBidi" w:cstheme="majorBidi"/>
            <w:i/>
            <w:iCs/>
            <w:color w:val="000000" w:themeColor="text1"/>
            <w:sz w:val="22"/>
            <w:szCs w:val="22"/>
          </w:rPr>
          <w:delText>‘detect_intrusion()’</w:delText>
        </w:r>
        <w:r w:rsidDel="000132FC">
          <w:rPr>
            <w:rFonts w:asciiTheme="majorBidi" w:hAnsiTheme="majorBidi" w:cstheme="majorBidi"/>
            <w:color w:val="000000" w:themeColor="text1"/>
            <w:sz w:val="22"/>
            <w:szCs w:val="22"/>
          </w:rPr>
          <w:delText>.</w:delText>
        </w:r>
      </w:del>
    </w:p>
    <w:p w14:paraId="32B54BFA" w14:textId="6DAC6877" w:rsidR="004715AB" w:rsidDel="000132FC" w:rsidRDefault="008911C4" w:rsidP="00F766F1">
      <w:pPr>
        <w:pStyle w:val="ListParagraph"/>
        <w:numPr>
          <w:ilvl w:val="0"/>
          <w:numId w:val="37"/>
        </w:numPr>
        <w:spacing w:beforeLines="40" w:before="96" w:afterLines="40" w:after="96" w:line="276" w:lineRule="auto"/>
        <w:jc w:val="both"/>
        <w:rPr>
          <w:del w:id="1106" w:author="Mohanad Alemam" w:date="2026-07-06T20:24:00Z" w16du:dateUtc="2026-07-06T19:24:00Z"/>
          <w:rFonts w:asciiTheme="majorBidi" w:hAnsiTheme="majorBidi" w:cstheme="majorBidi"/>
          <w:color w:val="000000" w:themeColor="text1"/>
          <w:sz w:val="22"/>
          <w:szCs w:val="22"/>
        </w:rPr>
      </w:pPr>
      <w:del w:id="1107" w:author="Mohanad Alemam" w:date="2026-07-06T20:24:00Z" w16du:dateUtc="2026-07-06T19:24:00Z">
        <w:r w:rsidRPr="005A405E" w:rsidDel="000132FC">
          <w:rPr>
            <w:rFonts w:asciiTheme="majorBidi" w:hAnsiTheme="majorBidi" w:cstheme="majorBidi"/>
            <w:color w:val="000000" w:themeColor="text1"/>
            <w:sz w:val="22"/>
            <w:szCs w:val="22"/>
          </w:rPr>
          <w:delText>Dashboard (dashboard/dashboard.py</w:delText>
        </w:r>
        <w:r w:rsidDel="000132FC">
          <w:rPr>
            <w:rFonts w:asciiTheme="majorBidi" w:hAnsiTheme="majorBidi" w:cstheme="majorBidi"/>
            <w:color w:val="000000" w:themeColor="text1"/>
            <w:sz w:val="22"/>
            <w:szCs w:val="22"/>
          </w:rPr>
          <w:delText xml:space="preserve"> </w:delText>
        </w:r>
        <w:r w:rsidRPr="0025476F"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220 LOC</w:delText>
        </w:r>
        <w:r w:rsidRPr="005A405E" w:rsidDel="000132FC">
          <w:rPr>
            <w:rFonts w:asciiTheme="majorBidi" w:hAnsiTheme="majorBidi" w:cstheme="majorBidi"/>
            <w:color w:val="000000" w:themeColor="text1"/>
            <w:sz w:val="22"/>
            <w:szCs w:val="22"/>
          </w:rPr>
          <w:delText>):</w:delText>
        </w:r>
        <w:r w:rsidDel="000132FC">
          <w:rPr>
            <w:rFonts w:asciiTheme="majorBidi" w:hAnsiTheme="majorBidi" w:cstheme="majorBidi"/>
            <w:color w:val="000000" w:themeColor="text1"/>
            <w:sz w:val="22"/>
            <w:szCs w:val="22"/>
          </w:rPr>
          <w:delText xml:space="preserve"> A</w:delText>
        </w:r>
        <w:r w:rsidRPr="005A405E" w:rsidDel="000132FC">
          <w:rPr>
            <w:rFonts w:asciiTheme="majorBidi" w:hAnsiTheme="majorBidi" w:cstheme="majorBidi"/>
            <w:color w:val="000000" w:themeColor="text1"/>
            <w:sz w:val="22"/>
            <w:szCs w:val="22"/>
          </w:rPr>
          <w:delText xml:space="preserve"> </w:delText>
        </w:r>
        <w:r w:rsidRPr="005A405E" w:rsidDel="000132FC">
          <w:rPr>
            <w:rFonts w:asciiTheme="majorBidi" w:hAnsiTheme="majorBidi" w:cstheme="majorBidi"/>
            <w:i/>
            <w:iCs/>
            <w:color w:val="000000" w:themeColor="text1"/>
            <w:sz w:val="22"/>
            <w:szCs w:val="22"/>
          </w:rPr>
          <w:delText xml:space="preserve">Streamlit </w:delText>
        </w:r>
        <w:r w:rsidDel="000132FC">
          <w:rPr>
            <w:rFonts w:asciiTheme="majorBidi" w:hAnsiTheme="majorBidi" w:cstheme="majorBidi"/>
            <w:color w:val="000000" w:themeColor="text1"/>
            <w:sz w:val="22"/>
            <w:szCs w:val="22"/>
          </w:rPr>
          <w:delText xml:space="preserve">dashboard </w:delText>
        </w:r>
        <w:r w:rsidRPr="005A405E" w:rsidDel="000132FC">
          <w:rPr>
            <w:rFonts w:asciiTheme="majorBidi" w:hAnsiTheme="majorBidi" w:cstheme="majorBidi"/>
            <w:color w:val="000000" w:themeColor="text1"/>
            <w:sz w:val="22"/>
            <w:szCs w:val="22"/>
          </w:rPr>
          <w:delText>reads</w:delText>
        </w:r>
        <w:r w:rsidDel="000132FC">
          <w:rPr>
            <w:rFonts w:asciiTheme="majorBidi" w:hAnsiTheme="majorBidi" w:cstheme="majorBidi"/>
            <w:color w:val="000000" w:themeColor="text1"/>
            <w:sz w:val="22"/>
            <w:szCs w:val="22"/>
          </w:rPr>
          <w:delText xml:space="preserve"> JSON </w:delText>
        </w:r>
        <w:r w:rsidRPr="005A405E" w:rsidDel="000132FC">
          <w:rPr>
            <w:rFonts w:asciiTheme="majorBidi" w:hAnsiTheme="majorBidi" w:cstheme="majorBidi"/>
            <w:color w:val="000000" w:themeColor="text1"/>
            <w:sz w:val="22"/>
            <w:szCs w:val="22"/>
          </w:rPr>
          <w:delText>metrics</w:delText>
        </w:r>
        <w:r w:rsidDel="000132FC">
          <w:rPr>
            <w:rFonts w:asciiTheme="majorBidi" w:hAnsiTheme="majorBidi" w:cstheme="majorBidi"/>
            <w:color w:val="000000" w:themeColor="text1"/>
            <w:sz w:val="22"/>
            <w:szCs w:val="22"/>
          </w:rPr>
          <w:delText xml:space="preserve"> file and </w:delText>
        </w:r>
        <w:r w:rsidRPr="005A405E" w:rsidDel="000132FC">
          <w:rPr>
            <w:rFonts w:asciiTheme="majorBidi" w:hAnsiTheme="majorBidi" w:cstheme="majorBidi"/>
            <w:color w:val="000000" w:themeColor="text1"/>
            <w:sz w:val="22"/>
            <w:szCs w:val="22"/>
          </w:rPr>
          <w:delText>display</w:delText>
        </w:r>
        <w:r w:rsidDel="000132FC">
          <w:rPr>
            <w:rFonts w:asciiTheme="majorBidi" w:hAnsiTheme="majorBidi" w:cstheme="majorBidi"/>
            <w:color w:val="000000" w:themeColor="text1"/>
            <w:sz w:val="22"/>
            <w:szCs w:val="22"/>
          </w:rPr>
          <w:delText xml:space="preserve">s </w:delText>
        </w:r>
        <w:r w:rsidRPr="005A405E" w:rsidDel="000132FC">
          <w:rPr>
            <w:rFonts w:asciiTheme="majorBidi" w:hAnsiTheme="majorBidi" w:cstheme="majorBidi"/>
            <w:color w:val="000000" w:themeColor="text1"/>
            <w:sz w:val="22"/>
            <w:szCs w:val="22"/>
          </w:rPr>
          <w:delText>KPIs and intrusion signal.</w:delText>
        </w:r>
        <w:r w:rsidDel="000132FC">
          <w:rPr>
            <w:rFonts w:asciiTheme="majorBidi" w:hAnsiTheme="majorBidi" w:cstheme="majorBidi"/>
            <w:color w:val="000000" w:themeColor="text1"/>
            <w:sz w:val="22"/>
            <w:szCs w:val="22"/>
          </w:rPr>
          <w:delText xml:space="preserve"> </w:delText>
        </w:r>
      </w:del>
    </w:p>
    <w:p w14:paraId="1D7BB252" w14:textId="0CC18804" w:rsidR="00162EA4" w:rsidRPr="005A405E" w:rsidRDefault="00162EA4" w:rsidP="00F766F1">
      <w:pPr>
        <w:spacing w:line="276" w:lineRule="auto"/>
        <w:jc w:val="both"/>
        <w:rPr>
          <w:rFonts w:asciiTheme="majorBidi" w:hAnsiTheme="majorBidi" w:cstheme="majorBidi"/>
          <w:color w:val="9F4110" w:themeColor="accent2" w:themeShade="BF"/>
          <w:sz w:val="22"/>
          <w:szCs w:val="22"/>
        </w:rPr>
      </w:pPr>
    </w:p>
    <w:sectPr w:rsidR="00162EA4" w:rsidRPr="005A405E" w:rsidSect="00723367">
      <w:headerReference w:type="even" r:id="rId23"/>
      <w:headerReference w:type="default" r:id="rId24"/>
      <w:footerReference w:type="even" r:id="rId25"/>
      <w:footerReference w:type="default" r:id="rId26"/>
      <w:headerReference w:type="first" r:id="rId27"/>
      <w:footerReference w:type="first" r:id="rId28"/>
      <w:pgSz w:w="11906" w:h="16838"/>
      <w:pgMar w:top="720" w:right="720" w:bottom="720" w:left="720" w:header="708" w:footer="708" w:gutter="0"/>
      <w:cols w:space="708"/>
      <w:docGrid w:linePitch="360"/>
      <w:sectPrChange w:id="1108" w:author="Mohanad Alemam" w:date="2026-07-06T11:35:00Z" w16du:dateUtc="2026-07-06T10:35:00Z">
        <w:sectPr w:rsidR="00162EA4" w:rsidRPr="005A405E" w:rsidSect="00723367">
          <w:pgMar w:top="1440" w:right="1080" w:bottom="1440" w:left="993" w:header="708" w:footer="708"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Mohanad Alemam" w:date="2026-02-16T10:55:00Z" w:initials="MA">
    <w:p w14:paraId="4BBCA7E4" w14:textId="77777777" w:rsidR="00585461" w:rsidRDefault="00585461" w:rsidP="00585461">
      <w:pPr>
        <w:pStyle w:val="CommentText"/>
      </w:pPr>
      <w:r>
        <w:rPr>
          <w:rStyle w:val="CommentReference"/>
        </w:rPr>
        <w:annotationRef/>
      </w:r>
      <w:r>
        <w:rPr>
          <w:lang w:val="en-US"/>
        </w:rPr>
        <w:t>read</w:t>
      </w:r>
    </w:p>
  </w:comment>
  <w:comment w:id="601" w:author="Mohanad Alemam" w:date="2026-07-06T11:30:00Z" w:initials="MA">
    <w:p w14:paraId="33D9539C" w14:textId="77777777" w:rsidR="004A3253" w:rsidRDefault="004A3253" w:rsidP="004A3253">
      <w:pPr>
        <w:pStyle w:val="CommentText"/>
      </w:pPr>
      <w:r>
        <w:rPr>
          <w:rStyle w:val="CommentReference"/>
        </w:rPr>
        <w:annotationRef/>
      </w:r>
      <w:r>
        <w:rPr>
          <w:lang w:val="en-US"/>
        </w:rPr>
        <w:t>here</w:t>
      </w:r>
    </w:p>
  </w:comment>
  <w:comment w:id="737" w:author="Mohanad Alemam" w:date="2026-07-06T11:36:00Z" w:initials="MA">
    <w:p w14:paraId="745B0FA8" w14:textId="77777777" w:rsidR="00723367" w:rsidRDefault="00723367" w:rsidP="00723367">
      <w:pPr>
        <w:pStyle w:val="CommentText"/>
      </w:pPr>
      <w:r>
        <w:rPr>
          <w:rStyle w:val="CommentReference"/>
        </w:rPr>
        <w:annotationRef/>
      </w:r>
      <w:r>
        <w:rPr>
          <w:lang w:val="en-US"/>
        </w:rPr>
        <w: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BCA7E4" w15:done="0"/>
  <w15:commentEx w15:paraId="33D9539C" w15:done="0"/>
  <w15:commentEx w15:paraId="745B0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246A04" w16cex:dateUtc="2026-02-16T10:55:00Z"/>
  <w16cex:commentExtensible w16cex:durableId="3798F45C" w16cex:dateUtc="2026-07-06T10:30:00Z"/>
  <w16cex:commentExtensible w16cex:durableId="78460D75" w16cex:dateUtc="2026-07-06T10: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BCA7E4" w16cid:durableId="39246A04"/>
  <w16cid:commentId w16cid:paraId="33D9539C" w16cid:durableId="3798F45C"/>
  <w16cid:commentId w16cid:paraId="745B0FA8" w16cid:durableId="78460D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69361" w14:textId="77777777" w:rsidR="00256D26" w:rsidRDefault="00256D26" w:rsidP="001F1BC3">
      <w:pPr>
        <w:spacing w:after="0" w:line="240" w:lineRule="auto"/>
      </w:pPr>
      <w:r>
        <w:separator/>
      </w:r>
    </w:p>
  </w:endnote>
  <w:endnote w:type="continuationSeparator" w:id="0">
    <w:p w14:paraId="10B05FBB" w14:textId="77777777" w:rsidR="00256D26" w:rsidRDefault="00256D26" w:rsidP="001F1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F21F6" w14:textId="77777777" w:rsidR="00FD4242" w:rsidRDefault="00FD4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F2C2" w14:textId="77777777" w:rsidR="001F1BC3" w:rsidRPr="001F1BC3" w:rsidRDefault="001F1BC3">
    <w:pPr>
      <w:tabs>
        <w:tab w:val="center" w:pos="4550"/>
        <w:tab w:val="left" w:pos="5818"/>
      </w:tabs>
      <w:ind w:right="260"/>
      <w:jc w:val="right"/>
      <w:rPr>
        <w:rFonts w:asciiTheme="majorBidi" w:hAnsiTheme="majorBidi" w:cstheme="majorBidi"/>
        <w:color w:val="191919" w:themeColor="text2" w:themeShade="80"/>
        <w:sz w:val="16"/>
        <w:szCs w:val="16"/>
      </w:rPr>
    </w:pPr>
    <w:r w:rsidRPr="001F1BC3">
      <w:rPr>
        <w:rFonts w:asciiTheme="majorBidi" w:hAnsiTheme="majorBidi" w:cstheme="majorBidi"/>
        <w:color w:val="848484" w:themeColor="text2" w:themeTint="99"/>
        <w:spacing w:val="60"/>
        <w:sz w:val="16"/>
        <w:szCs w:val="16"/>
      </w:rPr>
      <w:t>Page</w:t>
    </w:r>
    <w:r w:rsidRPr="001F1BC3">
      <w:rPr>
        <w:rFonts w:asciiTheme="majorBidi" w:hAnsiTheme="majorBidi" w:cstheme="majorBidi"/>
        <w:color w:val="848484" w:themeColor="text2" w:themeTint="99"/>
        <w:sz w:val="16"/>
        <w:szCs w:val="16"/>
      </w:rPr>
      <w:t xml:space="preserve"> </w:t>
    </w:r>
    <w:r w:rsidRPr="001F1BC3">
      <w:rPr>
        <w:rFonts w:asciiTheme="majorBidi" w:hAnsiTheme="majorBidi" w:cstheme="majorBidi"/>
        <w:color w:val="252525" w:themeColor="text2" w:themeShade="BF"/>
        <w:sz w:val="16"/>
        <w:szCs w:val="16"/>
      </w:rPr>
      <w:fldChar w:fldCharType="begin"/>
    </w:r>
    <w:r w:rsidRPr="001F1BC3">
      <w:rPr>
        <w:rFonts w:asciiTheme="majorBidi" w:hAnsiTheme="majorBidi" w:cstheme="majorBidi"/>
        <w:color w:val="252525" w:themeColor="text2" w:themeShade="BF"/>
        <w:sz w:val="16"/>
        <w:szCs w:val="16"/>
      </w:rPr>
      <w:instrText>PAGE   \* MERGEFORMAT</w:instrText>
    </w:r>
    <w:r w:rsidRPr="001F1BC3">
      <w:rPr>
        <w:rFonts w:asciiTheme="majorBidi" w:hAnsiTheme="majorBidi" w:cstheme="majorBidi"/>
        <w:color w:val="252525" w:themeColor="text2" w:themeShade="BF"/>
        <w:sz w:val="16"/>
        <w:szCs w:val="16"/>
      </w:rPr>
      <w:fldChar w:fldCharType="separate"/>
    </w:r>
    <w:r w:rsidRPr="001F1BC3">
      <w:rPr>
        <w:rFonts w:asciiTheme="majorBidi" w:hAnsiTheme="majorBidi" w:cstheme="majorBidi"/>
        <w:color w:val="252525" w:themeColor="text2" w:themeShade="BF"/>
        <w:sz w:val="16"/>
        <w:szCs w:val="16"/>
      </w:rPr>
      <w:t>1</w:t>
    </w:r>
    <w:r w:rsidRPr="001F1BC3">
      <w:rPr>
        <w:rFonts w:asciiTheme="majorBidi" w:hAnsiTheme="majorBidi" w:cstheme="majorBidi"/>
        <w:color w:val="252525" w:themeColor="text2" w:themeShade="BF"/>
        <w:sz w:val="16"/>
        <w:szCs w:val="16"/>
      </w:rPr>
      <w:fldChar w:fldCharType="end"/>
    </w:r>
    <w:r w:rsidRPr="001F1BC3">
      <w:rPr>
        <w:rFonts w:asciiTheme="majorBidi" w:hAnsiTheme="majorBidi" w:cstheme="majorBidi"/>
        <w:color w:val="252525" w:themeColor="text2" w:themeShade="BF"/>
        <w:sz w:val="16"/>
        <w:szCs w:val="16"/>
      </w:rPr>
      <w:t xml:space="preserve"> | </w:t>
    </w:r>
    <w:r w:rsidRPr="001F1BC3">
      <w:rPr>
        <w:rFonts w:asciiTheme="majorBidi" w:hAnsiTheme="majorBidi" w:cstheme="majorBidi"/>
        <w:color w:val="252525" w:themeColor="text2" w:themeShade="BF"/>
        <w:sz w:val="16"/>
        <w:szCs w:val="16"/>
      </w:rPr>
      <w:fldChar w:fldCharType="begin"/>
    </w:r>
    <w:r w:rsidRPr="001F1BC3">
      <w:rPr>
        <w:rFonts w:asciiTheme="majorBidi" w:hAnsiTheme="majorBidi" w:cstheme="majorBidi"/>
        <w:color w:val="252525" w:themeColor="text2" w:themeShade="BF"/>
        <w:sz w:val="16"/>
        <w:szCs w:val="16"/>
      </w:rPr>
      <w:instrText>NUMPAGES  \* Arabic  \* MERGEFORMAT</w:instrText>
    </w:r>
    <w:r w:rsidRPr="001F1BC3">
      <w:rPr>
        <w:rFonts w:asciiTheme="majorBidi" w:hAnsiTheme="majorBidi" w:cstheme="majorBidi"/>
        <w:color w:val="252525" w:themeColor="text2" w:themeShade="BF"/>
        <w:sz w:val="16"/>
        <w:szCs w:val="16"/>
      </w:rPr>
      <w:fldChar w:fldCharType="separate"/>
    </w:r>
    <w:r w:rsidRPr="001F1BC3">
      <w:rPr>
        <w:rFonts w:asciiTheme="majorBidi" w:hAnsiTheme="majorBidi" w:cstheme="majorBidi"/>
        <w:color w:val="252525" w:themeColor="text2" w:themeShade="BF"/>
        <w:sz w:val="16"/>
        <w:szCs w:val="16"/>
      </w:rPr>
      <w:t>1</w:t>
    </w:r>
    <w:r w:rsidRPr="001F1BC3">
      <w:rPr>
        <w:rFonts w:asciiTheme="majorBidi" w:hAnsiTheme="majorBidi" w:cstheme="majorBidi"/>
        <w:color w:val="252525" w:themeColor="text2" w:themeShade="BF"/>
        <w:sz w:val="16"/>
        <w:szCs w:val="16"/>
      </w:rPr>
      <w:fldChar w:fldCharType="end"/>
    </w:r>
  </w:p>
  <w:p w14:paraId="5926A76E" w14:textId="77777777" w:rsidR="001F1BC3" w:rsidRDefault="001F1B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8402D" w14:textId="77777777" w:rsidR="00FD4242" w:rsidRDefault="00FD4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1245" w14:textId="77777777" w:rsidR="00256D26" w:rsidRDefault="00256D26" w:rsidP="001F1BC3">
      <w:pPr>
        <w:spacing w:after="0" w:line="240" w:lineRule="auto"/>
      </w:pPr>
      <w:r>
        <w:separator/>
      </w:r>
    </w:p>
  </w:footnote>
  <w:footnote w:type="continuationSeparator" w:id="0">
    <w:p w14:paraId="29848300" w14:textId="77777777" w:rsidR="00256D26" w:rsidRDefault="00256D26" w:rsidP="001F1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A2826" w14:textId="77777777" w:rsidR="00FD4242" w:rsidRDefault="00FD4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270D" w14:textId="3E485A9D" w:rsidR="00FD4242" w:rsidRDefault="00FD42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ADB5" w14:textId="77777777" w:rsidR="00FD4242" w:rsidRDefault="00FD4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8D3513"/>
    <w:multiLevelType w:val="hybridMultilevel"/>
    <w:tmpl w:val="AF92FC90"/>
    <w:lvl w:ilvl="0" w:tplc="0809001B">
      <w:start w:val="1"/>
      <w:numFmt w:val="lowerRoman"/>
      <w:lvlText w:val="%1."/>
      <w:lvlJc w:val="righ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1F0716B"/>
    <w:multiLevelType w:val="hybridMultilevel"/>
    <w:tmpl w:val="E0803754"/>
    <w:lvl w:ilvl="0" w:tplc="A6E06E88">
      <w:start w:val="1"/>
      <w:numFmt w:val="bullet"/>
      <w:lvlText w:val=""/>
      <w:lvlJc w:val="left"/>
      <w:pPr>
        <w:ind w:left="1080" w:hanging="360"/>
      </w:pPr>
      <w:rPr>
        <w:rFonts w:ascii="Symbol" w:hAnsi="Symbol"/>
      </w:rPr>
    </w:lvl>
    <w:lvl w:ilvl="1" w:tplc="EAF8B4C8">
      <w:start w:val="1"/>
      <w:numFmt w:val="bullet"/>
      <w:lvlText w:val=""/>
      <w:lvlJc w:val="left"/>
      <w:pPr>
        <w:ind w:left="1440" w:hanging="360"/>
      </w:pPr>
      <w:rPr>
        <w:rFonts w:ascii="Symbol" w:hAnsi="Symbol"/>
      </w:rPr>
    </w:lvl>
    <w:lvl w:ilvl="2" w:tplc="21EE15CA">
      <w:start w:val="1"/>
      <w:numFmt w:val="bullet"/>
      <w:lvlText w:val=""/>
      <w:lvlJc w:val="left"/>
      <w:pPr>
        <w:ind w:left="1080" w:hanging="360"/>
      </w:pPr>
      <w:rPr>
        <w:rFonts w:ascii="Symbol" w:hAnsi="Symbol"/>
      </w:rPr>
    </w:lvl>
    <w:lvl w:ilvl="3" w:tplc="40D0DF98">
      <w:start w:val="1"/>
      <w:numFmt w:val="bullet"/>
      <w:lvlText w:val=""/>
      <w:lvlJc w:val="left"/>
      <w:pPr>
        <w:ind w:left="1080" w:hanging="360"/>
      </w:pPr>
      <w:rPr>
        <w:rFonts w:ascii="Symbol" w:hAnsi="Symbol"/>
      </w:rPr>
    </w:lvl>
    <w:lvl w:ilvl="4" w:tplc="4A76FEFA">
      <w:start w:val="1"/>
      <w:numFmt w:val="bullet"/>
      <w:lvlText w:val=""/>
      <w:lvlJc w:val="left"/>
      <w:pPr>
        <w:ind w:left="1080" w:hanging="360"/>
      </w:pPr>
      <w:rPr>
        <w:rFonts w:ascii="Symbol" w:hAnsi="Symbol"/>
      </w:rPr>
    </w:lvl>
    <w:lvl w:ilvl="5" w:tplc="421EE276">
      <w:start w:val="1"/>
      <w:numFmt w:val="bullet"/>
      <w:lvlText w:val=""/>
      <w:lvlJc w:val="left"/>
      <w:pPr>
        <w:ind w:left="1080" w:hanging="360"/>
      </w:pPr>
      <w:rPr>
        <w:rFonts w:ascii="Symbol" w:hAnsi="Symbol"/>
      </w:rPr>
    </w:lvl>
    <w:lvl w:ilvl="6" w:tplc="58701AC6">
      <w:start w:val="1"/>
      <w:numFmt w:val="bullet"/>
      <w:lvlText w:val=""/>
      <w:lvlJc w:val="left"/>
      <w:pPr>
        <w:ind w:left="1080" w:hanging="360"/>
      </w:pPr>
      <w:rPr>
        <w:rFonts w:ascii="Symbol" w:hAnsi="Symbol"/>
      </w:rPr>
    </w:lvl>
    <w:lvl w:ilvl="7" w:tplc="6D64FA10">
      <w:start w:val="1"/>
      <w:numFmt w:val="bullet"/>
      <w:lvlText w:val=""/>
      <w:lvlJc w:val="left"/>
      <w:pPr>
        <w:ind w:left="1080" w:hanging="360"/>
      </w:pPr>
      <w:rPr>
        <w:rFonts w:ascii="Symbol" w:hAnsi="Symbol"/>
      </w:rPr>
    </w:lvl>
    <w:lvl w:ilvl="8" w:tplc="C2E8E648">
      <w:start w:val="1"/>
      <w:numFmt w:val="bullet"/>
      <w:lvlText w:val=""/>
      <w:lvlJc w:val="left"/>
      <w:pPr>
        <w:ind w:left="1080" w:hanging="360"/>
      </w:pPr>
      <w:rPr>
        <w:rFonts w:ascii="Symbol" w:hAnsi="Symbol"/>
      </w:rPr>
    </w:lvl>
  </w:abstractNum>
  <w:abstractNum w:abstractNumId="2" w15:restartNumberingAfterBreak="0">
    <w:nsid w:val="04445C5B"/>
    <w:multiLevelType w:val="hybridMultilevel"/>
    <w:tmpl w:val="B99AD300"/>
    <w:lvl w:ilvl="0" w:tplc="58760690">
      <w:start w:val="1"/>
      <w:numFmt w:val="bullet"/>
      <w:lvlText w:val=""/>
      <w:lvlJc w:val="left"/>
      <w:pPr>
        <w:ind w:left="1080" w:hanging="360"/>
      </w:pPr>
      <w:rPr>
        <w:rFonts w:ascii="Symbol" w:hAnsi="Symbol"/>
      </w:rPr>
    </w:lvl>
    <w:lvl w:ilvl="1" w:tplc="FF04D39C">
      <w:start w:val="1"/>
      <w:numFmt w:val="bullet"/>
      <w:lvlText w:val=""/>
      <w:lvlJc w:val="left"/>
      <w:pPr>
        <w:ind w:left="1080" w:hanging="360"/>
      </w:pPr>
      <w:rPr>
        <w:rFonts w:ascii="Symbol" w:hAnsi="Symbol"/>
      </w:rPr>
    </w:lvl>
    <w:lvl w:ilvl="2" w:tplc="B7A02B7A">
      <w:start w:val="1"/>
      <w:numFmt w:val="bullet"/>
      <w:lvlText w:val=""/>
      <w:lvlJc w:val="left"/>
      <w:pPr>
        <w:ind w:left="1080" w:hanging="360"/>
      </w:pPr>
      <w:rPr>
        <w:rFonts w:ascii="Symbol" w:hAnsi="Symbol"/>
      </w:rPr>
    </w:lvl>
    <w:lvl w:ilvl="3" w:tplc="3A7C0EA0">
      <w:start w:val="1"/>
      <w:numFmt w:val="bullet"/>
      <w:lvlText w:val=""/>
      <w:lvlJc w:val="left"/>
      <w:pPr>
        <w:ind w:left="1080" w:hanging="360"/>
      </w:pPr>
      <w:rPr>
        <w:rFonts w:ascii="Symbol" w:hAnsi="Symbol"/>
      </w:rPr>
    </w:lvl>
    <w:lvl w:ilvl="4" w:tplc="703415E2">
      <w:start w:val="1"/>
      <w:numFmt w:val="bullet"/>
      <w:lvlText w:val=""/>
      <w:lvlJc w:val="left"/>
      <w:pPr>
        <w:ind w:left="1080" w:hanging="360"/>
      </w:pPr>
      <w:rPr>
        <w:rFonts w:ascii="Symbol" w:hAnsi="Symbol"/>
      </w:rPr>
    </w:lvl>
    <w:lvl w:ilvl="5" w:tplc="07522896">
      <w:start w:val="1"/>
      <w:numFmt w:val="bullet"/>
      <w:lvlText w:val=""/>
      <w:lvlJc w:val="left"/>
      <w:pPr>
        <w:ind w:left="1080" w:hanging="360"/>
      </w:pPr>
      <w:rPr>
        <w:rFonts w:ascii="Symbol" w:hAnsi="Symbol"/>
      </w:rPr>
    </w:lvl>
    <w:lvl w:ilvl="6" w:tplc="4C64F76A">
      <w:start w:val="1"/>
      <w:numFmt w:val="bullet"/>
      <w:lvlText w:val=""/>
      <w:lvlJc w:val="left"/>
      <w:pPr>
        <w:ind w:left="1080" w:hanging="360"/>
      </w:pPr>
      <w:rPr>
        <w:rFonts w:ascii="Symbol" w:hAnsi="Symbol"/>
      </w:rPr>
    </w:lvl>
    <w:lvl w:ilvl="7" w:tplc="21C28B44">
      <w:start w:val="1"/>
      <w:numFmt w:val="bullet"/>
      <w:lvlText w:val=""/>
      <w:lvlJc w:val="left"/>
      <w:pPr>
        <w:ind w:left="1080" w:hanging="360"/>
      </w:pPr>
      <w:rPr>
        <w:rFonts w:ascii="Symbol" w:hAnsi="Symbol"/>
      </w:rPr>
    </w:lvl>
    <w:lvl w:ilvl="8" w:tplc="18C48D9A">
      <w:start w:val="1"/>
      <w:numFmt w:val="bullet"/>
      <w:lvlText w:val=""/>
      <w:lvlJc w:val="left"/>
      <w:pPr>
        <w:ind w:left="1080" w:hanging="360"/>
      </w:pPr>
      <w:rPr>
        <w:rFonts w:ascii="Symbol" w:hAnsi="Symbol"/>
      </w:rPr>
    </w:lvl>
  </w:abstractNum>
  <w:abstractNum w:abstractNumId="3" w15:restartNumberingAfterBreak="0">
    <w:nsid w:val="09BB6DDB"/>
    <w:multiLevelType w:val="hybridMultilevel"/>
    <w:tmpl w:val="980435DC"/>
    <w:lvl w:ilvl="0" w:tplc="25D60150">
      <w:numFmt w:val="bullet"/>
      <w:lvlText w:val="-"/>
      <w:lvlJc w:val="left"/>
      <w:pPr>
        <w:ind w:left="720" w:hanging="360"/>
      </w:pPr>
      <w:rPr>
        <w:rFonts w:ascii="Times New Roman" w:eastAsiaTheme="minorHAnsi" w:hAnsi="Times New Roman" w:cs="Times New Roman" w:hint="default"/>
        <w:b/>
        <w:u w:val="singl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8B2116"/>
    <w:multiLevelType w:val="hybridMultilevel"/>
    <w:tmpl w:val="DD549252"/>
    <w:lvl w:ilvl="0" w:tplc="08090003">
      <w:start w:val="1"/>
      <w:numFmt w:val="bullet"/>
      <w:lvlText w:val="o"/>
      <w:lvlJc w:val="left"/>
      <w:pPr>
        <w:ind w:left="786" w:hanging="360"/>
      </w:pPr>
      <w:rPr>
        <w:rFonts w:ascii="Courier New" w:hAnsi="Courier New" w:cs="Courier New"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 w15:restartNumberingAfterBreak="0">
    <w:nsid w:val="0AC602D2"/>
    <w:multiLevelType w:val="hybridMultilevel"/>
    <w:tmpl w:val="E0B2C57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643F16"/>
    <w:multiLevelType w:val="hybridMultilevel"/>
    <w:tmpl w:val="CED66642"/>
    <w:lvl w:ilvl="0" w:tplc="917CC42C">
      <w:start w:val="1"/>
      <w:numFmt w:val="bullet"/>
      <w:lvlText w:val=""/>
      <w:lvlJc w:val="left"/>
      <w:pPr>
        <w:ind w:left="720" w:hanging="360"/>
      </w:pPr>
      <w:rPr>
        <w:rFonts w:ascii="Symbol" w:hAnsi="Symbol"/>
      </w:rPr>
    </w:lvl>
    <w:lvl w:ilvl="1" w:tplc="6D642E48">
      <w:start w:val="1"/>
      <w:numFmt w:val="bullet"/>
      <w:lvlText w:val=""/>
      <w:lvlJc w:val="left"/>
      <w:pPr>
        <w:ind w:left="720" w:hanging="360"/>
      </w:pPr>
      <w:rPr>
        <w:rFonts w:ascii="Symbol" w:hAnsi="Symbol"/>
      </w:rPr>
    </w:lvl>
    <w:lvl w:ilvl="2" w:tplc="C7025190">
      <w:start w:val="1"/>
      <w:numFmt w:val="bullet"/>
      <w:lvlText w:val=""/>
      <w:lvlJc w:val="left"/>
      <w:pPr>
        <w:ind w:left="720" w:hanging="360"/>
      </w:pPr>
      <w:rPr>
        <w:rFonts w:ascii="Symbol" w:hAnsi="Symbol"/>
      </w:rPr>
    </w:lvl>
    <w:lvl w:ilvl="3" w:tplc="9692E106">
      <w:start w:val="1"/>
      <w:numFmt w:val="bullet"/>
      <w:lvlText w:val=""/>
      <w:lvlJc w:val="left"/>
      <w:pPr>
        <w:ind w:left="720" w:hanging="360"/>
      </w:pPr>
      <w:rPr>
        <w:rFonts w:ascii="Symbol" w:hAnsi="Symbol"/>
      </w:rPr>
    </w:lvl>
    <w:lvl w:ilvl="4" w:tplc="321A93F8">
      <w:start w:val="1"/>
      <w:numFmt w:val="bullet"/>
      <w:lvlText w:val=""/>
      <w:lvlJc w:val="left"/>
      <w:pPr>
        <w:ind w:left="720" w:hanging="360"/>
      </w:pPr>
      <w:rPr>
        <w:rFonts w:ascii="Symbol" w:hAnsi="Symbol"/>
      </w:rPr>
    </w:lvl>
    <w:lvl w:ilvl="5" w:tplc="F7CAA7EA">
      <w:start w:val="1"/>
      <w:numFmt w:val="bullet"/>
      <w:lvlText w:val=""/>
      <w:lvlJc w:val="left"/>
      <w:pPr>
        <w:ind w:left="720" w:hanging="360"/>
      </w:pPr>
      <w:rPr>
        <w:rFonts w:ascii="Symbol" w:hAnsi="Symbol"/>
      </w:rPr>
    </w:lvl>
    <w:lvl w:ilvl="6" w:tplc="64D22D18">
      <w:start w:val="1"/>
      <w:numFmt w:val="bullet"/>
      <w:lvlText w:val=""/>
      <w:lvlJc w:val="left"/>
      <w:pPr>
        <w:ind w:left="720" w:hanging="360"/>
      </w:pPr>
      <w:rPr>
        <w:rFonts w:ascii="Symbol" w:hAnsi="Symbol"/>
      </w:rPr>
    </w:lvl>
    <w:lvl w:ilvl="7" w:tplc="56D803A4">
      <w:start w:val="1"/>
      <w:numFmt w:val="bullet"/>
      <w:lvlText w:val=""/>
      <w:lvlJc w:val="left"/>
      <w:pPr>
        <w:ind w:left="720" w:hanging="360"/>
      </w:pPr>
      <w:rPr>
        <w:rFonts w:ascii="Symbol" w:hAnsi="Symbol"/>
      </w:rPr>
    </w:lvl>
    <w:lvl w:ilvl="8" w:tplc="F3547A8C">
      <w:start w:val="1"/>
      <w:numFmt w:val="bullet"/>
      <w:lvlText w:val=""/>
      <w:lvlJc w:val="left"/>
      <w:pPr>
        <w:ind w:left="720" w:hanging="360"/>
      </w:pPr>
      <w:rPr>
        <w:rFonts w:ascii="Symbol" w:hAnsi="Symbol"/>
      </w:rPr>
    </w:lvl>
  </w:abstractNum>
  <w:abstractNum w:abstractNumId="7" w15:restartNumberingAfterBreak="0">
    <w:nsid w:val="0BA14F69"/>
    <w:multiLevelType w:val="hybridMultilevel"/>
    <w:tmpl w:val="898A07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D5D67E2"/>
    <w:multiLevelType w:val="hybridMultilevel"/>
    <w:tmpl w:val="24B46DA6"/>
    <w:lvl w:ilvl="0" w:tplc="D16002DE">
      <w:start w:val="1"/>
      <w:numFmt w:val="bullet"/>
      <w:lvlText w:val=""/>
      <w:lvlJc w:val="left"/>
      <w:pPr>
        <w:ind w:left="720" w:hanging="360"/>
      </w:pPr>
      <w:rPr>
        <w:rFonts w:ascii="Symbol" w:hAnsi="Symbol"/>
      </w:rPr>
    </w:lvl>
    <w:lvl w:ilvl="1" w:tplc="38A45C4E">
      <w:start w:val="1"/>
      <w:numFmt w:val="bullet"/>
      <w:lvlText w:val=""/>
      <w:lvlJc w:val="left"/>
      <w:pPr>
        <w:ind w:left="720" w:hanging="360"/>
      </w:pPr>
      <w:rPr>
        <w:rFonts w:ascii="Symbol" w:hAnsi="Symbol"/>
      </w:rPr>
    </w:lvl>
    <w:lvl w:ilvl="2" w:tplc="6F14CCFE">
      <w:start w:val="1"/>
      <w:numFmt w:val="bullet"/>
      <w:lvlText w:val=""/>
      <w:lvlJc w:val="left"/>
      <w:pPr>
        <w:ind w:left="720" w:hanging="360"/>
      </w:pPr>
      <w:rPr>
        <w:rFonts w:ascii="Symbol" w:hAnsi="Symbol"/>
      </w:rPr>
    </w:lvl>
    <w:lvl w:ilvl="3" w:tplc="C2DCEA28">
      <w:start w:val="1"/>
      <w:numFmt w:val="bullet"/>
      <w:lvlText w:val=""/>
      <w:lvlJc w:val="left"/>
      <w:pPr>
        <w:ind w:left="720" w:hanging="360"/>
      </w:pPr>
      <w:rPr>
        <w:rFonts w:ascii="Symbol" w:hAnsi="Symbol"/>
      </w:rPr>
    </w:lvl>
    <w:lvl w:ilvl="4" w:tplc="A67A1CB4">
      <w:start w:val="1"/>
      <w:numFmt w:val="bullet"/>
      <w:lvlText w:val=""/>
      <w:lvlJc w:val="left"/>
      <w:pPr>
        <w:ind w:left="720" w:hanging="360"/>
      </w:pPr>
      <w:rPr>
        <w:rFonts w:ascii="Symbol" w:hAnsi="Symbol"/>
      </w:rPr>
    </w:lvl>
    <w:lvl w:ilvl="5" w:tplc="88409766">
      <w:start w:val="1"/>
      <w:numFmt w:val="bullet"/>
      <w:lvlText w:val=""/>
      <w:lvlJc w:val="left"/>
      <w:pPr>
        <w:ind w:left="720" w:hanging="360"/>
      </w:pPr>
      <w:rPr>
        <w:rFonts w:ascii="Symbol" w:hAnsi="Symbol"/>
      </w:rPr>
    </w:lvl>
    <w:lvl w:ilvl="6" w:tplc="97EA5A4A">
      <w:start w:val="1"/>
      <w:numFmt w:val="bullet"/>
      <w:lvlText w:val=""/>
      <w:lvlJc w:val="left"/>
      <w:pPr>
        <w:ind w:left="720" w:hanging="360"/>
      </w:pPr>
      <w:rPr>
        <w:rFonts w:ascii="Symbol" w:hAnsi="Symbol"/>
      </w:rPr>
    </w:lvl>
    <w:lvl w:ilvl="7" w:tplc="3712F46C">
      <w:start w:val="1"/>
      <w:numFmt w:val="bullet"/>
      <w:lvlText w:val=""/>
      <w:lvlJc w:val="left"/>
      <w:pPr>
        <w:ind w:left="720" w:hanging="360"/>
      </w:pPr>
      <w:rPr>
        <w:rFonts w:ascii="Symbol" w:hAnsi="Symbol"/>
      </w:rPr>
    </w:lvl>
    <w:lvl w:ilvl="8" w:tplc="77CC4B52">
      <w:start w:val="1"/>
      <w:numFmt w:val="bullet"/>
      <w:lvlText w:val=""/>
      <w:lvlJc w:val="left"/>
      <w:pPr>
        <w:ind w:left="720" w:hanging="360"/>
      </w:pPr>
      <w:rPr>
        <w:rFonts w:ascii="Symbol" w:hAnsi="Symbol"/>
      </w:rPr>
    </w:lvl>
  </w:abstractNum>
  <w:abstractNum w:abstractNumId="9" w15:restartNumberingAfterBreak="0">
    <w:nsid w:val="0D5E7A1E"/>
    <w:multiLevelType w:val="hybridMultilevel"/>
    <w:tmpl w:val="F9CA71EE"/>
    <w:lvl w:ilvl="0" w:tplc="08090003">
      <w:start w:val="1"/>
      <w:numFmt w:val="bullet"/>
      <w:lvlText w:val="o"/>
      <w:lvlJc w:val="left"/>
      <w:pPr>
        <w:ind w:left="1070" w:hanging="360"/>
      </w:pPr>
      <w:rPr>
        <w:rFonts w:ascii="Courier New" w:hAnsi="Courier New" w:cs="Courier New" w:hint="default"/>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10" w15:restartNumberingAfterBreak="0">
    <w:nsid w:val="0F4A33F1"/>
    <w:multiLevelType w:val="hybridMultilevel"/>
    <w:tmpl w:val="C576F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099697D"/>
    <w:multiLevelType w:val="hybridMultilevel"/>
    <w:tmpl w:val="8F5E8BA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4F4E81"/>
    <w:multiLevelType w:val="hybridMultilevel"/>
    <w:tmpl w:val="BBE837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4064AE"/>
    <w:multiLevelType w:val="hybridMultilevel"/>
    <w:tmpl w:val="4752A778"/>
    <w:lvl w:ilvl="0" w:tplc="DCB828A2">
      <w:start w:val="39"/>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63942F8"/>
    <w:multiLevelType w:val="hybridMultilevel"/>
    <w:tmpl w:val="67DA9A78"/>
    <w:lvl w:ilvl="0" w:tplc="1658842E">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13627E"/>
    <w:multiLevelType w:val="hybridMultilevel"/>
    <w:tmpl w:val="2D8240C6"/>
    <w:lvl w:ilvl="0" w:tplc="7DEC3F5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EED1AA6"/>
    <w:multiLevelType w:val="hybridMultilevel"/>
    <w:tmpl w:val="2870B5AA"/>
    <w:lvl w:ilvl="0" w:tplc="DACA2AC2">
      <w:start w:val="1"/>
      <w:numFmt w:val="bullet"/>
      <w:lvlText w:val=""/>
      <w:lvlJc w:val="left"/>
      <w:pPr>
        <w:ind w:left="720" w:hanging="360"/>
      </w:pPr>
      <w:rPr>
        <w:rFonts w:ascii="Symbol" w:hAnsi="Symbol"/>
      </w:rPr>
    </w:lvl>
    <w:lvl w:ilvl="1" w:tplc="B2CA9878">
      <w:start w:val="1"/>
      <w:numFmt w:val="bullet"/>
      <w:lvlText w:val=""/>
      <w:lvlJc w:val="left"/>
      <w:pPr>
        <w:ind w:left="720" w:hanging="360"/>
      </w:pPr>
      <w:rPr>
        <w:rFonts w:ascii="Symbol" w:hAnsi="Symbol"/>
      </w:rPr>
    </w:lvl>
    <w:lvl w:ilvl="2" w:tplc="CF966996">
      <w:start w:val="1"/>
      <w:numFmt w:val="bullet"/>
      <w:lvlText w:val=""/>
      <w:lvlJc w:val="left"/>
      <w:pPr>
        <w:ind w:left="720" w:hanging="360"/>
      </w:pPr>
      <w:rPr>
        <w:rFonts w:ascii="Symbol" w:hAnsi="Symbol"/>
      </w:rPr>
    </w:lvl>
    <w:lvl w:ilvl="3" w:tplc="1BFE573C">
      <w:start w:val="1"/>
      <w:numFmt w:val="bullet"/>
      <w:lvlText w:val=""/>
      <w:lvlJc w:val="left"/>
      <w:pPr>
        <w:ind w:left="720" w:hanging="360"/>
      </w:pPr>
      <w:rPr>
        <w:rFonts w:ascii="Symbol" w:hAnsi="Symbol"/>
      </w:rPr>
    </w:lvl>
    <w:lvl w:ilvl="4" w:tplc="03A40032">
      <w:start w:val="1"/>
      <w:numFmt w:val="bullet"/>
      <w:lvlText w:val=""/>
      <w:lvlJc w:val="left"/>
      <w:pPr>
        <w:ind w:left="720" w:hanging="360"/>
      </w:pPr>
      <w:rPr>
        <w:rFonts w:ascii="Symbol" w:hAnsi="Symbol"/>
      </w:rPr>
    </w:lvl>
    <w:lvl w:ilvl="5" w:tplc="FDDEBD46">
      <w:start w:val="1"/>
      <w:numFmt w:val="bullet"/>
      <w:lvlText w:val=""/>
      <w:lvlJc w:val="left"/>
      <w:pPr>
        <w:ind w:left="720" w:hanging="360"/>
      </w:pPr>
      <w:rPr>
        <w:rFonts w:ascii="Symbol" w:hAnsi="Symbol"/>
      </w:rPr>
    </w:lvl>
    <w:lvl w:ilvl="6" w:tplc="AFE80774">
      <w:start w:val="1"/>
      <w:numFmt w:val="bullet"/>
      <w:lvlText w:val=""/>
      <w:lvlJc w:val="left"/>
      <w:pPr>
        <w:ind w:left="720" w:hanging="360"/>
      </w:pPr>
      <w:rPr>
        <w:rFonts w:ascii="Symbol" w:hAnsi="Symbol"/>
      </w:rPr>
    </w:lvl>
    <w:lvl w:ilvl="7" w:tplc="26AE3C6A">
      <w:start w:val="1"/>
      <w:numFmt w:val="bullet"/>
      <w:lvlText w:val=""/>
      <w:lvlJc w:val="left"/>
      <w:pPr>
        <w:ind w:left="720" w:hanging="360"/>
      </w:pPr>
      <w:rPr>
        <w:rFonts w:ascii="Symbol" w:hAnsi="Symbol"/>
      </w:rPr>
    </w:lvl>
    <w:lvl w:ilvl="8" w:tplc="3840408C">
      <w:start w:val="1"/>
      <w:numFmt w:val="bullet"/>
      <w:lvlText w:val=""/>
      <w:lvlJc w:val="left"/>
      <w:pPr>
        <w:ind w:left="720" w:hanging="360"/>
      </w:pPr>
      <w:rPr>
        <w:rFonts w:ascii="Symbol" w:hAnsi="Symbol"/>
      </w:rPr>
    </w:lvl>
  </w:abstractNum>
  <w:abstractNum w:abstractNumId="17" w15:restartNumberingAfterBreak="0">
    <w:nsid w:val="201739D1"/>
    <w:multiLevelType w:val="hybridMultilevel"/>
    <w:tmpl w:val="D1B48336"/>
    <w:lvl w:ilvl="0" w:tplc="7DC6B2AA">
      <w:start w:val="2"/>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05E5DE3"/>
    <w:multiLevelType w:val="hybridMultilevel"/>
    <w:tmpl w:val="0CB02A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5F008C"/>
    <w:multiLevelType w:val="hybridMultilevel"/>
    <w:tmpl w:val="4FA6142C"/>
    <w:lvl w:ilvl="0" w:tplc="39B413C8">
      <w:start w:val="1"/>
      <w:numFmt w:val="bullet"/>
      <w:lvlText w:val=""/>
      <w:lvlJc w:val="left"/>
      <w:pPr>
        <w:ind w:left="720" w:hanging="360"/>
      </w:pPr>
      <w:rPr>
        <w:rFonts w:ascii="Symbol" w:hAnsi="Symbol"/>
      </w:rPr>
    </w:lvl>
    <w:lvl w:ilvl="1" w:tplc="1C9CE506">
      <w:start w:val="1"/>
      <w:numFmt w:val="bullet"/>
      <w:lvlText w:val=""/>
      <w:lvlJc w:val="left"/>
      <w:pPr>
        <w:ind w:left="720" w:hanging="360"/>
      </w:pPr>
      <w:rPr>
        <w:rFonts w:ascii="Symbol" w:hAnsi="Symbol"/>
      </w:rPr>
    </w:lvl>
    <w:lvl w:ilvl="2" w:tplc="BD0CF9E8">
      <w:start w:val="1"/>
      <w:numFmt w:val="bullet"/>
      <w:lvlText w:val=""/>
      <w:lvlJc w:val="left"/>
      <w:pPr>
        <w:ind w:left="720" w:hanging="360"/>
      </w:pPr>
      <w:rPr>
        <w:rFonts w:ascii="Symbol" w:hAnsi="Symbol"/>
      </w:rPr>
    </w:lvl>
    <w:lvl w:ilvl="3" w:tplc="D4CE5B16">
      <w:start w:val="1"/>
      <w:numFmt w:val="bullet"/>
      <w:lvlText w:val=""/>
      <w:lvlJc w:val="left"/>
      <w:pPr>
        <w:ind w:left="720" w:hanging="360"/>
      </w:pPr>
      <w:rPr>
        <w:rFonts w:ascii="Symbol" w:hAnsi="Symbol"/>
      </w:rPr>
    </w:lvl>
    <w:lvl w:ilvl="4" w:tplc="E7AA1A70">
      <w:start w:val="1"/>
      <w:numFmt w:val="bullet"/>
      <w:lvlText w:val=""/>
      <w:lvlJc w:val="left"/>
      <w:pPr>
        <w:ind w:left="720" w:hanging="360"/>
      </w:pPr>
      <w:rPr>
        <w:rFonts w:ascii="Symbol" w:hAnsi="Symbol"/>
      </w:rPr>
    </w:lvl>
    <w:lvl w:ilvl="5" w:tplc="9FE0C7E0">
      <w:start w:val="1"/>
      <w:numFmt w:val="bullet"/>
      <w:lvlText w:val=""/>
      <w:lvlJc w:val="left"/>
      <w:pPr>
        <w:ind w:left="720" w:hanging="360"/>
      </w:pPr>
      <w:rPr>
        <w:rFonts w:ascii="Symbol" w:hAnsi="Symbol"/>
      </w:rPr>
    </w:lvl>
    <w:lvl w:ilvl="6" w:tplc="581E1292">
      <w:start w:val="1"/>
      <w:numFmt w:val="bullet"/>
      <w:lvlText w:val=""/>
      <w:lvlJc w:val="left"/>
      <w:pPr>
        <w:ind w:left="720" w:hanging="360"/>
      </w:pPr>
      <w:rPr>
        <w:rFonts w:ascii="Symbol" w:hAnsi="Symbol"/>
      </w:rPr>
    </w:lvl>
    <w:lvl w:ilvl="7" w:tplc="DEF27AB8">
      <w:start w:val="1"/>
      <w:numFmt w:val="bullet"/>
      <w:lvlText w:val=""/>
      <w:lvlJc w:val="left"/>
      <w:pPr>
        <w:ind w:left="720" w:hanging="360"/>
      </w:pPr>
      <w:rPr>
        <w:rFonts w:ascii="Symbol" w:hAnsi="Symbol"/>
      </w:rPr>
    </w:lvl>
    <w:lvl w:ilvl="8" w:tplc="65A007C2">
      <w:start w:val="1"/>
      <w:numFmt w:val="bullet"/>
      <w:lvlText w:val=""/>
      <w:lvlJc w:val="left"/>
      <w:pPr>
        <w:ind w:left="720" w:hanging="360"/>
      </w:pPr>
      <w:rPr>
        <w:rFonts w:ascii="Symbol" w:hAnsi="Symbol"/>
      </w:rPr>
    </w:lvl>
  </w:abstractNum>
  <w:abstractNum w:abstractNumId="20" w15:restartNumberingAfterBreak="0">
    <w:nsid w:val="23FE0C04"/>
    <w:multiLevelType w:val="hybridMultilevel"/>
    <w:tmpl w:val="444EF254"/>
    <w:lvl w:ilvl="0" w:tplc="5F72269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5B43442"/>
    <w:multiLevelType w:val="hybridMultilevel"/>
    <w:tmpl w:val="0CC89B7A"/>
    <w:lvl w:ilvl="0" w:tplc="014AE896">
      <w:start w:val="1"/>
      <w:numFmt w:val="bullet"/>
      <w:lvlText w:val=""/>
      <w:lvlJc w:val="left"/>
      <w:pPr>
        <w:ind w:left="720" w:hanging="360"/>
      </w:pPr>
      <w:rPr>
        <w:rFonts w:ascii="Symbol" w:hAnsi="Symbol"/>
      </w:rPr>
    </w:lvl>
    <w:lvl w:ilvl="1" w:tplc="413850A8">
      <w:start w:val="1"/>
      <w:numFmt w:val="bullet"/>
      <w:lvlText w:val=""/>
      <w:lvlJc w:val="left"/>
      <w:pPr>
        <w:ind w:left="720" w:hanging="360"/>
      </w:pPr>
      <w:rPr>
        <w:rFonts w:ascii="Symbol" w:hAnsi="Symbol"/>
      </w:rPr>
    </w:lvl>
    <w:lvl w:ilvl="2" w:tplc="A22E42E0">
      <w:start w:val="1"/>
      <w:numFmt w:val="bullet"/>
      <w:lvlText w:val=""/>
      <w:lvlJc w:val="left"/>
      <w:pPr>
        <w:ind w:left="720" w:hanging="360"/>
      </w:pPr>
      <w:rPr>
        <w:rFonts w:ascii="Symbol" w:hAnsi="Symbol"/>
      </w:rPr>
    </w:lvl>
    <w:lvl w:ilvl="3" w:tplc="FDECD1D2">
      <w:start w:val="1"/>
      <w:numFmt w:val="bullet"/>
      <w:lvlText w:val=""/>
      <w:lvlJc w:val="left"/>
      <w:pPr>
        <w:ind w:left="720" w:hanging="360"/>
      </w:pPr>
      <w:rPr>
        <w:rFonts w:ascii="Symbol" w:hAnsi="Symbol"/>
      </w:rPr>
    </w:lvl>
    <w:lvl w:ilvl="4" w:tplc="FF22771C">
      <w:start w:val="1"/>
      <w:numFmt w:val="bullet"/>
      <w:lvlText w:val=""/>
      <w:lvlJc w:val="left"/>
      <w:pPr>
        <w:ind w:left="720" w:hanging="360"/>
      </w:pPr>
      <w:rPr>
        <w:rFonts w:ascii="Symbol" w:hAnsi="Symbol"/>
      </w:rPr>
    </w:lvl>
    <w:lvl w:ilvl="5" w:tplc="F5A8C85E">
      <w:start w:val="1"/>
      <w:numFmt w:val="bullet"/>
      <w:lvlText w:val=""/>
      <w:lvlJc w:val="left"/>
      <w:pPr>
        <w:ind w:left="720" w:hanging="360"/>
      </w:pPr>
      <w:rPr>
        <w:rFonts w:ascii="Symbol" w:hAnsi="Symbol"/>
      </w:rPr>
    </w:lvl>
    <w:lvl w:ilvl="6" w:tplc="7988C3C2">
      <w:start w:val="1"/>
      <w:numFmt w:val="bullet"/>
      <w:lvlText w:val=""/>
      <w:lvlJc w:val="left"/>
      <w:pPr>
        <w:ind w:left="720" w:hanging="360"/>
      </w:pPr>
      <w:rPr>
        <w:rFonts w:ascii="Symbol" w:hAnsi="Symbol"/>
      </w:rPr>
    </w:lvl>
    <w:lvl w:ilvl="7" w:tplc="8A322AB2">
      <w:start w:val="1"/>
      <w:numFmt w:val="bullet"/>
      <w:lvlText w:val=""/>
      <w:lvlJc w:val="left"/>
      <w:pPr>
        <w:ind w:left="720" w:hanging="360"/>
      </w:pPr>
      <w:rPr>
        <w:rFonts w:ascii="Symbol" w:hAnsi="Symbol"/>
      </w:rPr>
    </w:lvl>
    <w:lvl w:ilvl="8" w:tplc="3C32D6E6">
      <w:start w:val="1"/>
      <w:numFmt w:val="bullet"/>
      <w:lvlText w:val=""/>
      <w:lvlJc w:val="left"/>
      <w:pPr>
        <w:ind w:left="720" w:hanging="360"/>
      </w:pPr>
      <w:rPr>
        <w:rFonts w:ascii="Symbol" w:hAnsi="Symbol"/>
      </w:rPr>
    </w:lvl>
  </w:abstractNum>
  <w:abstractNum w:abstractNumId="22" w15:restartNumberingAfterBreak="0">
    <w:nsid w:val="26ED1904"/>
    <w:multiLevelType w:val="hybridMultilevel"/>
    <w:tmpl w:val="E57E970C"/>
    <w:lvl w:ilvl="0" w:tplc="5F72269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7733189"/>
    <w:multiLevelType w:val="hybridMultilevel"/>
    <w:tmpl w:val="03005F40"/>
    <w:lvl w:ilvl="0" w:tplc="9B20AC4A">
      <w:start w:val="1"/>
      <w:numFmt w:val="bullet"/>
      <w:lvlText w:val=""/>
      <w:lvlJc w:val="left"/>
      <w:pPr>
        <w:ind w:left="720" w:hanging="360"/>
      </w:pPr>
      <w:rPr>
        <w:rFonts w:ascii="Symbol" w:hAnsi="Symbol"/>
      </w:rPr>
    </w:lvl>
    <w:lvl w:ilvl="1" w:tplc="39E4738E">
      <w:start w:val="1"/>
      <w:numFmt w:val="bullet"/>
      <w:lvlText w:val=""/>
      <w:lvlJc w:val="left"/>
      <w:pPr>
        <w:ind w:left="720" w:hanging="360"/>
      </w:pPr>
      <w:rPr>
        <w:rFonts w:ascii="Symbol" w:hAnsi="Symbol"/>
      </w:rPr>
    </w:lvl>
    <w:lvl w:ilvl="2" w:tplc="9508E82C">
      <w:start w:val="1"/>
      <w:numFmt w:val="bullet"/>
      <w:lvlText w:val=""/>
      <w:lvlJc w:val="left"/>
      <w:pPr>
        <w:ind w:left="720" w:hanging="360"/>
      </w:pPr>
      <w:rPr>
        <w:rFonts w:ascii="Symbol" w:hAnsi="Symbol"/>
      </w:rPr>
    </w:lvl>
    <w:lvl w:ilvl="3" w:tplc="9B1606C0">
      <w:start w:val="1"/>
      <w:numFmt w:val="bullet"/>
      <w:lvlText w:val=""/>
      <w:lvlJc w:val="left"/>
      <w:pPr>
        <w:ind w:left="720" w:hanging="360"/>
      </w:pPr>
      <w:rPr>
        <w:rFonts w:ascii="Symbol" w:hAnsi="Symbol"/>
      </w:rPr>
    </w:lvl>
    <w:lvl w:ilvl="4" w:tplc="3834B186">
      <w:start w:val="1"/>
      <w:numFmt w:val="bullet"/>
      <w:lvlText w:val=""/>
      <w:lvlJc w:val="left"/>
      <w:pPr>
        <w:ind w:left="720" w:hanging="360"/>
      </w:pPr>
      <w:rPr>
        <w:rFonts w:ascii="Symbol" w:hAnsi="Symbol"/>
      </w:rPr>
    </w:lvl>
    <w:lvl w:ilvl="5" w:tplc="11FA0AA4">
      <w:start w:val="1"/>
      <w:numFmt w:val="bullet"/>
      <w:lvlText w:val=""/>
      <w:lvlJc w:val="left"/>
      <w:pPr>
        <w:ind w:left="720" w:hanging="360"/>
      </w:pPr>
      <w:rPr>
        <w:rFonts w:ascii="Symbol" w:hAnsi="Symbol"/>
      </w:rPr>
    </w:lvl>
    <w:lvl w:ilvl="6" w:tplc="99A499E8">
      <w:start w:val="1"/>
      <w:numFmt w:val="bullet"/>
      <w:lvlText w:val=""/>
      <w:lvlJc w:val="left"/>
      <w:pPr>
        <w:ind w:left="720" w:hanging="360"/>
      </w:pPr>
      <w:rPr>
        <w:rFonts w:ascii="Symbol" w:hAnsi="Symbol"/>
      </w:rPr>
    </w:lvl>
    <w:lvl w:ilvl="7" w:tplc="F8DCC9F0">
      <w:start w:val="1"/>
      <w:numFmt w:val="bullet"/>
      <w:lvlText w:val=""/>
      <w:lvlJc w:val="left"/>
      <w:pPr>
        <w:ind w:left="720" w:hanging="360"/>
      </w:pPr>
      <w:rPr>
        <w:rFonts w:ascii="Symbol" w:hAnsi="Symbol"/>
      </w:rPr>
    </w:lvl>
    <w:lvl w:ilvl="8" w:tplc="74148F3C">
      <w:start w:val="1"/>
      <w:numFmt w:val="bullet"/>
      <w:lvlText w:val=""/>
      <w:lvlJc w:val="left"/>
      <w:pPr>
        <w:ind w:left="720" w:hanging="360"/>
      </w:pPr>
      <w:rPr>
        <w:rFonts w:ascii="Symbol" w:hAnsi="Symbol"/>
      </w:rPr>
    </w:lvl>
  </w:abstractNum>
  <w:abstractNum w:abstractNumId="24" w15:restartNumberingAfterBreak="0">
    <w:nsid w:val="27B62E95"/>
    <w:multiLevelType w:val="hybridMultilevel"/>
    <w:tmpl w:val="719E56FC"/>
    <w:lvl w:ilvl="0" w:tplc="7F10FA58">
      <w:start w:val="1"/>
      <w:numFmt w:val="bullet"/>
      <w:lvlText w:val=""/>
      <w:lvlJc w:val="left"/>
      <w:pPr>
        <w:ind w:left="720" w:hanging="360"/>
      </w:pPr>
      <w:rPr>
        <w:rFonts w:ascii="Symbol" w:hAnsi="Symbol"/>
      </w:rPr>
    </w:lvl>
    <w:lvl w:ilvl="1" w:tplc="A782D5E2">
      <w:start w:val="1"/>
      <w:numFmt w:val="bullet"/>
      <w:lvlText w:val=""/>
      <w:lvlJc w:val="left"/>
      <w:pPr>
        <w:ind w:left="720" w:hanging="360"/>
      </w:pPr>
      <w:rPr>
        <w:rFonts w:ascii="Symbol" w:hAnsi="Symbol"/>
      </w:rPr>
    </w:lvl>
    <w:lvl w:ilvl="2" w:tplc="EAB0E196">
      <w:start w:val="1"/>
      <w:numFmt w:val="bullet"/>
      <w:lvlText w:val=""/>
      <w:lvlJc w:val="left"/>
      <w:pPr>
        <w:ind w:left="720" w:hanging="360"/>
      </w:pPr>
      <w:rPr>
        <w:rFonts w:ascii="Symbol" w:hAnsi="Symbol"/>
      </w:rPr>
    </w:lvl>
    <w:lvl w:ilvl="3" w:tplc="F8E29C30">
      <w:start w:val="1"/>
      <w:numFmt w:val="bullet"/>
      <w:lvlText w:val=""/>
      <w:lvlJc w:val="left"/>
      <w:pPr>
        <w:ind w:left="720" w:hanging="360"/>
      </w:pPr>
      <w:rPr>
        <w:rFonts w:ascii="Symbol" w:hAnsi="Symbol"/>
      </w:rPr>
    </w:lvl>
    <w:lvl w:ilvl="4" w:tplc="7910FD42">
      <w:start w:val="1"/>
      <w:numFmt w:val="bullet"/>
      <w:lvlText w:val=""/>
      <w:lvlJc w:val="left"/>
      <w:pPr>
        <w:ind w:left="720" w:hanging="360"/>
      </w:pPr>
      <w:rPr>
        <w:rFonts w:ascii="Symbol" w:hAnsi="Symbol"/>
      </w:rPr>
    </w:lvl>
    <w:lvl w:ilvl="5" w:tplc="92426A30">
      <w:start w:val="1"/>
      <w:numFmt w:val="bullet"/>
      <w:lvlText w:val=""/>
      <w:lvlJc w:val="left"/>
      <w:pPr>
        <w:ind w:left="720" w:hanging="360"/>
      </w:pPr>
      <w:rPr>
        <w:rFonts w:ascii="Symbol" w:hAnsi="Symbol"/>
      </w:rPr>
    </w:lvl>
    <w:lvl w:ilvl="6" w:tplc="0D94674A">
      <w:start w:val="1"/>
      <w:numFmt w:val="bullet"/>
      <w:lvlText w:val=""/>
      <w:lvlJc w:val="left"/>
      <w:pPr>
        <w:ind w:left="720" w:hanging="360"/>
      </w:pPr>
      <w:rPr>
        <w:rFonts w:ascii="Symbol" w:hAnsi="Symbol"/>
      </w:rPr>
    </w:lvl>
    <w:lvl w:ilvl="7" w:tplc="F5240804">
      <w:start w:val="1"/>
      <w:numFmt w:val="bullet"/>
      <w:lvlText w:val=""/>
      <w:lvlJc w:val="left"/>
      <w:pPr>
        <w:ind w:left="720" w:hanging="360"/>
      </w:pPr>
      <w:rPr>
        <w:rFonts w:ascii="Symbol" w:hAnsi="Symbol"/>
      </w:rPr>
    </w:lvl>
    <w:lvl w:ilvl="8" w:tplc="EED61A60">
      <w:start w:val="1"/>
      <w:numFmt w:val="bullet"/>
      <w:lvlText w:val=""/>
      <w:lvlJc w:val="left"/>
      <w:pPr>
        <w:ind w:left="720" w:hanging="360"/>
      </w:pPr>
      <w:rPr>
        <w:rFonts w:ascii="Symbol" w:hAnsi="Symbol"/>
      </w:rPr>
    </w:lvl>
  </w:abstractNum>
  <w:abstractNum w:abstractNumId="25" w15:restartNumberingAfterBreak="0">
    <w:nsid w:val="286A351B"/>
    <w:multiLevelType w:val="hybridMultilevel"/>
    <w:tmpl w:val="F17CEAEA"/>
    <w:lvl w:ilvl="0" w:tplc="C0BEBBC6">
      <w:start w:val="1"/>
      <w:numFmt w:val="bullet"/>
      <w:lvlText w:val=""/>
      <w:lvlJc w:val="left"/>
      <w:pPr>
        <w:ind w:left="1080" w:hanging="360"/>
      </w:pPr>
      <w:rPr>
        <w:rFonts w:ascii="Symbol" w:hAnsi="Symbol"/>
      </w:rPr>
    </w:lvl>
    <w:lvl w:ilvl="1" w:tplc="2ED29EEA">
      <w:start w:val="1"/>
      <w:numFmt w:val="bullet"/>
      <w:lvlText w:val=""/>
      <w:lvlJc w:val="left"/>
      <w:pPr>
        <w:ind w:left="1080" w:hanging="360"/>
      </w:pPr>
      <w:rPr>
        <w:rFonts w:ascii="Symbol" w:hAnsi="Symbol"/>
      </w:rPr>
    </w:lvl>
    <w:lvl w:ilvl="2" w:tplc="147C3DAC">
      <w:start w:val="1"/>
      <w:numFmt w:val="bullet"/>
      <w:lvlText w:val=""/>
      <w:lvlJc w:val="left"/>
      <w:pPr>
        <w:ind w:left="1080" w:hanging="360"/>
      </w:pPr>
      <w:rPr>
        <w:rFonts w:ascii="Symbol" w:hAnsi="Symbol"/>
      </w:rPr>
    </w:lvl>
    <w:lvl w:ilvl="3" w:tplc="5168782A">
      <w:start w:val="1"/>
      <w:numFmt w:val="bullet"/>
      <w:lvlText w:val=""/>
      <w:lvlJc w:val="left"/>
      <w:pPr>
        <w:ind w:left="1080" w:hanging="360"/>
      </w:pPr>
      <w:rPr>
        <w:rFonts w:ascii="Symbol" w:hAnsi="Symbol"/>
      </w:rPr>
    </w:lvl>
    <w:lvl w:ilvl="4" w:tplc="75EA259A">
      <w:start w:val="1"/>
      <w:numFmt w:val="bullet"/>
      <w:lvlText w:val=""/>
      <w:lvlJc w:val="left"/>
      <w:pPr>
        <w:ind w:left="1080" w:hanging="360"/>
      </w:pPr>
      <w:rPr>
        <w:rFonts w:ascii="Symbol" w:hAnsi="Symbol"/>
      </w:rPr>
    </w:lvl>
    <w:lvl w:ilvl="5" w:tplc="E2CA1A6C">
      <w:start w:val="1"/>
      <w:numFmt w:val="bullet"/>
      <w:lvlText w:val=""/>
      <w:lvlJc w:val="left"/>
      <w:pPr>
        <w:ind w:left="1080" w:hanging="360"/>
      </w:pPr>
      <w:rPr>
        <w:rFonts w:ascii="Symbol" w:hAnsi="Symbol"/>
      </w:rPr>
    </w:lvl>
    <w:lvl w:ilvl="6" w:tplc="DFB4B030">
      <w:start w:val="1"/>
      <w:numFmt w:val="bullet"/>
      <w:lvlText w:val=""/>
      <w:lvlJc w:val="left"/>
      <w:pPr>
        <w:ind w:left="1080" w:hanging="360"/>
      </w:pPr>
      <w:rPr>
        <w:rFonts w:ascii="Symbol" w:hAnsi="Symbol"/>
      </w:rPr>
    </w:lvl>
    <w:lvl w:ilvl="7" w:tplc="CA2A4C82">
      <w:start w:val="1"/>
      <w:numFmt w:val="bullet"/>
      <w:lvlText w:val=""/>
      <w:lvlJc w:val="left"/>
      <w:pPr>
        <w:ind w:left="1080" w:hanging="360"/>
      </w:pPr>
      <w:rPr>
        <w:rFonts w:ascii="Symbol" w:hAnsi="Symbol"/>
      </w:rPr>
    </w:lvl>
    <w:lvl w:ilvl="8" w:tplc="6F6635EA">
      <w:start w:val="1"/>
      <w:numFmt w:val="bullet"/>
      <w:lvlText w:val=""/>
      <w:lvlJc w:val="left"/>
      <w:pPr>
        <w:ind w:left="1080" w:hanging="360"/>
      </w:pPr>
      <w:rPr>
        <w:rFonts w:ascii="Symbol" w:hAnsi="Symbol"/>
      </w:rPr>
    </w:lvl>
  </w:abstractNum>
  <w:abstractNum w:abstractNumId="26" w15:restartNumberingAfterBreak="0">
    <w:nsid w:val="28D65373"/>
    <w:multiLevelType w:val="hybridMultilevel"/>
    <w:tmpl w:val="9DAA14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D9849D0"/>
    <w:multiLevelType w:val="hybridMultilevel"/>
    <w:tmpl w:val="6764E05C"/>
    <w:lvl w:ilvl="0" w:tplc="34FE65AE">
      <w:start w:val="1"/>
      <w:numFmt w:val="bullet"/>
      <w:lvlText w:val=""/>
      <w:lvlJc w:val="left"/>
      <w:pPr>
        <w:ind w:left="1080" w:hanging="360"/>
      </w:pPr>
      <w:rPr>
        <w:rFonts w:ascii="Symbol" w:hAnsi="Symbol"/>
      </w:rPr>
    </w:lvl>
    <w:lvl w:ilvl="1" w:tplc="BEF8B20C">
      <w:start w:val="1"/>
      <w:numFmt w:val="bullet"/>
      <w:lvlText w:val=""/>
      <w:lvlJc w:val="left"/>
      <w:pPr>
        <w:ind w:left="1440" w:hanging="360"/>
      </w:pPr>
      <w:rPr>
        <w:rFonts w:ascii="Symbol" w:hAnsi="Symbol"/>
      </w:rPr>
    </w:lvl>
    <w:lvl w:ilvl="2" w:tplc="7024B5A0">
      <w:start w:val="1"/>
      <w:numFmt w:val="bullet"/>
      <w:lvlText w:val=""/>
      <w:lvlJc w:val="left"/>
      <w:pPr>
        <w:ind w:left="1080" w:hanging="360"/>
      </w:pPr>
      <w:rPr>
        <w:rFonts w:ascii="Symbol" w:hAnsi="Symbol"/>
      </w:rPr>
    </w:lvl>
    <w:lvl w:ilvl="3" w:tplc="72FA4778">
      <w:start w:val="1"/>
      <w:numFmt w:val="bullet"/>
      <w:lvlText w:val=""/>
      <w:lvlJc w:val="left"/>
      <w:pPr>
        <w:ind w:left="1080" w:hanging="360"/>
      </w:pPr>
      <w:rPr>
        <w:rFonts w:ascii="Symbol" w:hAnsi="Symbol"/>
      </w:rPr>
    </w:lvl>
    <w:lvl w:ilvl="4" w:tplc="44D89794">
      <w:start w:val="1"/>
      <w:numFmt w:val="bullet"/>
      <w:lvlText w:val=""/>
      <w:lvlJc w:val="left"/>
      <w:pPr>
        <w:ind w:left="1080" w:hanging="360"/>
      </w:pPr>
      <w:rPr>
        <w:rFonts w:ascii="Symbol" w:hAnsi="Symbol"/>
      </w:rPr>
    </w:lvl>
    <w:lvl w:ilvl="5" w:tplc="79D6A9D2">
      <w:start w:val="1"/>
      <w:numFmt w:val="bullet"/>
      <w:lvlText w:val=""/>
      <w:lvlJc w:val="left"/>
      <w:pPr>
        <w:ind w:left="1080" w:hanging="360"/>
      </w:pPr>
      <w:rPr>
        <w:rFonts w:ascii="Symbol" w:hAnsi="Symbol"/>
      </w:rPr>
    </w:lvl>
    <w:lvl w:ilvl="6" w:tplc="8E083DF0">
      <w:start w:val="1"/>
      <w:numFmt w:val="bullet"/>
      <w:lvlText w:val=""/>
      <w:lvlJc w:val="left"/>
      <w:pPr>
        <w:ind w:left="1080" w:hanging="360"/>
      </w:pPr>
      <w:rPr>
        <w:rFonts w:ascii="Symbol" w:hAnsi="Symbol"/>
      </w:rPr>
    </w:lvl>
    <w:lvl w:ilvl="7" w:tplc="7E621A72">
      <w:start w:val="1"/>
      <w:numFmt w:val="bullet"/>
      <w:lvlText w:val=""/>
      <w:lvlJc w:val="left"/>
      <w:pPr>
        <w:ind w:left="1080" w:hanging="360"/>
      </w:pPr>
      <w:rPr>
        <w:rFonts w:ascii="Symbol" w:hAnsi="Symbol"/>
      </w:rPr>
    </w:lvl>
    <w:lvl w:ilvl="8" w:tplc="0F1E34EE">
      <w:start w:val="1"/>
      <w:numFmt w:val="bullet"/>
      <w:lvlText w:val=""/>
      <w:lvlJc w:val="left"/>
      <w:pPr>
        <w:ind w:left="1080" w:hanging="360"/>
      </w:pPr>
      <w:rPr>
        <w:rFonts w:ascii="Symbol" w:hAnsi="Symbol"/>
      </w:rPr>
    </w:lvl>
  </w:abstractNum>
  <w:abstractNum w:abstractNumId="28" w15:restartNumberingAfterBreak="0">
    <w:nsid w:val="2E7A3A83"/>
    <w:multiLevelType w:val="hybridMultilevel"/>
    <w:tmpl w:val="5234EA1C"/>
    <w:lvl w:ilvl="0" w:tplc="C10C8A96">
      <w:start w:val="1"/>
      <w:numFmt w:val="lowerLetter"/>
      <w:lvlText w:val="%1)"/>
      <w:lvlJc w:val="left"/>
      <w:pPr>
        <w:ind w:left="720" w:hanging="360"/>
      </w:pPr>
      <w:rPr>
        <w:rFonts w:asciiTheme="majorBidi" w:hAnsiTheme="majorBidi" w:cstheme="majorBidi" w:hint="default"/>
        <w:b w:val="0"/>
        <w:bCs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3046142"/>
    <w:multiLevelType w:val="hybridMultilevel"/>
    <w:tmpl w:val="CF162856"/>
    <w:lvl w:ilvl="0" w:tplc="199CCB3E">
      <w:start w:val="1"/>
      <w:numFmt w:val="bullet"/>
      <w:lvlText w:val=""/>
      <w:lvlJc w:val="left"/>
      <w:pPr>
        <w:ind w:left="1080" w:hanging="360"/>
      </w:pPr>
      <w:rPr>
        <w:rFonts w:ascii="Symbol" w:hAnsi="Symbol"/>
      </w:rPr>
    </w:lvl>
    <w:lvl w:ilvl="1" w:tplc="C772D7A0">
      <w:start w:val="1"/>
      <w:numFmt w:val="bullet"/>
      <w:lvlText w:val=""/>
      <w:lvlJc w:val="left"/>
      <w:pPr>
        <w:ind w:left="1440" w:hanging="360"/>
      </w:pPr>
      <w:rPr>
        <w:rFonts w:ascii="Symbol" w:hAnsi="Symbol"/>
      </w:rPr>
    </w:lvl>
    <w:lvl w:ilvl="2" w:tplc="4378E618">
      <w:start w:val="1"/>
      <w:numFmt w:val="bullet"/>
      <w:lvlText w:val=""/>
      <w:lvlJc w:val="left"/>
      <w:pPr>
        <w:ind w:left="1080" w:hanging="360"/>
      </w:pPr>
      <w:rPr>
        <w:rFonts w:ascii="Symbol" w:hAnsi="Symbol"/>
      </w:rPr>
    </w:lvl>
    <w:lvl w:ilvl="3" w:tplc="C9A67C80">
      <w:start w:val="1"/>
      <w:numFmt w:val="bullet"/>
      <w:lvlText w:val=""/>
      <w:lvlJc w:val="left"/>
      <w:pPr>
        <w:ind w:left="1080" w:hanging="360"/>
      </w:pPr>
      <w:rPr>
        <w:rFonts w:ascii="Symbol" w:hAnsi="Symbol"/>
      </w:rPr>
    </w:lvl>
    <w:lvl w:ilvl="4" w:tplc="AF0E582E">
      <w:start w:val="1"/>
      <w:numFmt w:val="bullet"/>
      <w:lvlText w:val=""/>
      <w:lvlJc w:val="left"/>
      <w:pPr>
        <w:ind w:left="1080" w:hanging="360"/>
      </w:pPr>
      <w:rPr>
        <w:rFonts w:ascii="Symbol" w:hAnsi="Symbol"/>
      </w:rPr>
    </w:lvl>
    <w:lvl w:ilvl="5" w:tplc="5DC25BF6">
      <w:start w:val="1"/>
      <w:numFmt w:val="bullet"/>
      <w:lvlText w:val=""/>
      <w:lvlJc w:val="left"/>
      <w:pPr>
        <w:ind w:left="1080" w:hanging="360"/>
      </w:pPr>
      <w:rPr>
        <w:rFonts w:ascii="Symbol" w:hAnsi="Symbol"/>
      </w:rPr>
    </w:lvl>
    <w:lvl w:ilvl="6" w:tplc="63063682">
      <w:start w:val="1"/>
      <w:numFmt w:val="bullet"/>
      <w:lvlText w:val=""/>
      <w:lvlJc w:val="left"/>
      <w:pPr>
        <w:ind w:left="1080" w:hanging="360"/>
      </w:pPr>
      <w:rPr>
        <w:rFonts w:ascii="Symbol" w:hAnsi="Symbol"/>
      </w:rPr>
    </w:lvl>
    <w:lvl w:ilvl="7" w:tplc="9F9250A6">
      <w:start w:val="1"/>
      <w:numFmt w:val="bullet"/>
      <w:lvlText w:val=""/>
      <w:lvlJc w:val="left"/>
      <w:pPr>
        <w:ind w:left="1080" w:hanging="360"/>
      </w:pPr>
      <w:rPr>
        <w:rFonts w:ascii="Symbol" w:hAnsi="Symbol"/>
      </w:rPr>
    </w:lvl>
    <w:lvl w:ilvl="8" w:tplc="7CA2D982">
      <w:start w:val="1"/>
      <w:numFmt w:val="bullet"/>
      <w:lvlText w:val=""/>
      <w:lvlJc w:val="left"/>
      <w:pPr>
        <w:ind w:left="1080" w:hanging="360"/>
      </w:pPr>
      <w:rPr>
        <w:rFonts w:ascii="Symbol" w:hAnsi="Symbol"/>
      </w:rPr>
    </w:lvl>
  </w:abstractNum>
  <w:abstractNum w:abstractNumId="30" w15:restartNumberingAfterBreak="0">
    <w:nsid w:val="33DC35A2"/>
    <w:multiLevelType w:val="hybridMultilevel"/>
    <w:tmpl w:val="F2AE9B0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4322B26"/>
    <w:multiLevelType w:val="hybridMultilevel"/>
    <w:tmpl w:val="0D3AC1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5A8361A"/>
    <w:multiLevelType w:val="hybridMultilevel"/>
    <w:tmpl w:val="610685D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365A56F3"/>
    <w:multiLevelType w:val="hybridMultilevel"/>
    <w:tmpl w:val="8E04BF7E"/>
    <w:lvl w:ilvl="0" w:tplc="7FCEA81A">
      <w:start w:val="1"/>
      <w:numFmt w:val="bullet"/>
      <w:lvlText w:val=""/>
      <w:lvlJc w:val="left"/>
      <w:pPr>
        <w:ind w:left="1080" w:hanging="360"/>
      </w:pPr>
      <w:rPr>
        <w:rFonts w:ascii="Symbol" w:hAnsi="Symbol"/>
      </w:rPr>
    </w:lvl>
    <w:lvl w:ilvl="1" w:tplc="D4AEBB5C">
      <w:start w:val="1"/>
      <w:numFmt w:val="bullet"/>
      <w:lvlText w:val=""/>
      <w:lvlJc w:val="left"/>
      <w:pPr>
        <w:ind w:left="1440" w:hanging="360"/>
      </w:pPr>
      <w:rPr>
        <w:rFonts w:ascii="Symbol" w:hAnsi="Symbol"/>
      </w:rPr>
    </w:lvl>
    <w:lvl w:ilvl="2" w:tplc="D42A0CB8">
      <w:start w:val="1"/>
      <w:numFmt w:val="bullet"/>
      <w:lvlText w:val=""/>
      <w:lvlJc w:val="left"/>
      <w:pPr>
        <w:ind w:left="1080" w:hanging="360"/>
      </w:pPr>
      <w:rPr>
        <w:rFonts w:ascii="Symbol" w:hAnsi="Symbol"/>
      </w:rPr>
    </w:lvl>
    <w:lvl w:ilvl="3" w:tplc="3F14694E">
      <w:start w:val="1"/>
      <w:numFmt w:val="bullet"/>
      <w:lvlText w:val=""/>
      <w:lvlJc w:val="left"/>
      <w:pPr>
        <w:ind w:left="1080" w:hanging="360"/>
      </w:pPr>
      <w:rPr>
        <w:rFonts w:ascii="Symbol" w:hAnsi="Symbol"/>
      </w:rPr>
    </w:lvl>
    <w:lvl w:ilvl="4" w:tplc="5EE27782">
      <w:start w:val="1"/>
      <w:numFmt w:val="bullet"/>
      <w:lvlText w:val=""/>
      <w:lvlJc w:val="left"/>
      <w:pPr>
        <w:ind w:left="1080" w:hanging="360"/>
      </w:pPr>
      <w:rPr>
        <w:rFonts w:ascii="Symbol" w:hAnsi="Symbol"/>
      </w:rPr>
    </w:lvl>
    <w:lvl w:ilvl="5" w:tplc="56067EB6">
      <w:start w:val="1"/>
      <w:numFmt w:val="bullet"/>
      <w:lvlText w:val=""/>
      <w:lvlJc w:val="left"/>
      <w:pPr>
        <w:ind w:left="1080" w:hanging="360"/>
      </w:pPr>
      <w:rPr>
        <w:rFonts w:ascii="Symbol" w:hAnsi="Symbol"/>
      </w:rPr>
    </w:lvl>
    <w:lvl w:ilvl="6" w:tplc="92F8D226">
      <w:start w:val="1"/>
      <w:numFmt w:val="bullet"/>
      <w:lvlText w:val=""/>
      <w:lvlJc w:val="left"/>
      <w:pPr>
        <w:ind w:left="1080" w:hanging="360"/>
      </w:pPr>
      <w:rPr>
        <w:rFonts w:ascii="Symbol" w:hAnsi="Symbol"/>
      </w:rPr>
    </w:lvl>
    <w:lvl w:ilvl="7" w:tplc="9C4A3298">
      <w:start w:val="1"/>
      <w:numFmt w:val="bullet"/>
      <w:lvlText w:val=""/>
      <w:lvlJc w:val="left"/>
      <w:pPr>
        <w:ind w:left="1080" w:hanging="360"/>
      </w:pPr>
      <w:rPr>
        <w:rFonts w:ascii="Symbol" w:hAnsi="Symbol"/>
      </w:rPr>
    </w:lvl>
    <w:lvl w:ilvl="8" w:tplc="82800DA0">
      <w:start w:val="1"/>
      <w:numFmt w:val="bullet"/>
      <w:lvlText w:val=""/>
      <w:lvlJc w:val="left"/>
      <w:pPr>
        <w:ind w:left="1080" w:hanging="360"/>
      </w:pPr>
      <w:rPr>
        <w:rFonts w:ascii="Symbol" w:hAnsi="Symbol"/>
      </w:rPr>
    </w:lvl>
  </w:abstractNum>
  <w:abstractNum w:abstractNumId="34" w15:restartNumberingAfterBreak="0">
    <w:nsid w:val="389E4B18"/>
    <w:multiLevelType w:val="hybridMultilevel"/>
    <w:tmpl w:val="0896BCCA"/>
    <w:lvl w:ilvl="0" w:tplc="ACC80386">
      <w:start w:val="1"/>
      <w:numFmt w:val="bullet"/>
      <w:lvlText w:val=""/>
      <w:lvlJc w:val="left"/>
      <w:pPr>
        <w:ind w:left="1080" w:hanging="360"/>
      </w:pPr>
      <w:rPr>
        <w:rFonts w:ascii="Symbol" w:hAnsi="Symbol"/>
      </w:rPr>
    </w:lvl>
    <w:lvl w:ilvl="1" w:tplc="49C8DBAE">
      <w:start w:val="1"/>
      <w:numFmt w:val="bullet"/>
      <w:lvlText w:val=""/>
      <w:lvlJc w:val="left"/>
      <w:pPr>
        <w:ind w:left="1440" w:hanging="360"/>
      </w:pPr>
      <w:rPr>
        <w:rFonts w:ascii="Symbol" w:hAnsi="Symbol"/>
      </w:rPr>
    </w:lvl>
    <w:lvl w:ilvl="2" w:tplc="90C8C636">
      <w:start w:val="1"/>
      <w:numFmt w:val="bullet"/>
      <w:lvlText w:val=""/>
      <w:lvlJc w:val="left"/>
      <w:pPr>
        <w:ind w:left="1080" w:hanging="360"/>
      </w:pPr>
      <w:rPr>
        <w:rFonts w:ascii="Symbol" w:hAnsi="Symbol"/>
      </w:rPr>
    </w:lvl>
    <w:lvl w:ilvl="3" w:tplc="91969570">
      <w:start w:val="1"/>
      <w:numFmt w:val="bullet"/>
      <w:lvlText w:val=""/>
      <w:lvlJc w:val="left"/>
      <w:pPr>
        <w:ind w:left="1080" w:hanging="360"/>
      </w:pPr>
      <w:rPr>
        <w:rFonts w:ascii="Symbol" w:hAnsi="Symbol"/>
      </w:rPr>
    </w:lvl>
    <w:lvl w:ilvl="4" w:tplc="9800CD8A">
      <w:start w:val="1"/>
      <w:numFmt w:val="bullet"/>
      <w:lvlText w:val=""/>
      <w:lvlJc w:val="left"/>
      <w:pPr>
        <w:ind w:left="1080" w:hanging="360"/>
      </w:pPr>
      <w:rPr>
        <w:rFonts w:ascii="Symbol" w:hAnsi="Symbol"/>
      </w:rPr>
    </w:lvl>
    <w:lvl w:ilvl="5" w:tplc="A630EC3A">
      <w:start w:val="1"/>
      <w:numFmt w:val="bullet"/>
      <w:lvlText w:val=""/>
      <w:lvlJc w:val="left"/>
      <w:pPr>
        <w:ind w:left="1080" w:hanging="360"/>
      </w:pPr>
      <w:rPr>
        <w:rFonts w:ascii="Symbol" w:hAnsi="Symbol"/>
      </w:rPr>
    </w:lvl>
    <w:lvl w:ilvl="6" w:tplc="FC68E8BC">
      <w:start w:val="1"/>
      <w:numFmt w:val="bullet"/>
      <w:lvlText w:val=""/>
      <w:lvlJc w:val="left"/>
      <w:pPr>
        <w:ind w:left="1080" w:hanging="360"/>
      </w:pPr>
      <w:rPr>
        <w:rFonts w:ascii="Symbol" w:hAnsi="Symbol"/>
      </w:rPr>
    </w:lvl>
    <w:lvl w:ilvl="7" w:tplc="F044FF4E">
      <w:start w:val="1"/>
      <w:numFmt w:val="bullet"/>
      <w:lvlText w:val=""/>
      <w:lvlJc w:val="left"/>
      <w:pPr>
        <w:ind w:left="1080" w:hanging="360"/>
      </w:pPr>
      <w:rPr>
        <w:rFonts w:ascii="Symbol" w:hAnsi="Symbol"/>
      </w:rPr>
    </w:lvl>
    <w:lvl w:ilvl="8" w:tplc="E46E04DC">
      <w:start w:val="1"/>
      <w:numFmt w:val="bullet"/>
      <w:lvlText w:val=""/>
      <w:lvlJc w:val="left"/>
      <w:pPr>
        <w:ind w:left="1080" w:hanging="360"/>
      </w:pPr>
      <w:rPr>
        <w:rFonts w:ascii="Symbol" w:hAnsi="Symbol"/>
      </w:rPr>
    </w:lvl>
  </w:abstractNum>
  <w:abstractNum w:abstractNumId="35" w15:restartNumberingAfterBreak="0">
    <w:nsid w:val="3A772C02"/>
    <w:multiLevelType w:val="hybridMultilevel"/>
    <w:tmpl w:val="3F2AB05C"/>
    <w:lvl w:ilvl="0" w:tplc="DF066FA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BE205BF"/>
    <w:multiLevelType w:val="hybridMultilevel"/>
    <w:tmpl w:val="3A0438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EDD5D4A"/>
    <w:multiLevelType w:val="hybridMultilevel"/>
    <w:tmpl w:val="7B725F10"/>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0A54767"/>
    <w:multiLevelType w:val="hybridMultilevel"/>
    <w:tmpl w:val="EA8EC9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4344C55"/>
    <w:multiLevelType w:val="hybridMultilevel"/>
    <w:tmpl w:val="90127CCA"/>
    <w:lvl w:ilvl="0" w:tplc="1048E5E4">
      <w:start w:val="1"/>
      <w:numFmt w:val="bullet"/>
      <w:lvlText w:val=""/>
      <w:lvlJc w:val="left"/>
      <w:pPr>
        <w:ind w:left="1080" w:hanging="360"/>
      </w:pPr>
      <w:rPr>
        <w:rFonts w:ascii="Symbol" w:hAnsi="Symbol"/>
      </w:rPr>
    </w:lvl>
    <w:lvl w:ilvl="1" w:tplc="CE4612B6">
      <w:start w:val="1"/>
      <w:numFmt w:val="bullet"/>
      <w:lvlText w:val=""/>
      <w:lvlJc w:val="left"/>
      <w:pPr>
        <w:ind w:left="1440" w:hanging="360"/>
      </w:pPr>
      <w:rPr>
        <w:rFonts w:ascii="Symbol" w:hAnsi="Symbol"/>
      </w:rPr>
    </w:lvl>
    <w:lvl w:ilvl="2" w:tplc="40F086F4">
      <w:start w:val="1"/>
      <w:numFmt w:val="bullet"/>
      <w:lvlText w:val=""/>
      <w:lvlJc w:val="left"/>
      <w:pPr>
        <w:ind w:left="1080" w:hanging="360"/>
      </w:pPr>
      <w:rPr>
        <w:rFonts w:ascii="Symbol" w:hAnsi="Symbol"/>
      </w:rPr>
    </w:lvl>
    <w:lvl w:ilvl="3" w:tplc="B26A025A">
      <w:start w:val="1"/>
      <w:numFmt w:val="bullet"/>
      <w:lvlText w:val=""/>
      <w:lvlJc w:val="left"/>
      <w:pPr>
        <w:ind w:left="1080" w:hanging="360"/>
      </w:pPr>
      <w:rPr>
        <w:rFonts w:ascii="Symbol" w:hAnsi="Symbol"/>
      </w:rPr>
    </w:lvl>
    <w:lvl w:ilvl="4" w:tplc="8392F760">
      <w:start w:val="1"/>
      <w:numFmt w:val="bullet"/>
      <w:lvlText w:val=""/>
      <w:lvlJc w:val="left"/>
      <w:pPr>
        <w:ind w:left="1080" w:hanging="360"/>
      </w:pPr>
      <w:rPr>
        <w:rFonts w:ascii="Symbol" w:hAnsi="Symbol"/>
      </w:rPr>
    </w:lvl>
    <w:lvl w:ilvl="5" w:tplc="CBF4F72A">
      <w:start w:val="1"/>
      <w:numFmt w:val="bullet"/>
      <w:lvlText w:val=""/>
      <w:lvlJc w:val="left"/>
      <w:pPr>
        <w:ind w:left="1080" w:hanging="360"/>
      </w:pPr>
      <w:rPr>
        <w:rFonts w:ascii="Symbol" w:hAnsi="Symbol"/>
      </w:rPr>
    </w:lvl>
    <w:lvl w:ilvl="6" w:tplc="ABB6F034">
      <w:start w:val="1"/>
      <w:numFmt w:val="bullet"/>
      <w:lvlText w:val=""/>
      <w:lvlJc w:val="left"/>
      <w:pPr>
        <w:ind w:left="1080" w:hanging="360"/>
      </w:pPr>
      <w:rPr>
        <w:rFonts w:ascii="Symbol" w:hAnsi="Symbol"/>
      </w:rPr>
    </w:lvl>
    <w:lvl w:ilvl="7" w:tplc="B4965016">
      <w:start w:val="1"/>
      <w:numFmt w:val="bullet"/>
      <w:lvlText w:val=""/>
      <w:lvlJc w:val="left"/>
      <w:pPr>
        <w:ind w:left="1080" w:hanging="360"/>
      </w:pPr>
      <w:rPr>
        <w:rFonts w:ascii="Symbol" w:hAnsi="Symbol"/>
      </w:rPr>
    </w:lvl>
    <w:lvl w:ilvl="8" w:tplc="CA7A24B6">
      <w:start w:val="1"/>
      <w:numFmt w:val="bullet"/>
      <w:lvlText w:val=""/>
      <w:lvlJc w:val="left"/>
      <w:pPr>
        <w:ind w:left="1080" w:hanging="360"/>
      </w:pPr>
      <w:rPr>
        <w:rFonts w:ascii="Symbol" w:hAnsi="Symbol"/>
      </w:rPr>
    </w:lvl>
  </w:abstractNum>
  <w:abstractNum w:abstractNumId="40" w15:restartNumberingAfterBreak="0">
    <w:nsid w:val="44F81486"/>
    <w:multiLevelType w:val="hybridMultilevel"/>
    <w:tmpl w:val="222E8B1E"/>
    <w:lvl w:ilvl="0" w:tplc="6644C2B2">
      <w:start w:val="1"/>
      <w:numFmt w:val="bullet"/>
      <w:lvlText w:val=""/>
      <w:lvlJc w:val="left"/>
      <w:pPr>
        <w:ind w:left="720" w:hanging="360"/>
      </w:pPr>
      <w:rPr>
        <w:rFonts w:ascii="Symbol" w:hAnsi="Symbol"/>
      </w:rPr>
    </w:lvl>
    <w:lvl w:ilvl="1" w:tplc="DDC6A0F8">
      <w:start w:val="1"/>
      <w:numFmt w:val="bullet"/>
      <w:lvlText w:val=""/>
      <w:lvlJc w:val="left"/>
      <w:pPr>
        <w:ind w:left="720" w:hanging="360"/>
      </w:pPr>
      <w:rPr>
        <w:rFonts w:ascii="Symbol" w:hAnsi="Symbol"/>
      </w:rPr>
    </w:lvl>
    <w:lvl w:ilvl="2" w:tplc="DE18F184">
      <w:start w:val="1"/>
      <w:numFmt w:val="bullet"/>
      <w:lvlText w:val=""/>
      <w:lvlJc w:val="left"/>
      <w:pPr>
        <w:ind w:left="720" w:hanging="360"/>
      </w:pPr>
      <w:rPr>
        <w:rFonts w:ascii="Symbol" w:hAnsi="Symbol"/>
      </w:rPr>
    </w:lvl>
    <w:lvl w:ilvl="3" w:tplc="F050DDCE">
      <w:start w:val="1"/>
      <w:numFmt w:val="bullet"/>
      <w:lvlText w:val=""/>
      <w:lvlJc w:val="left"/>
      <w:pPr>
        <w:ind w:left="720" w:hanging="360"/>
      </w:pPr>
      <w:rPr>
        <w:rFonts w:ascii="Symbol" w:hAnsi="Symbol"/>
      </w:rPr>
    </w:lvl>
    <w:lvl w:ilvl="4" w:tplc="BC36FED0">
      <w:start w:val="1"/>
      <w:numFmt w:val="bullet"/>
      <w:lvlText w:val=""/>
      <w:lvlJc w:val="left"/>
      <w:pPr>
        <w:ind w:left="720" w:hanging="360"/>
      </w:pPr>
      <w:rPr>
        <w:rFonts w:ascii="Symbol" w:hAnsi="Symbol"/>
      </w:rPr>
    </w:lvl>
    <w:lvl w:ilvl="5" w:tplc="2E2E0716">
      <w:start w:val="1"/>
      <w:numFmt w:val="bullet"/>
      <w:lvlText w:val=""/>
      <w:lvlJc w:val="left"/>
      <w:pPr>
        <w:ind w:left="720" w:hanging="360"/>
      </w:pPr>
      <w:rPr>
        <w:rFonts w:ascii="Symbol" w:hAnsi="Symbol"/>
      </w:rPr>
    </w:lvl>
    <w:lvl w:ilvl="6" w:tplc="266C5DCE">
      <w:start w:val="1"/>
      <w:numFmt w:val="bullet"/>
      <w:lvlText w:val=""/>
      <w:lvlJc w:val="left"/>
      <w:pPr>
        <w:ind w:left="720" w:hanging="360"/>
      </w:pPr>
      <w:rPr>
        <w:rFonts w:ascii="Symbol" w:hAnsi="Symbol"/>
      </w:rPr>
    </w:lvl>
    <w:lvl w:ilvl="7" w:tplc="0C661914">
      <w:start w:val="1"/>
      <w:numFmt w:val="bullet"/>
      <w:lvlText w:val=""/>
      <w:lvlJc w:val="left"/>
      <w:pPr>
        <w:ind w:left="720" w:hanging="360"/>
      </w:pPr>
      <w:rPr>
        <w:rFonts w:ascii="Symbol" w:hAnsi="Symbol"/>
      </w:rPr>
    </w:lvl>
    <w:lvl w:ilvl="8" w:tplc="5218CE86">
      <w:start w:val="1"/>
      <w:numFmt w:val="bullet"/>
      <w:lvlText w:val=""/>
      <w:lvlJc w:val="left"/>
      <w:pPr>
        <w:ind w:left="720" w:hanging="360"/>
      </w:pPr>
      <w:rPr>
        <w:rFonts w:ascii="Symbol" w:hAnsi="Symbol"/>
      </w:rPr>
    </w:lvl>
  </w:abstractNum>
  <w:abstractNum w:abstractNumId="41" w15:restartNumberingAfterBreak="0">
    <w:nsid w:val="463F3275"/>
    <w:multiLevelType w:val="hybridMultilevel"/>
    <w:tmpl w:val="032E39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6C129F2"/>
    <w:multiLevelType w:val="hybridMultilevel"/>
    <w:tmpl w:val="C94A9E38"/>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4846697A"/>
    <w:multiLevelType w:val="hybridMultilevel"/>
    <w:tmpl w:val="8BB636B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BEE3054"/>
    <w:multiLevelType w:val="hybridMultilevel"/>
    <w:tmpl w:val="37BC8046"/>
    <w:lvl w:ilvl="0" w:tplc="08090001">
      <w:start w:val="1"/>
      <w:numFmt w:val="bullet"/>
      <w:lvlText w:val=""/>
      <w:lvlJc w:val="left"/>
      <w:pPr>
        <w:ind w:left="786"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45" w15:restartNumberingAfterBreak="0">
    <w:nsid w:val="4C8F3DE4"/>
    <w:multiLevelType w:val="hybridMultilevel"/>
    <w:tmpl w:val="085C16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F925828"/>
    <w:multiLevelType w:val="hybridMultilevel"/>
    <w:tmpl w:val="7B3C4BD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0AB775E"/>
    <w:multiLevelType w:val="hybridMultilevel"/>
    <w:tmpl w:val="50E2537E"/>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522E6BB4"/>
    <w:multiLevelType w:val="hybridMultilevel"/>
    <w:tmpl w:val="E4CAE09E"/>
    <w:lvl w:ilvl="0" w:tplc="08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52EE410D"/>
    <w:multiLevelType w:val="hybridMultilevel"/>
    <w:tmpl w:val="9B84A0C4"/>
    <w:lvl w:ilvl="0" w:tplc="FF60C4A8">
      <w:start w:val="1"/>
      <w:numFmt w:val="bullet"/>
      <w:lvlText w:val=""/>
      <w:lvlJc w:val="left"/>
      <w:pPr>
        <w:ind w:left="720" w:hanging="360"/>
      </w:pPr>
      <w:rPr>
        <w:rFonts w:ascii="Symbol" w:hAnsi="Symbol"/>
      </w:rPr>
    </w:lvl>
    <w:lvl w:ilvl="1" w:tplc="00BC8E7E">
      <w:start w:val="1"/>
      <w:numFmt w:val="bullet"/>
      <w:lvlText w:val=""/>
      <w:lvlJc w:val="left"/>
      <w:pPr>
        <w:ind w:left="720" w:hanging="360"/>
      </w:pPr>
      <w:rPr>
        <w:rFonts w:ascii="Symbol" w:hAnsi="Symbol"/>
      </w:rPr>
    </w:lvl>
    <w:lvl w:ilvl="2" w:tplc="EE7A7BFA">
      <w:start w:val="1"/>
      <w:numFmt w:val="bullet"/>
      <w:lvlText w:val=""/>
      <w:lvlJc w:val="left"/>
      <w:pPr>
        <w:ind w:left="720" w:hanging="360"/>
      </w:pPr>
      <w:rPr>
        <w:rFonts w:ascii="Symbol" w:hAnsi="Symbol"/>
      </w:rPr>
    </w:lvl>
    <w:lvl w:ilvl="3" w:tplc="8B0E0292">
      <w:start w:val="1"/>
      <w:numFmt w:val="bullet"/>
      <w:lvlText w:val=""/>
      <w:lvlJc w:val="left"/>
      <w:pPr>
        <w:ind w:left="720" w:hanging="360"/>
      </w:pPr>
      <w:rPr>
        <w:rFonts w:ascii="Symbol" w:hAnsi="Symbol"/>
      </w:rPr>
    </w:lvl>
    <w:lvl w:ilvl="4" w:tplc="F7DA149E">
      <w:start w:val="1"/>
      <w:numFmt w:val="bullet"/>
      <w:lvlText w:val=""/>
      <w:lvlJc w:val="left"/>
      <w:pPr>
        <w:ind w:left="720" w:hanging="360"/>
      </w:pPr>
      <w:rPr>
        <w:rFonts w:ascii="Symbol" w:hAnsi="Symbol"/>
      </w:rPr>
    </w:lvl>
    <w:lvl w:ilvl="5" w:tplc="424EFD48">
      <w:start w:val="1"/>
      <w:numFmt w:val="bullet"/>
      <w:lvlText w:val=""/>
      <w:lvlJc w:val="left"/>
      <w:pPr>
        <w:ind w:left="720" w:hanging="360"/>
      </w:pPr>
      <w:rPr>
        <w:rFonts w:ascii="Symbol" w:hAnsi="Symbol"/>
      </w:rPr>
    </w:lvl>
    <w:lvl w:ilvl="6" w:tplc="4ED490A6">
      <w:start w:val="1"/>
      <w:numFmt w:val="bullet"/>
      <w:lvlText w:val=""/>
      <w:lvlJc w:val="left"/>
      <w:pPr>
        <w:ind w:left="720" w:hanging="360"/>
      </w:pPr>
      <w:rPr>
        <w:rFonts w:ascii="Symbol" w:hAnsi="Symbol"/>
      </w:rPr>
    </w:lvl>
    <w:lvl w:ilvl="7" w:tplc="DAEAFB5E">
      <w:start w:val="1"/>
      <w:numFmt w:val="bullet"/>
      <w:lvlText w:val=""/>
      <w:lvlJc w:val="left"/>
      <w:pPr>
        <w:ind w:left="720" w:hanging="360"/>
      </w:pPr>
      <w:rPr>
        <w:rFonts w:ascii="Symbol" w:hAnsi="Symbol"/>
      </w:rPr>
    </w:lvl>
    <w:lvl w:ilvl="8" w:tplc="CAFCD284">
      <w:start w:val="1"/>
      <w:numFmt w:val="bullet"/>
      <w:lvlText w:val=""/>
      <w:lvlJc w:val="left"/>
      <w:pPr>
        <w:ind w:left="720" w:hanging="360"/>
      </w:pPr>
      <w:rPr>
        <w:rFonts w:ascii="Symbol" w:hAnsi="Symbol"/>
      </w:rPr>
    </w:lvl>
  </w:abstractNum>
  <w:abstractNum w:abstractNumId="50" w15:restartNumberingAfterBreak="0">
    <w:nsid w:val="5808773C"/>
    <w:multiLevelType w:val="hybridMultilevel"/>
    <w:tmpl w:val="F736739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5E552D57"/>
    <w:multiLevelType w:val="hybridMultilevel"/>
    <w:tmpl w:val="52B2C8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F561DFA"/>
    <w:multiLevelType w:val="hybridMultilevel"/>
    <w:tmpl w:val="4202A934"/>
    <w:lvl w:ilvl="0" w:tplc="4208859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22028E4"/>
    <w:multiLevelType w:val="hybridMultilevel"/>
    <w:tmpl w:val="144896F0"/>
    <w:lvl w:ilvl="0" w:tplc="55E6EA6A">
      <w:start w:val="1"/>
      <w:numFmt w:val="bullet"/>
      <w:lvlText w:val=""/>
      <w:lvlJc w:val="left"/>
      <w:pPr>
        <w:ind w:left="1080" w:hanging="360"/>
      </w:pPr>
      <w:rPr>
        <w:rFonts w:ascii="Symbol" w:hAnsi="Symbol"/>
      </w:rPr>
    </w:lvl>
    <w:lvl w:ilvl="1" w:tplc="F000D7EA">
      <w:start w:val="1"/>
      <w:numFmt w:val="bullet"/>
      <w:lvlText w:val=""/>
      <w:lvlJc w:val="left"/>
      <w:pPr>
        <w:ind w:left="1440" w:hanging="360"/>
      </w:pPr>
      <w:rPr>
        <w:rFonts w:ascii="Symbol" w:hAnsi="Symbol"/>
      </w:rPr>
    </w:lvl>
    <w:lvl w:ilvl="2" w:tplc="4A8AE33E">
      <w:start w:val="1"/>
      <w:numFmt w:val="bullet"/>
      <w:lvlText w:val=""/>
      <w:lvlJc w:val="left"/>
      <w:pPr>
        <w:ind w:left="1080" w:hanging="360"/>
      </w:pPr>
      <w:rPr>
        <w:rFonts w:ascii="Symbol" w:hAnsi="Symbol"/>
      </w:rPr>
    </w:lvl>
    <w:lvl w:ilvl="3" w:tplc="65E09FC2">
      <w:start w:val="1"/>
      <w:numFmt w:val="bullet"/>
      <w:lvlText w:val=""/>
      <w:lvlJc w:val="left"/>
      <w:pPr>
        <w:ind w:left="1080" w:hanging="360"/>
      </w:pPr>
      <w:rPr>
        <w:rFonts w:ascii="Symbol" w:hAnsi="Symbol"/>
      </w:rPr>
    </w:lvl>
    <w:lvl w:ilvl="4" w:tplc="60A4EE52">
      <w:start w:val="1"/>
      <w:numFmt w:val="bullet"/>
      <w:lvlText w:val=""/>
      <w:lvlJc w:val="left"/>
      <w:pPr>
        <w:ind w:left="1080" w:hanging="360"/>
      </w:pPr>
      <w:rPr>
        <w:rFonts w:ascii="Symbol" w:hAnsi="Symbol"/>
      </w:rPr>
    </w:lvl>
    <w:lvl w:ilvl="5" w:tplc="6D50F8C4">
      <w:start w:val="1"/>
      <w:numFmt w:val="bullet"/>
      <w:lvlText w:val=""/>
      <w:lvlJc w:val="left"/>
      <w:pPr>
        <w:ind w:left="1080" w:hanging="360"/>
      </w:pPr>
      <w:rPr>
        <w:rFonts w:ascii="Symbol" w:hAnsi="Symbol"/>
      </w:rPr>
    </w:lvl>
    <w:lvl w:ilvl="6" w:tplc="409AB776">
      <w:start w:val="1"/>
      <w:numFmt w:val="bullet"/>
      <w:lvlText w:val=""/>
      <w:lvlJc w:val="left"/>
      <w:pPr>
        <w:ind w:left="1080" w:hanging="360"/>
      </w:pPr>
      <w:rPr>
        <w:rFonts w:ascii="Symbol" w:hAnsi="Symbol"/>
      </w:rPr>
    </w:lvl>
    <w:lvl w:ilvl="7" w:tplc="C3C63824">
      <w:start w:val="1"/>
      <w:numFmt w:val="bullet"/>
      <w:lvlText w:val=""/>
      <w:lvlJc w:val="left"/>
      <w:pPr>
        <w:ind w:left="1080" w:hanging="360"/>
      </w:pPr>
      <w:rPr>
        <w:rFonts w:ascii="Symbol" w:hAnsi="Symbol"/>
      </w:rPr>
    </w:lvl>
    <w:lvl w:ilvl="8" w:tplc="094CFF0A">
      <w:start w:val="1"/>
      <w:numFmt w:val="bullet"/>
      <w:lvlText w:val=""/>
      <w:lvlJc w:val="left"/>
      <w:pPr>
        <w:ind w:left="1080" w:hanging="360"/>
      </w:pPr>
      <w:rPr>
        <w:rFonts w:ascii="Symbol" w:hAnsi="Symbol"/>
      </w:rPr>
    </w:lvl>
  </w:abstractNum>
  <w:abstractNum w:abstractNumId="54" w15:restartNumberingAfterBreak="0">
    <w:nsid w:val="6255170A"/>
    <w:multiLevelType w:val="multilevel"/>
    <w:tmpl w:val="0ADCD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5F027F"/>
    <w:multiLevelType w:val="hybridMultilevel"/>
    <w:tmpl w:val="C37AC22E"/>
    <w:lvl w:ilvl="0" w:tplc="D87247E2">
      <w:start w:val="1"/>
      <w:numFmt w:val="bullet"/>
      <w:lvlText w:val=""/>
      <w:lvlJc w:val="left"/>
      <w:pPr>
        <w:ind w:left="720" w:hanging="360"/>
      </w:pPr>
      <w:rPr>
        <w:rFonts w:ascii="Symbol" w:hAnsi="Symbol"/>
      </w:rPr>
    </w:lvl>
    <w:lvl w:ilvl="1" w:tplc="0AD6F0F8">
      <w:start w:val="1"/>
      <w:numFmt w:val="bullet"/>
      <w:lvlText w:val=""/>
      <w:lvlJc w:val="left"/>
      <w:pPr>
        <w:ind w:left="720" w:hanging="360"/>
      </w:pPr>
      <w:rPr>
        <w:rFonts w:ascii="Symbol" w:hAnsi="Symbol"/>
      </w:rPr>
    </w:lvl>
    <w:lvl w:ilvl="2" w:tplc="F184F994">
      <w:start w:val="1"/>
      <w:numFmt w:val="bullet"/>
      <w:lvlText w:val=""/>
      <w:lvlJc w:val="left"/>
      <w:pPr>
        <w:ind w:left="720" w:hanging="360"/>
      </w:pPr>
      <w:rPr>
        <w:rFonts w:ascii="Symbol" w:hAnsi="Symbol"/>
      </w:rPr>
    </w:lvl>
    <w:lvl w:ilvl="3" w:tplc="57B07296">
      <w:start w:val="1"/>
      <w:numFmt w:val="bullet"/>
      <w:lvlText w:val=""/>
      <w:lvlJc w:val="left"/>
      <w:pPr>
        <w:ind w:left="720" w:hanging="360"/>
      </w:pPr>
      <w:rPr>
        <w:rFonts w:ascii="Symbol" w:hAnsi="Symbol"/>
      </w:rPr>
    </w:lvl>
    <w:lvl w:ilvl="4" w:tplc="7ED40E64">
      <w:start w:val="1"/>
      <w:numFmt w:val="bullet"/>
      <w:lvlText w:val=""/>
      <w:lvlJc w:val="left"/>
      <w:pPr>
        <w:ind w:left="720" w:hanging="360"/>
      </w:pPr>
      <w:rPr>
        <w:rFonts w:ascii="Symbol" w:hAnsi="Symbol"/>
      </w:rPr>
    </w:lvl>
    <w:lvl w:ilvl="5" w:tplc="80664E7C">
      <w:start w:val="1"/>
      <w:numFmt w:val="bullet"/>
      <w:lvlText w:val=""/>
      <w:lvlJc w:val="left"/>
      <w:pPr>
        <w:ind w:left="720" w:hanging="360"/>
      </w:pPr>
      <w:rPr>
        <w:rFonts w:ascii="Symbol" w:hAnsi="Symbol"/>
      </w:rPr>
    </w:lvl>
    <w:lvl w:ilvl="6" w:tplc="67F20C6E">
      <w:start w:val="1"/>
      <w:numFmt w:val="bullet"/>
      <w:lvlText w:val=""/>
      <w:lvlJc w:val="left"/>
      <w:pPr>
        <w:ind w:left="720" w:hanging="360"/>
      </w:pPr>
      <w:rPr>
        <w:rFonts w:ascii="Symbol" w:hAnsi="Symbol"/>
      </w:rPr>
    </w:lvl>
    <w:lvl w:ilvl="7" w:tplc="3E84C74A">
      <w:start w:val="1"/>
      <w:numFmt w:val="bullet"/>
      <w:lvlText w:val=""/>
      <w:lvlJc w:val="left"/>
      <w:pPr>
        <w:ind w:left="720" w:hanging="360"/>
      </w:pPr>
      <w:rPr>
        <w:rFonts w:ascii="Symbol" w:hAnsi="Symbol"/>
      </w:rPr>
    </w:lvl>
    <w:lvl w:ilvl="8" w:tplc="EC8C6378">
      <w:start w:val="1"/>
      <w:numFmt w:val="bullet"/>
      <w:lvlText w:val=""/>
      <w:lvlJc w:val="left"/>
      <w:pPr>
        <w:ind w:left="720" w:hanging="360"/>
      </w:pPr>
      <w:rPr>
        <w:rFonts w:ascii="Symbol" w:hAnsi="Symbol"/>
      </w:rPr>
    </w:lvl>
  </w:abstractNum>
  <w:abstractNum w:abstractNumId="56" w15:restartNumberingAfterBreak="0">
    <w:nsid w:val="6B5F7573"/>
    <w:multiLevelType w:val="hybridMultilevel"/>
    <w:tmpl w:val="3FC6F0F2"/>
    <w:lvl w:ilvl="0" w:tplc="08090005">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7" w15:restartNumberingAfterBreak="0">
    <w:nsid w:val="6C5B3A45"/>
    <w:multiLevelType w:val="hybridMultilevel"/>
    <w:tmpl w:val="519E89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D8E3471"/>
    <w:multiLevelType w:val="hybridMultilevel"/>
    <w:tmpl w:val="597443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3DF7158"/>
    <w:multiLevelType w:val="hybridMultilevel"/>
    <w:tmpl w:val="5D90D9DA"/>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0" w15:restartNumberingAfterBreak="0">
    <w:nsid w:val="75517232"/>
    <w:multiLevelType w:val="hybridMultilevel"/>
    <w:tmpl w:val="861093DA"/>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1" w15:restartNumberingAfterBreak="0">
    <w:nsid w:val="763A52A3"/>
    <w:multiLevelType w:val="hybridMultilevel"/>
    <w:tmpl w:val="4EEE6466"/>
    <w:lvl w:ilvl="0" w:tplc="CB0E74A4">
      <w:start w:val="39"/>
      <w:numFmt w:val="bullet"/>
      <w:lvlText w:val=""/>
      <w:lvlJc w:val="left"/>
      <w:pPr>
        <w:ind w:left="720" w:hanging="360"/>
      </w:pPr>
      <w:rPr>
        <w:rFonts w:ascii="Symbol" w:eastAsiaTheme="minorHAnsi"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6957A03"/>
    <w:multiLevelType w:val="hybridMultilevel"/>
    <w:tmpl w:val="2BE695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B391822"/>
    <w:multiLevelType w:val="hybridMultilevel"/>
    <w:tmpl w:val="277C2C48"/>
    <w:lvl w:ilvl="0" w:tplc="4C26D214">
      <w:start w:val="1"/>
      <w:numFmt w:val="bullet"/>
      <w:lvlText w:val=""/>
      <w:lvlJc w:val="left"/>
      <w:pPr>
        <w:ind w:left="720" w:hanging="360"/>
      </w:pPr>
      <w:rPr>
        <w:rFonts w:ascii="Symbol" w:hAnsi="Symbol"/>
      </w:rPr>
    </w:lvl>
    <w:lvl w:ilvl="1" w:tplc="F84661CC">
      <w:start w:val="1"/>
      <w:numFmt w:val="bullet"/>
      <w:lvlText w:val=""/>
      <w:lvlJc w:val="left"/>
      <w:pPr>
        <w:ind w:left="720" w:hanging="360"/>
      </w:pPr>
      <w:rPr>
        <w:rFonts w:ascii="Symbol" w:hAnsi="Symbol"/>
      </w:rPr>
    </w:lvl>
    <w:lvl w:ilvl="2" w:tplc="637E4E0E">
      <w:start w:val="1"/>
      <w:numFmt w:val="bullet"/>
      <w:lvlText w:val=""/>
      <w:lvlJc w:val="left"/>
      <w:pPr>
        <w:ind w:left="720" w:hanging="360"/>
      </w:pPr>
      <w:rPr>
        <w:rFonts w:ascii="Symbol" w:hAnsi="Symbol"/>
      </w:rPr>
    </w:lvl>
    <w:lvl w:ilvl="3" w:tplc="E8B2A520">
      <w:start w:val="1"/>
      <w:numFmt w:val="bullet"/>
      <w:lvlText w:val=""/>
      <w:lvlJc w:val="left"/>
      <w:pPr>
        <w:ind w:left="720" w:hanging="360"/>
      </w:pPr>
      <w:rPr>
        <w:rFonts w:ascii="Symbol" w:hAnsi="Symbol"/>
      </w:rPr>
    </w:lvl>
    <w:lvl w:ilvl="4" w:tplc="55483FC8">
      <w:start w:val="1"/>
      <w:numFmt w:val="bullet"/>
      <w:lvlText w:val=""/>
      <w:lvlJc w:val="left"/>
      <w:pPr>
        <w:ind w:left="720" w:hanging="360"/>
      </w:pPr>
      <w:rPr>
        <w:rFonts w:ascii="Symbol" w:hAnsi="Symbol"/>
      </w:rPr>
    </w:lvl>
    <w:lvl w:ilvl="5" w:tplc="3C60AEC2">
      <w:start w:val="1"/>
      <w:numFmt w:val="bullet"/>
      <w:lvlText w:val=""/>
      <w:lvlJc w:val="left"/>
      <w:pPr>
        <w:ind w:left="720" w:hanging="360"/>
      </w:pPr>
      <w:rPr>
        <w:rFonts w:ascii="Symbol" w:hAnsi="Symbol"/>
      </w:rPr>
    </w:lvl>
    <w:lvl w:ilvl="6" w:tplc="C38205F2">
      <w:start w:val="1"/>
      <w:numFmt w:val="bullet"/>
      <w:lvlText w:val=""/>
      <w:lvlJc w:val="left"/>
      <w:pPr>
        <w:ind w:left="720" w:hanging="360"/>
      </w:pPr>
      <w:rPr>
        <w:rFonts w:ascii="Symbol" w:hAnsi="Symbol"/>
      </w:rPr>
    </w:lvl>
    <w:lvl w:ilvl="7" w:tplc="645A715E">
      <w:start w:val="1"/>
      <w:numFmt w:val="bullet"/>
      <w:lvlText w:val=""/>
      <w:lvlJc w:val="left"/>
      <w:pPr>
        <w:ind w:left="720" w:hanging="360"/>
      </w:pPr>
      <w:rPr>
        <w:rFonts w:ascii="Symbol" w:hAnsi="Symbol"/>
      </w:rPr>
    </w:lvl>
    <w:lvl w:ilvl="8" w:tplc="846A4A54">
      <w:start w:val="1"/>
      <w:numFmt w:val="bullet"/>
      <w:lvlText w:val=""/>
      <w:lvlJc w:val="left"/>
      <w:pPr>
        <w:ind w:left="720" w:hanging="360"/>
      </w:pPr>
      <w:rPr>
        <w:rFonts w:ascii="Symbol" w:hAnsi="Symbol"/>
      </w:rPr>
    </w:lvl>
  </w:abstractNum>
  <w:abstractNum w:abstractNumId="64" w15:restartNumberingAfterBreak="0">
    <w:nsid w:val="7C4A7471"/>
    <w:multiLevelType w:val="hybridMultilevel"/>
    <w:tmpl w:val="DE4C97C6"/>
    <w:lvl w:ilvl="0" w:tplc="FEDAAAB8">
      <w:start w:val="1"/>
      <w:numFmt w:val="bullet"/>
      <w:lvlText w:val=""/>
      <w:lvlJc w:val="left"/>
      <w:pPr>
        <w:ind w:left="720" w:hanging="360"/>
      </w:pPr>
      <w:rPr>
        <w:rFonts w:ascii="Symbol" w:hAnsi="Symbol"/>
      </w:rPr>
    </w:lvl>
    <w:lvl w:ilvl="1" w:tplc="0936A26E">
      <w:start w:val="1"/>
      <w:numFmt w:val="bullet"/>
      <w:lvlText w:val=""/>
      <w:lvlJc w:val="left"/>
      <w:pPr>
        <w:ind w:left="720" w:hanging="360"/>
      </w:pPr>
      <w:rPr>
        <w:rFonts w:ascii="Symbol" w:hAnsi="Symbol"/>
      </w:rPr>
    </w:lvl>
    <w:lvl w:ilvl="2" w:tplc="C388BC40">
      <w:start w:val="1"/>
      <w:numFmt w:val="bullet"/>
      <w:lvlText w:val=""/>
      <w:lvlJc w:val="left"/>
      <w:pPr>
        <w:ind w:left="720" w:hanging="360"/>
      </w:pPr>
      <w:rPr>
        <w:rFonts w:ascii="Symbol" w:hAnsi="Symbol"/>
      </w:rPr>
    </w:lvl>
    <w:lvl w:ilvl="3" w:tplc="69B0F880">
      <w:start w:val="1"/>
      <w:numFmt w:val="bullet"/>
      <w:lvlText w:val=""/>
      <w:lvlJc w:val="left"/>
      <w:pPr>
        <w:ind w:left="720" w:hanging="360"/>
      </w:pPr>
      <w:rPr>
        <w:rFonts w:ascii="Symbol" w:hAnsi="Symbol"/>
      </w:rPr>
    </w:lvl>
    <w:lvl w:ilvl="4" w:tplc="E1E46ECC">
      <w:start w:val="1"/>
      <w:numFmt w:val="bullet"/>
      <w:lvlText w:val=""/>
      <w:lvlJc w:val="left"/>
      <w:pPr>
        <w:ind w:left="720" w:hanging="360"/>
      </w:pPr>
      <w:rPr>
        <w:rFonts w:ascii="Symbol" w:hAnsi="Symbol"/>
      </w:rPr>
    </w:lvl>
    <w:lvl w:ilvl="5" w:tplc="E5B04944">
      <w:start w:val="1"/>
      <w:numFmt w:val="bullet"/>
      <w:lvlText w:val=""/>
      <w:lvlJc w:val="left"/>
      <w:pPr>
        <w:ind w:left="720" w:hanging="360"/>
      </w:pPr>
      <w:rPr>
        <w:rFonts w:ascii="Symbol" w:hAnsi="Symbol"/>
      </w:rPr>
    </w:lvl>
    <w:lvl w:ilvl="6" w:tplc="108C5128">
      <w:start w:val="1"/>
      <w:numFmt w:val="bullet"/>
      <w:lvlText w:val=""/>
      <w:lvlJc w:val="left"/>
      <w:pPr>
        <w:ind w:left="720" w:hanging="360"/>
      </w:pPr>
      <w:rPr>
        <w:rFonts w:ascii="Symbol" w:hAnsi="Symbol"/>
      </w:rPr>
    </w:lvl>
    <w:lvl w:ilvl="7" w:tplc="C45ED5BE">
      <w:start w:val="1"/>
      <w:numFmt w:val="bullet"/>
      <w:lvlText w:val=""/>
      <w:lvlJc w:val="left"/>
      <w:pPr>
        <w:ind w:left="720" w:hanging="360"/>
      </w:pPr>
      <w:rPr>
        <w:rFonts w:ascii="Symbol" w:hAnsi="Symbol"/>
      </w:rPr>
    </w:lvl>
    <w:lvl w:ilvl="8" w:tplc="8FCE7EC2">
      <w:start w:val="1"/>
      <w:numFmt w:val="bullet"/>
      <w:lvlText w:val=""/>
      <w:lvlJc w:val="left"/>
      <w:pPr>
        <w:ind w:left="720" w:hanging="360"/>
      </w:pPr>
      <w:rPr>
        <w:rFonts w:ascii="Symbol" w:hAnsi="Symbol"/>
      </w:rPr>
    </w:lvl>
  </w:abstractNum>
  <w:abstractNum w:abstractNumId="65" w15:restartNumberingAfterBreak="0">
    <w:nsid w:val="7D7C5AAB"/>
    <w:multiLevelType w:val="hybridMultilevel"/>
    <w:tmpl w:val="356846FA"/>
    <w:lvl w:ilvl="0" w:tplc="3620BC78">
      <w:start w:val="1"/>
      <w:numFmt w:val="bullet"/>
      <w:lvlText w:val=""/>
      <w:lvlJc w:val="left"/>
      <w:pPr>
        <w:ind w:left="720" w:hanging="360"/>
      </w:pPr>
      <w:rPr>
        <w:rFonts w:ascii="Symbol" w:hAnsi="Symbol"/>
      </w:rPr>
    </w:lvl>
    <w:lvl w:ilvl="1" w:tplc="CE48486C">
      <w:start w:val="1"/>
      <w:numFmt w:val="bullet"/>
      <w:lvlText w:val=""/>
      <w:lvlJc w:val="left"/>
      <w:pPr>
        <w:ind w:left="720" w:hanging="360"/>
      </w:pPr>
      <w:rPr>
        <w:rFonts w:ascii="Symbol" w:hAnsi="Symbol"/>
      </w:rPr>
    </w:lvl>
    <w:lvl w:ilvl="2" w:tplc="E5C8AEAA">
      <w:start w:val="1"/>
      <w:numFmt w:val="bullet"/>
      <w:lvlText w:val=""/>
      <w:lvlJc w:val="left"/>
      <w:pPr>
        <w:ind w:left="720" w:hanging="360"/>
      </w:pPr>
      <w:rPr>
        <w:rFonts w:ascii="Symbol" w:hAnsi="Symbol"/>
      </w:rPr>
    </w:lvl>
    <w:lvl w:ilvl="3" w:tplc="4D0657A4">
      <w:start w:val="1"/>
      <w:numFmt w:val="bullet"/>
      <w:lvlText w:val=""/>
      <w:lvlJc w:val="left"/>
      <w:pPr>
        <w:ind w:left="720" w:hanging="360"/>
      </w:pPr>
      <w:rPr>
        <w:rFonts w:ascii="Symbol" w:hAnsi="Symbol"/>
      </w:rPr>
    </w:lvl>
    <w:lvl w:ilvl="4" w:tplc="7FAC6E52">
      <w:start w:val="1"/>
      <w:numFmt w:val="bullet"/>
      <w:lvlText w:val=""/>
      <w:lvlJc w:val="left"/>
      <w:pPr>
        <w:ind w:left="720" w:hanging="360"/>
      </w:pPr>
      <w:rPr>
        <w:rFonts w:ascii="Symbol" w:hAnsi="Symbol"/>
      </w:rPr>
    </w:lvl>
    <w:lvl w:ilvl="5" w:tplc="D7EABE50">
      <w:start w:val="1"/>
      <w:numFmt w:val="bullet"/>
      <w:lvlText w:val=""/>
      <w:lvlJc w:val="left"/>
      <w:pPr>
        <w:ind w:left="720" w:hanging="360"/>
      </w:pPr>
      <w:rPr>
        <w:rFonts w:ascii="Symbol" w:hAnsi="Symbol"/>
      </w:rPr>
    </w:lvl>
    <w:lvl w:ilvl="6" w:tplc="83FE1F3A">
      <w:start w:val="1"/>
      <w:numFmt w:val="bullet"/>
      <w:lvlText w:val=""/>
      <w:lvlJc w:val="left"/>
      <w:pPr>
        <w:ind w:left="720" w:hanging="360"/>
      </w:pPr>
      <w:rPr>
        <w:rFonts w:ascii="Symbol" w:hAnsi="Symbol"/>
      </w:rPr>
    </w:lvl>
    <w:lvl w:ilvl="7" w:tplc="543CFB2E">
      <w:start w:val="1"/>
      <w:numFmt w:val="bullet"/>
      <w:lvlText w:val=""/>
      <w:lvlJc w:val="left"/>
      <w:pPr>
        <w:ind w:left="720" w:hanging="360"/>
      </w:pPr>
      <w:rPr>
        <w:rFonts w:ascii="Symbol" w:hAnsi="Symbol"/>
      </w:rPr>
    </w:lvl>
    <w:lvl w:ilvl="8" w:tplc="9D787AB2">
      <w:start w:val="1"/>
      <w:numFmt w:val="bullet"/>
      <w:lvlText w:val=""/>
      <w:lvlJc w:val="left"/>
      <w:pPr>
        <w:ind w:left="720" w:hanging="360"/>
      </w:pPr>
      <w:rPr>
        <w:rFonts w:ascii="Symbol" w:hAnsi="Symbol"/>
      </w:rPr>
    </w:lvl>
  </w:abstractNum>
  <w:abstractNum w:abstractNumId="66" w15:restartNumberingAfterBreak="0">
    <w:nsid w:val="7D905E3A"/>
    <w:multiLevelType w:val="hybridMultilevel"/>
    <w:tmpl w:val="46BE5E02"/>
    <w:lvl w:ilvl="0" w:tplc="E68648B2">
      <w:start w:val="1"/>
      <w:numFmt w:val="bullet"/>
      <w:lvlText w:val=""/>
      <w:lvlJc w:val="left"/>
      <w:pPr>
        <w:ind w:left="1080" w:hanging="360"/>
      </w:pPr>
      <w:rPr>
        <w:rFonts w:ascii="Symbol" w:hAnsi="Symbol"/>
      </w:rPr>
    </w:lvl>
    <w:lvl w:ilvl="1" w:tplc="3D6A8BAE">
      <w:start w:val="1"/>
      <w:numFmt w:val="bullet"/>
      <w:lvlText w:val=""/>
      <w:lvlJc w:val="left"/>
      <w:pPr>
        <w:ind w:left="1080" w:hanging="360"/>
      </w:pPr>
      <w:rPr>
        <w:rFonts w:ascii="Symbol" w:hAnsi="Symbol"/>
      </w:rPr>
    </w:lvl>
    <w:lvl w:ilvl="2" w:tplc="072432AC">
      <w:start w:val="1"/>
      <w:numFmt w:val="bullet"/>
      <w:lvlText w:val=""/>
      <w:lvlJc w:val="left"/>
      <w:pPr>
        <w:ind w:left="1080" w:hanging="360"/>
      </w:pPr>
      <w:rPr>
        <w:rFonts w:ascii="Symbol" w:hAnsi="Symbol"/>
      </w:rPr>
    </w:lvl>
    <w:lvl w:ilvl="3" w:tplc="7D14D232">
      <w:start w:val="1"/>
      <w:numFmt w:val="bullet"/>
      <w:lvlText w:val=""/>
      <w:lvlJc w:val="left"/>
      <w:pPr>
        <w:ind w:left="1080" w:hanging="360"/>
      </w:pPr>
      <w:rPr>
        <w:rFonts w:ascii="Symbol" w:hAnsi="Symbol"/>
      </w:rPr>
    </w:lvl>
    <w:lvl w:ilvl="4" w:tplc="475CE4A6">
      <w:start w:val="1"/>
      <w:numFmt w:val="bullet"/>
      <w:lvlText w:val=""/>
      <w:lvlJc w:val="left"/>
      <w:pPr>
        <w:ind w:left="1080" w:hanging="360"/>
      </w:pPr>
      <w:rPr>
        <w:rFonts w:ascii="Symbol" w:hAnsi="Symbol"/>
      </w:rPr>
    </w:lvl>
    <w:lvl w:ilvl="5" w:tplc="52F62316">
      <w:start w:val="1"/>
      <w:numFmt w:val="bullet"/>
      <w:lvlText w:val=""/>
      <w:lvlJc w:val="left"/>
      <w:pPr>
        <w:ind w:left="1080" w:hanging="360"/>
      </w:pPr>
      <w:rPr>
        <w:rFonts w:ascii="Symbol" w:hAnsi="Symbol"/>
      </w:rPr>
    </w:lvl>
    <w:lvl w:ilvl="6" w:tplc="636A749A">
      <w:start w:val="1"/>
      <w:numFmt w:val="bullet"/>
      <w:lvlText w:val=""/>
      <w:lvlJc w:val="left"/>
      <w:pPr>
        <w:ind w:left="1080" w:hanging="360"/>
      </w:pPr>
      <w:rPr>
        <w:rFonts w:ascii="Symbol" w:hAnsi="Symbol"/>
      </w:rPr>
    </w:lvl>
    <w:lvl w:ilvl="7" w:tplc="CDE2EE48">
      <w:start w:val="1"/>
      <w:numFmt w:val="bullet"/>
      <w:lvlText w:val=""/>
      <w:lvlJc w:val="left"/>
      <w:pPr>
        <w:ind w:left="1080" w:hanging="360"/>
      </w:pPr>
      <w:rPr>
        <w:rFonts w:ascii="Symbol" w:hAnsi="Symbol"/>
      </w:rPr>
    </w:lvl>
    <w:lvl w:ilvl="8" w:tplc="C476701A">
      <w:start w:val="1"/>
      <w:numFmt w:val="bullet"/>
      <w:lvlText w:val=""/>
      <w:lvlJc w:val="left"/>
      <w:pPr>
        <w:ind w:left="1080" w:hanging="360"/>
      </w:pPr>
      <w:rPr>
        <w:rFonts w:ascii="Symbol" w:hAnsi="Symbol"/>
      </w:rPr>
    </w:lvl>
  </w:abstractNum>
  <w:abstractNum w:abstractNumId="67" w15:restartNumberingAfterBreak="0">
    <w:nsid w:val="7DF44BC7"/>
    <w:multiLevelType w:val="hybridMultilevel"/>
    <w:tmpl w:val="B22CF1CC"/>
    <w:lvl w:ilvl="0" w:tplc="6C5A5BB0">
      <w:start w:val="1"/>
      <w:numFmt w:val="bullet"/>
      <w:lvlText w:val=""/>
      <w:lvlJc w:val="left"/>
      <w:pPr>
        <w:ind w:left="1080" w:hanging="360"/>
      </w:pPr>
      <w:rPr>
        <w:rFonts w:ascii="Symbol" w:hAnsi="Symbol"/>
      </w:rPr>
    </w:lvl>
    <w:lvl w:ilvl="1" w:tplc="E8906070">
      <w:start w:val="1"/>
      <w:numFmt w:val="bullet"/>
      <w:lvlText w:val=""/>
      <w:lvlJc w:val="left"/>
      <w:pPr>
        <w:ind w:left="1440" w:hanging="360"/>
      </w:pPr>
      <w:rPr>
        <w:rFonts w:ascii="Symbol" w:hAnsi="Symbol"/>
      </w:rPr>
    </w:lvl>
    <w:lvl w:ilvl="2" w:tplc="AAA0700E">
      <w:start w:val="1"/>
      <w:numFmt w:val="bullet"/>
      <w:lvlText w:val=""/>
      <w:lvlJc w:val="left"/>
      <w:pPr>
        <w:ind w:left="1080" w:hanging="360"/>
      </w:pPr>
      <w:rPr>
        <w:rFonts w:ascii="Symbol" w:hAnsi="Symbol"/>
      </w:rPr>
    </w:lvl>
    <w:lvl w:ilvl="3" w:tplc="58C0347C">
      <w:start w:val="1"/>
      <w:numFmt w:val="bullet"/>
      <w:lvlText w:val=""/>
      <w:lvlJc w:val="left"/>
      <w:pPr>
        <w:ind w:left="1080" w:hanging="360"/>
      </w:pPr>
      <w:rPr>
        <w:rFonts w:ascii="Symbol" w:hAnsi="Symbol"/>
      </w:rPr>
    </w:lvl>
    <w:lvl w:ilvl="4" w:tplc="DD104850">
      <w:start w:val="1"/>
      <w:numFmt w:val="bullet"/>
      <w:lvlText w:val=""/>
      <w:lvlJc w:val="left"/>
      <w:pPr>
        <w:ind w:left="1080" w:hanging="360"/>
      </w:pPr>
      <w:rPr>
        <w:rFonts w:ascii="Symbol" w:hAnsi="Symbol"/>
      </w:rPr>
    </w:lvl>
    <w:lvl w:ilvl="5" w:tplc="910ABDDE">
      <w:start w:val="1"/>
      <w:numFmt w:val="bullet"/>
      <w:lvlText w:val=""/>
      <w:lvlJc w:val="left"/>
      <w:pPr>
        <w:ind w:left="1080" w:hanging="360"/>
      </w:pPr>
      <w:rPr>
        <w:rFonts w:ascii="Symbol" w:hAnsi="Symbol"/>
      </w:rPr>
    </w:lvl>
    <w:lvl w:ilvl="6" w:tplc="9E6ADDF6">
      <w:start w:val="1"/>
      <w:numFmt w:val="bullet"/>
      <w:lvlText w:val=""/>
      <w:lvlJc w:val="left"/>
      <w:pPr>
        <w:ind w:left="1080" w:hanging="360"/>
      </w:pPr>
      <w:rPr>
        <w:rFonts w:ascii="Symbol" w:hAnsi="Symbol"/>
      </w:rPr>
    </w:lvl>
    <w:lvl w:ilvl="7" w:tplc="EB909C2E">
      <w:start w:val="1"/>
      <w:numFmt w:val="bullet"/>
      <w:lvlText w:val=""/>
      <w:lvlJc w:val="left"/>
      <w:pPr>
        <w:ind w:left="1080" w:hanging="360"/>
      </w:pPr>
      <w:rPr>
        <w:rFonts w:ascii="Symbol" w:hAnsi="Symbol"/>
      </w:rPr>
    </w:lvl>
    <w:lvl w:ilvl="8" w:tplc="FC9A2536">
      <w:start w:val="1"/>
      <w:numFmt w:val="bullet"/>
      <w:lvlText w:val=""/>
      <w:lvlJc w:val="left"/>
      <w:pPr>
        <w:ind w:left="1080" w:hanging="360"/>
      </w:pPr>
      <w:rPr>
        <w:rFonts w:ascii="Symbol" w:hAnsi="Symbol"/>
      </w:rPr>
    </w:lvl>
  </w:abstractNum>
  <w:num w:numId="1" w16cid:durableId="1556427408">
    <w:abstractNumId w:val="35"/>
  </w:num>
  <w:num w:numId="2" w16cid:durableId="1775705468">
    <w:abstractNumId w:val="54"/>
  </w:num>
  <w:num w:numId="3" w16cid:durableId="422117778">
    <w:abstractNumId w:val="60"/>
  </w:num>
  <w:num w:numId="4" w16cid:durableId="218782376">
    <w:abstractNumId w:val="1"/>
  </w:num>
  <w:num w:numId="5" w16cid:durableId="1334260593">
    <w:abstractNumId w:val="39"/>
  </w:num>
  <w:num w:numId="6" w16cid:durableId="1688941087">
    <w:abstractNumId w:val="53"/>
  </w:num>
  <w:num w:numId="7" w16cid:durableId="108865467">
    <w:abstractNumId w:val="8"/>
  </w:num>
  <w:num w:numId="8" w16cid:durableId="1740908006">
    <w:abstractNumId w:val="34"/>
  </w:num>
  <w:num w:numId="9" w16cid:durableId="1159343843">
    <w:abstractNumId w:val="23"/>
  </w:num>
  <w:num w:numId="10" w16cid:durableId="1983460771">
    <w:abstractNumId w:val="2"/>
  </w:num>
  <w:num w:numId="11" w16cid:durableId="1827816907">
    <w:abstractNumId w:val="67"/>
  </w:num>
  <w:num w:numId="12" w16cid:durableId="18899916">
    <w:abstractNumId w:val="29"/>
  </w:num>
  <w:num w:numId="13" w16cid:durableId="1263563835">
    <w:abstractNumId w:val="17"/>
  </w:num>
  <w:num w:numId="14" w16cid:durableId="217591328">
    <w:abstractNumId w:val="22"/>
  </w:num>
  <w:num w:numId="15" w16cid:durableId="184175628">
    <w:abstractNumId w:val="20"/>
  </w:num>
  <w:num w:numId="16" w16cid:durableId="1541626296">
    <w:abstractNumId w:val="36"/>
  </w:num>
  <w:num w:numId="17" w16cid:durableId="391390974">
    <w:abstractNumId w:val="10"/>
  </w:num>
  <w:num w:numId="18" w16cid:durableId="1253390712">
    <w:abstractNumId w:val="40"/>
  </w:num>
  <w:num w:numId="19" w16cid:durableId="146171023">
    <w:abstractNumId w:val="33"/>
  </w:num>
  <w:num w:numId="20" w16cid:durableId="1806581074">
    <w:abstractNumId w:val="21"/>
  </w:num>
  <w:num w:numId="21" w16cid:durableId="1819489981">
    <w:abstractNumId w:val="25"/>
  </w:num>
  <w:num w:numId="22" w16cid:durableId="366222740">
    <w:abstractNumId w:val="62"/>
  </w:num>
  <w:num w:numId="23" w16cid:durableId="831799729">
    <w:abstractNumId w:val="48"/>
  </w:num>
  <w:num w:numId="24" w16cid:durableId="647054348">
    <w:abstractNumId w:val="37"/>
  </w:num>
  <w:num w:numId="25" w16cid:durableId="1651253213">
    <w:abstractNumId w:val="7"/>
  </w:num>
  <w:num w:numId="26" w16cid:durableId="506166424">
    <w:abstractNumId w:val="18"/>
  </w:num>
  <w:num w:numId="27" w16cid:durableId="16783366">
    <w:abstractNumId w:val="27"/>
  </w:num>
  <w:num w:numId="28" w16cid:durableId="1211380902">
    <w:abstractNumId w:val="11"/>
  </w:num>
  <w:num w:numId="29" w16cid:durableId="626591080">
    <w:abstractNumId w:val="14"/>
  </w:num>
  <w:num w:numId="30" w16cid:durableId="834801596">
    <w:abstractNumId w:val="42"/>
  </w:num>
  <w:num w:numId="31" w16cid:durableId="21634966">
    <w:abstractNumId w:val="0"/>
  </w:num>
  <w:num w:numId="32" w16cid:durableId="147285636">
    <w:abstractNumId w:val="32"/>
  </w:num>
  <w:num w:numId="33" w16cid:durableId="575433818">
    <w:abstractNumId w:val="4"/>
  </w:num>
  <w:num w:numId="34" w16cid:durableId="569317617">
    <w:abstractNumId w:val="9"/>
  </w:num>
  <w:num w:numId="35" w16cid:durableId="1156610218">
    <w:abstractNumId w:val="26"/>
  </w:num>
  <w:num w:numId="36" w16cid:durableId="2071151527">
    <w:abstractNumId w:val="66"/>
  </w:num>
  <w:num w:numId="37" w16cid:durableId="526872092">
    <w:abstractNumId w:val="56"/>
  </w:num>
  <w:num w:numId="38" w16cid:durableId="955909825">
    <w:abstractNumId w:val="50"/>
  </w:num>
  <w:num w:numId="39" w16cid:durableId="2110464550">
    <w:abstractNumId w:val="47"/>
  </w:num>
  <w:num w:numId="40" w16cid:durableId="498927598">
    <w:abstractNumId w:val="57"/>
  </w:num>
  <w:num w:numId="41" w16cid:durableId="1873150365">
    <w:abstractNumId w:val="52"/>
  </w:num>
  <w:num w:numId="42" w16cid:durableId="87653578">
    <w:abstractNumId w:val="3"/>
  </w:num>
  <w:num w:numId="43" w16cid:durableId="1190527907">
    <w:abstractNumId w:val="15"/>
  </w:num>
  <w:num w:numId="44" w16cid:durableId="263415563">
    <w:abstractNumId w:val="59"/>
  </w:num>
  <w:num w:numId="45" w16cid:durableId="730546202">
    <w:abstractNumId w:val="30"/>
  </w:num>
  <w:num w:numId="46" w16cid:durableId="125707301">
    <w:abstractNumId w:val="61"/>
  </w:num>
  <w:num w:numId="47" w16cid:durableId="1119031072">
    <w:abstractNumId w:val="13"/>
  </w:num>
  <w:num w:numId="48" w16cid:durableId="1029376752">
    <w:abstractNumId w:val="41"/>
  </w:num>
  <w:num w:numId="49" w16cid:durableId="1588029333">
    <w:abstractNumId w:val="16"/>
  </w:num>
  <w:num w:numId="50" w16cid:durableId="502936992">
    <w:abstractNumId w:val="24"/>
  </w:num>
  <w:num w:numId="51" w16cid:durableId="1080558673">
    <w:abstractNumId w:val="55"/>
  </w:num>
  <w:num w:numId="52" w16cid:durableId="1364399904">
    <w:abstractNumId w:val="49"/>
  </w:num>
  <w:num w:numId="53" w16cid:durableId="443236277">
    <w:abstractNumId w:val="64"/>
  </w:num>
  <w:num w:numId="54" w16cid:durableId="2068796460">
    <w:abstractNumId w:val="19"/>
  </w:num>
  <w:num w:numId="55" w16cid:durableId="1482430547">
    <w:abstractNumId w:val="6"/>
  </w:num>
  <w:num w:numId="56" w16cid:durableId="903104604">
    <w:abstractNumId w:val="65"/>
  </w:num>
  <w:num w:numId="57" w16cid:durableId="105852551">
    <w:abstractNumId w:val="63"/>
  </w:num>
  <w:num w:numId="58" w16cid:durableId="1820727198">
    <w:abstractNumId w:val="46"/>
  </w:num>
  <w:num w:numId="59" w16cid:durableId="1314800903">
    <w:abstractNumId w:val="51"/>
  </w:num>
  <w:num w:numId="60" w16cid:durableId="594242245">
    <w:abstractNumId w:val="58"/>
  </w:num>
  <w:num w:numId="61" w16cid:durableId="726955630">
    <w:abstractNumId w:val="31"/>
  </w:num>
  <w:num w:numId="62" w16cid:durableId="1789814046">
    <w:abstractNumId w:val="5"/>
  </w:num>
  <w:num w:numId="63" w16cid:durableId="1294167090">
    <w:abstractNumId w:val="44"/>
  </w:num>
  <w:num w:numId="64" w16cid:durableId="1558929318">
    <w:abstractNumId w:val="38"/>
  </w:num>
  <w:num w:numId="65" w16cid:durableId="372267214">
    <w:abstractNumId w:val="28"/>
  </w:num>
  <w:num w:numId="66" w16cid:durableId="629475313">
    <w:abstractNumId w:val="43"/>
  </w:num>
  <w:num w:numId="67" w16cid:durableId="1622689548">
    <w:abstractNumId w:val="45"/>
  </w:num>
  <w:num w:numId="68" w16cid:durableId="721827713">
    <w:abstractNumId w:val="12"/>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nad Alemam">
    <w15:presenceInfo w15:providerId="AD" w15:userId="S::maea1@st-andrews.ac.uk::78c55f1c-2def-4542-8e45-a726b3fe28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67"/>
    <w:rsid w:val="00000274"/>
    <w:rsid w:val="000036B9"/>
    <w:rsid w:val="00003C82"/>
    <w:rsid w:val="00005E74"/>
    <w:rsid w:val="00006CF0"/>
    <w:rsid w:val="00006E73"/>
    <w:rsid w:val="00012D6E"/>
    <w:rsid w:val="00013082"/>
    <w:rsid w:val="000132FC"/>
    <w:rsid w:val="000136BF"/>
    <w:rsid w:val="0001438D"/>
    <w:rsid w:val="000158F0"/>
    <w:rsid w:val="000162E7"/>
    <w:rsid w:val="00016DC7"/>
    <w:rsid w:val="00017249"/>
    <w:rsid w:val="000173B1"/>
    <w:rsid w:val="000201CA"/>
    <w:rsid w:val="000204B6"/>
    <w:rsid w:val="000204E3"/>
    <w:rsid w:val="000214D3"/>
    <w:rsid w:val="0002177A"/>
    <w:rsid w:val="000227DA"/>
    <w:rsid w:val="00022EC7"/>
    <w:rsid w:val="000232C7"/>
    <w:rsid w:val="00023B4C"/>
    <w:rsid w:val="00023B93"/>
    <w:rsid w:val="0002435F"/>
    <w:rsid w:val="0002627D"/>
    <w:rsid w:val="00027B86"/>
    <w:rsid w:val="00030580"/>
    <w:rsid w:val="00030C74"/>
    <w:rsid w:val="00030E84"/>
    <w:rsid w:val="00031618"/>
    <w:rsid w:val="00031BAD"/>
    <w:rsid w:val="0003347F"/>
    <w:rsid w:val="00036144"/>
    <w:rsid w:val="00036336"/>
    <w:rsid w:val="00036DAC"/>
    <w:rsid w:val="000405C7"/>
    <w:rsid w:val="000413C2"/>
    <w:rsid w:val="000426EB"/>
    <w:rsid w:val="00043231"/>
    <w:rsid w:val="00043246"/>
    <w:rsid w:val="0004527B"/>
    <w:rsid w:val="000469FD"/>
    <w:rsid w:val="00046A22"/>
    <w:rsid w:val="000470CF"/>
    <w:rsid w:val="000475FE"/>
    <w:rsid w:val="000505F9"/>
    <w:rsid w:val="00051504"/>
    <w:rsid w:val="000522DB"/>
    <w:rsid w:val="00052FC0"/>
    <w:rsid w:val="000530CF"/>
    <w:rsid w:val="00053927"/>
    <w:rsid w:val="00053D76"/>
    <w:rsid w:val="00055797"/>
    <w:rsid w:val="00055CAF"/>
    <w:rsid w:val="00055D34"/>
    <w:rsid w:val="00056086"/>
    <w:rsid w:val="00056EB1"/>
    <w:rsid w:val="00060252"/>
    <w:rsid w:val="000602B4"/>
    <w:rsid w:val="00060345"/>
    <w:rsid w:val="000610CA"/>
    <w:rsid w:val="00061A3C"/>
    <w:rsid w:val="0006246B"/>
    <w:rsid w:val="00063AEB"/>
    <w:rsid w:val="00065050"/>
    <w:rsid w:val="000655BC"/>
    <w:rsid w:val="00065EF0"/>
    <w:rsid w:val="00066111"/>
    <w:rsid w:val="00067A01"/>
    <w:rsid w:val="00070EB7"/>
    <w:rsid w:val="0007152C"/>
    <w:rsid w:val="000718B5"/>
    <w:rsid w:val="000726F8"/>
    <w:rsid w:val="000732CE"/>
    <w:rsid w:val="0007330D"/>
    <w:rsid w:val="00074284"/>
    <w:rsid w:val="00074432"/>
    <w:rsid w:val="00074F1C"/>
    <w:rsid w:val="00075D69"/>
    <w:rsid w:val="00077078"/>
    <w:rsid w:val="000770B4"/>
    <w:rsid w:val="000774DC"/>
    <w:rsid w:val="00080E70"/>
    <w:rsid w:val="00081562"/>
    <w:rsid w:val="00081675"/>
    <w:rsid w:val="00082CA1"/>
    <w:rsid w:val="000839C7"/>
    <w:rsid w:val="00083AAF"/>
    <w:rsid w:val="0008462A"/>
    <w:rsid w:val="00085022"/>
    <w:rsid w:val="00085F79"/>
    <w:rsid w:val="0008641F"/>
    <w:rsid w:val="000867C9"/>
    <w:rsid w:val="00086F3A"/>
    <w:rsid w:val="00087033"/>
    <w:rsid w:val="00090D1D"/>
    <w:rsid w:val="00090DDF"/>
    <w:rsid w:val="00090F94"/>
    <w:rsid w:val="00092202"/>
    <w:rsid w:val="00092295"/>
    <w:rsid w:val="00093076"/>
    <w:rsid w:val="0009328D"/>
    <w:rsid w:val="00093DD0"/>
    <w:rsid w:val="0009570D"/>
    <w:rsid w:val="00095F9D"/>
    <w:rsid w:val="00097DEB"/>
    <w:rsid w:val="000A0E1E"/>
    <w:rsid w:val="000A10AF"/>
    <w:rsid w:val="000A1408"/>
    <w:rsid w:val="000A2740"/>
    <w:rsid w:val="000A34EE"/>
    <w:rsid w:val="000A7122"/>
    <w:rsid w:val="000B03DB"/>
    <w:rsid w:val="000B1478"/>
    <w:rsid w:val="000B3B5B"/>
    <w:rsid w:val="000B56BD"/>
    <w:rsid w:val="000B7349"/>
    <w:rsid w:val="000C030B"/>
    <w:rsid w:val="000C130D"/>
    <w:rsid w:val="000C13B8"/>
    <w:rsid w:val="000C3F4E"/>
    <w:rsid w:val="000C4571"/>
    <w:rsid w:val="000C4A01"/>
    <w:rsid w:val="000D21DA"/>
    <w:rsid w:val="000D2619"/>
    <w:rsid w:val="000D400A"/>
    <w:rsid w:val="000D4276"/>
    <w:rsid w:val="000D45DC"/>
    <w:rsid w:val="000D548F"/>
    <w:rsid w:val="000D5B32"/>
    <w:rsid w:val="000D5B82"/>
    <w:rsid w:val="000D63EA"/>
    <w:rsid w:val="000E0EDE"/>
    <w:rsid w:val="000E145A"/>
    <w:rsid w:val="000E3009"/>
    <w:rsid w:val="000E3A58"/>
    <w:rsid w:val="000E453A"/>
    <w:rsid w:val="000E7831"/>
    <w:rsid w:val="000E7F2C"/>
    <w:rsid w:val="000F0B4D"/>
    <w:rsid w:val="000F1E03"/>
    <w:rsid w:val="000F1EB3"/>
    <w:rsid w:val="000F2F13"/>
    <w:rsid w:val="000F369B"/>
    <w:rsid w:val="000F3FD1"/>
    <w:rsid w:val="000F51DC"/>
    <w:rsid w:val="000F56B2"/>
    <w:rsid w:val="000F573D"/>
    <w:rsid w:val="000F61DE"/>
    <w:rsid w:val="000F668D"/>
    <w:rsid w:val="000F67E0"/>
    <w:rsid w:val="000F79E2"/>
    <w:rsid w:val="00100DF6"/>
    <w:rsid w:val="00102DDB"/>
    <w:rsid w:val="001035C8"/>
    <w:rsid w:val="0010481E"/>
    <w:rsid w:val="001059C9"/>
    <w:rsid w:val="00106863"/>
    <w:rsid w:val="00106881"/>
    <w:rsid w:val="001074BA"/>
    <w:rsid w:val="00107931"/>
    <w:rsid w:val="00111B57"/>
    <w:rsid w:val="001130A1"/>
    <w:rsid w:val="0011328F"/>
    <w:rsid w:val="0011389C"/>
    <w:rsid w:val="00114950"/>
    <w:rsid w:val="00116262"/>
    <w:rsid w:val="001168FC"/>
    <w:rsid w:val="00116D28"/>
    <w:rsid w:val="0011743D"/>
    <w:rsid w:val="001176A0"/>
    <w:rsid w:val="001209AF"/>
    <w:rsid w:val="00121313"/>
    <w:rsid w:val="00121D58"/>
    <w:rsid w:val="00122183"/>
    <w:rsid w:val="00122281"/>
    <w:rsid w:val="001228DC"/>
    <w:rsid w:val="001244E2"/>
    <w:rsid w:val="0012553D"/>
    <w:rsid w:val="00126514"/>
    <w:rsid w:val="00126E99"/>
    <w:rsid w:val="00131CC9"/>
    <w:rsid w:val="00132FF2"/>
    <w:rsid w:val="0013330F"/>
    <w:rsid w:val="0013358F"/>
    <w:rsid w:val="0013370F"/>
    <w:rsid w:val="00133D40"/>
    <w:rsid w:val="001344A9"/>
    <w:rsid w:val="001362D6"/>
    <w:rsid w:val="0013654A"/>
    <w:rsid w:val="00137100"/>
    <w:rsid w:val="001406DC"/>
    <w:rsid w:val="001408D7"/>
    <w:rsid w:val="00140BE5"/>
    <w:rsid w:val="001423DF"/>
    <w:rsid w:val="00142520"/>
    <w:rsid w:val="00142827"/>
    <w:rsid w:val="00143A88"/>
    <w:rsid w:val="00143C92"/>
    <w:rsid w:val="00143F4F"/>
    <w:rsid w:val="0014404E"/>
    <w:rsid w:val="00144B79"/>
    <w:rsid w:val="0014714F"/>
    <w:rsid w:val="001477A5"/>
    <w:rsid w:val="00147B13"/>
    <w:rsid w:val="00150E72"/>
    <w:rsid w:val="00151348"/>
    <w:rsid w:val="001517A9"/>
    <w:rsid w:val="00151EC6"/>
    <w:rsid w:val="00153FB9"/>
    <w:rsid w:val="0015448A"/>
    <w:rsid w:val="0015637A"/>
    <w:rsid w:val="00157CBF"/>
    <w:rsid w:val="00162DB2"/>
    <w:rsid w:val="00162EA4"/>
    <w:rsid w:val="00163D2F"/>
    <w:rsid w:val="00164A33"/>
    <w:rsid w:val="0016501E"/>
    <w:rsid w:val="00165208"/>
    <w:rsid w:val="00165FC5"/>
    <w:rsid w:val="001665BE"/>
    <w:rsid w:val="00166A39"/>
    <w:rsid w:val="00167E5B"/>
    <w:rsid w:val="00170BD5"/>
    <w:rsid w:val="00172AD7"/>
    <w:rsid w:val="00173841"/>
    <w:rsid w:val="0017540E"/>
    <w:rsid w:val="0017630C"/>
    <w:rsid w:val="00176FF8"/>
    <w:rsid w:val="0017749C"/>
    <w:rsid w:val="00177501"/>
    <w:rsid w:val="001775E6"/>
    <w:rsid w:val="001800DD"/>
    <w:rsid w:val="001808D2"/>
    <w:rsid w:val="00181504"/>
    <w:rsid w:val="00181533"/>
    <w:rsid w:val="001819F9"/>
    <w:rsid w:val="001823F5"/>
    <w:rsid w:val="001828C0"/>
    <w:rsid w:val="0018290A"/>
    <w:rsid w:val="0018439E"/>
    <w:rsid w:val="0018599D"/>
    <w:rsid w:val="001865B4"/>
    <w:rsid w:val="001905ED"/>
    <w:rsid w:val="00191F6F"/>
    <w:rsid w:val="00193631"/>
    <w:rsid w:val="00193B03"/>
    <w:rsid w:val="00193DB4"/>
    <w:rsid w:val="00194413"/>
    <w:rsid w:val="00194821"/>
    <w:rsid w:val="001948D0"/>
    <w:rsid w:val="00194D93"/>
    <w:rsid w:val="00197981"/>
    <w:rsid w:val="001A0BDB"/>
    <w:rsid w:val="001A1763"/>
    <w:rsid w:val="001A20BC"/>
    <w:rsid w:val="001A23EC"/>
    <w:rsid w:val="001A3362"/>
    <w:rsid w:val="001A4F2B"/>
    <w:rsid w:val="001A5C3B"/>
    <w:rsid w:val="001A5DE7"/>
    <w:rsid w:val="001A62BE"/>
    <w:rsid w:val="001A669F"/>
    <w:rsid w:val="001A7DE9"/>
    <w:rsid w:val="001B01DF"/>
    <w:rsid w:val="001B097A"/>
    <w:rsid w:val="001B4307"/>
    <w:rsid w:val="001B59DD"/>
    <w:rsid w:val="001B672F"/>
    <w:rsid w:val="001B6C8A"/>
    <w:rsid w:val="001C0D2C"/>
    <w:rsid w:val="001C5F5C"/>
    <w:rsid w:val="001D1ED5"/>
    <w:rsid w:val="001D385F"/>
    <w:rsid w:val="001D41AD"/>
    <w:rsid w:val="001D4868"/>
    <w:rsid w:val="001D557D"/>
    <w:rsid w:val="001D5825"/>
    <w:rsid w:val="001D5DB1"/>
    <w:rsid w:val="001D612C"/>
    <w:rsid w:val="001D6AAC"/>
    <w:rsid w:val="001D7D36"/>
    <w:rsid w:val="001E0025"/>
    <w:rsid w:val="001E1114"/>
    <w:rsid w:val="001E260D"/>
    <w:rsid w:val="001E2DD9"/>
    <w:rsid w:val="001E49A6"/>
    <w:rsid w:val="001E5B0F"/>
    <w:rsid w:val="001E5D2F"/>
    <w:rsid w:val="001E6D19"/>
    <w:rsid w:val="001E73CF"/>
    <w:rsid w:val="001F1BC3"/>
    <w:rsid w:val="001F1C35"/>
    <w:rsid w:val="001F2552"/>
    <w:rsid w:val="001F394B"/>
    <w:rsid w:val="001F4ADC"/>
    <w:rsid w:val="001F4CCC"/>
    <w:rsid w:val="001F5711"/>
    <w:rsid w:val="001F5756"/>
    <w:rsid w:val="001F5940"/>
    <w:rsid w:val="001F608F"/>
    <w:rsid w:val="001F69C4"/>
    <w:rsid w:val="001F7167"/>
    <w:rsid w:val="001F74D2"/>
    <w:rsid w:val="001F78FC"/>
    <w:rsid w:val="00201F7F"/>
    <w:rsid w:val="00202312"/>
    <w:rsid w:val="00202E44"/>
    <w:rsid w:val="002032E6"/>
    <w:rsid w:val="002046EA"/>
    <w:rsid w:val="00204A86"/>
    <w:rsid w:val="00205443"/>
    <w:rsid w:val="0020663E"/>
    <w:rsid w:val="00206DB5"/>
    <w:rsid w:val="00207267"/>
    <w:rsid w:val="0021057F"/>
    <w:rsid w:val="00210E5F"/>
    <w:rsid w:val="0021168C"/>
    <w:rsid w:val="00211991"/>
    <w:rsid w:val="00211E25"/>
    <w:rsid w:val="00212881"/>
    <w:rsid w:val="00212900"/>
    <w:rsid w:val="00212D39"/>
    <w:rsid w:val="00213A55"/>
    <w:rsid w:val="00216BCD"/>
    <w:rsid w:val="00217E21"/>
    <w:rsid w:val="002201A1"/>
    <w:rsid w:val="002207A1"/>
    <w:rsid w:val="00220DE4"/>
    <w:rsid w:val="002224ED"/>
    <w:rsid w:val="002234C3"/>
    <w:rsid w:val="00223D14"/>
    <w:rsid w:val="0022409A"/>
    <w:rsid w:val="00225A03"/>
    <w:rsid w:val="00226DDE"/>
    <w:rsid w:val="00227245"/>
    <w:rsid w:val="002279F7"/>
    <w:rsid w:val="0023018A"/>
    <w:rsid w:val="00230BB4"/>
    <w:rsid w:val="00231314"/>
    <w:rsid w:val="0023141D"/>
    <w:rsid w:val="00232891"/>
    <w:rsid w:val="00232BB9"/>
    <w:rsid w:val="00232D63"/>
    <w:rsid w:val="002331B7"/>
    <w:rsid w:val="00234957"/>
    <w:rsid w:val="002355A3"/>
    <w:rsid w:val="00236BD9"/>
    <w:rsid w:val="0023718D"/>
    <w:rsid w:val="002371AC"/>
    <w:rsid w:val="00237516"/>
    <w:rsid w:val="002379B8"/>
    <w:rsid w:val="00241F0A"/>
    <w:rsid w:val="002435C5"/>
    <w:rsid w:val="00243866"/>
    <w:rsid w:val="00243AEE"/>
    <w:rsid w:val="00243B63"/>
    <w:rsid w:val="00244AF6"/>
    <w:rsid w:val="0024529D"/>
    <w:rsid w:val="0024623F"/>
    <w:rsid w:val="00247683"/>
    <w:rsid w:val="00247816"/>
    <w:rsid w:val="002516CF"/>
    <w:rsid w:val="0025277F"/>
    <w:rsid w:val="0025476F"/>
    <w:rsid w:val="00254A14"/>
    <w:rsid w:val="0025545E"/>
    <w:rsid w:val="002560DC"/>
    <w:rsid w:val="00256AFC"/>
    <w:rsid w:val="00256D26"/>
    <w:rsid w:val="002579EA"/>
    <w:rsid w:val="00257A0D"/>
    <w:rsid w:val="00260376"/>
    <w:rsid w:val="002617C4"/>
    <w:rsid w:val="0026192F"/>
    <w:rsid w:val="002625ED"/>
    <w:rsid w:val="00262662"/>
    <w:rsid w:val="002630DE"/>
    <w:rsid w:val="00263E96"/>
    <w:rsid w:val="00264D2C"/>
    <w:rsid w:val="00265700"/>
    <w:rsid w:val="0026591B"/>
    <w:rsid w:val="00265A91"/>
    <w:rsid w:val="00265DDE"/>
    <w:rsid w:val="00266074"/>
    <w:rsid w:val="00266E02"/>
    <w:rsid w:val="002679DB"/>
    <w:rsid w:val="00270D79"/>
    <w:rsid w:val="0027154B"/>
    <w:rsid w:val="00271ECF"/>
    <w:rsid w:val="002732AA"/>
    <w:rsid w:val="0027530A"/>
    <w:rsid w:val="00275747"/>
    <w:rsid w:val="00276AA8"/>
    <w:rsid w:val="002774CA"/>
    <w:rsid w:val="002822EE"/>
    <w:rsid w:val="00282AA3"/>
    <w:rsid w:val="00282DA8"/>
    <w:rsid w:val="002844D3"/>
    <w:rsid w:val="0028482E"/>
    <w:rsid w:val="00284C46"/>
    <w:rsid w:val="002854B5"/>
    <w:rsid w:val="002872C3"/>
    <w:rsid w:val="002879E9"/>
    <w:rsid w:val="0029161A"/>
    <w:rsid w:val="00291728"/>
    <w:rsid w:val="00291F0E"/>
    <w:rsid w:val="00292C3D"/>
    <w:rsid w:val="0029333B"/>
    <w:rsid w:val="002937D6"/>
    <w:rsid w:val="00293E14"/>
    <w:rsid w:val="002943CF"/>
    <w:rsid w:val="00294DB7"/>
    <w:rsid w:val="00295EA1"/>
    <w:rsid w:val="0029624E"/>
    <w:rsid w:val="00296961"/>
    <w:rsid w:val="00296F4E"/>
    <w:rsid w:val="00297095"/>
    <w:rsid w:val="00297107"/>
    <w:rsid w:val="002A166D"/>
    <w:rsid w:val="002A25EE"/>
    <w:rsid w:val="002A26FC"/>
    <w:rsid w:val="002A45E3"/>
    <w:rsid w:val="002A49CF"/>
    <w:rsid w:val="002A612A"/>
    <w:rsid w:val="002A659E"/>
    <w:rsid w:val="002B0302"/>
    <w:rsid w:val="002B04E1"/>
    <w:rsid w:val="002B07A8"/>
    <w:rsid w:val="002B0A88"/>
    <w:rsid w:val="002B12F4"/>
    <w:rsid w:val="002B303E"/>
    <w:rsid w:val="002B4B61"/>
    <w:rsid w:val="002B4DEC"/>
    <w:rsid w:val="002B7C96"/>
    <w:rsid w:val="002C04BF"/>
    <w:rsid w:val="002C0862"/>
    <w:rsid w:val="002C0ED8"/>
    <w:rsid w:val="002C181B"/>
    <w:rsid w:val="002C1AF5"/>
    <w:rsid w:val="002C3231"/>
    <w:rsid w:val="002C343D"/>
    <w:rsid w:val="002C3845"/>
    <w:rsid w:val="002C5E52"/>
    <w:rsid w:val="002C6913"/>
    <w:rsid w:val="002C7959"/>
    <w:rsid w:val="002D13BF"/>
    <w:rsid w:val="002D2AE8"/>
    <w:rsid w:val="002D2C17"/>
    <w:rsid w:val="002D3247"/>
    <w:rsid w:val="002D3930"/>
    <w:rsid w:val="002D399C"/>
    <w:rsid w:val="002D4D0C"/>
    <w:rsid w:val="002D5E3F"/>
    <w:rsid w:val="002D6428"/>
    <w:rsid w:val="002D64C9"/>
    <w:rsid w:val="002E014B"/>
    <w:rsid w:val="002E0437"/>
    <w:rsid w:val="002E0AB6"/>
    <w:rsid w:val="002E1301"/>
    <w:rsid w:val="002E1909"/>
    <w:rsid w:val="002E1B6A"/>
    <w:rsid w:val="002E2388"/>
    <w:rsid w:val="002E446B"/>
    <w:rsid w:val="002E48BD"/>
    <w:rsid w:val="002E4BCC"/>
    <w:rsid w:val="002E55C4"/>
    <w:rsid w:val="002E68E2"/>
    <w:rsid w:val="002E7F40"/>
    <w:rsid w:val="002F0DB4"/>
    <w:rsid w:val="002F0E71"/>
    <w:rsid w:val="002F17E0"/>
    <w:rsid w:val="002F1AA5"/>
    <w:rsid w:val="002F232E"/>
    <w:rsid w:val="002F3F25"/>
    <w:rsid w:val="002F4180"/>
    <w:rsid w:val="002F53AA"/>
    <w:rsid w:val="002F60EA"/>
    <w:rsid w:val="002F65DC"/>
    <w:rsid w:val="002F7205"/>
    <w:rsid w:val="002F75D8"/>
    <w:rsid w:val="002F7FAA"/>
    <w:rsid w:val="003006D4"/>
    <w:rsid w:val="003023A2"/>
    <w:rsid w:val="0030263A"/>
    <w:rsid w:val="003026E3"/>
    <w:rsid w:val="00302C07"/>
    <w:rsid w:val="0030381B"/>
    <w:rsid w:val="00304216"/>
    <w:rsid w:val="0030430C"/>
    <w:rsid w:val="003066E4"/>
    <w:rsid w:val="00307B13"/>
    <w:rsid w:val="00307D8F"/>
    <w:rsid w:val="003110EA"/>
    <w:rsid w:val="00312983"/>
    <w:rsid w:val="00313F34"/>
    <w:rsid w:val="00315383"/>
    <w:rsid w:val="00315470"/>
    <w:rsid w:val="00315D41"/>
    <w:rsid w:val="0031737F"/>
    <w:rsid w:val="0031751A"/>
    <w:rsid w:val="00317B5E"/>
    <w:rsid w:val="00317CBE"/>
    <w:rsid w:val="0032228D"/>
    <w:rsid w:val="00324B20"/>
    <w:rsid w:val="003250C6"/>
    <w:rsid w:val="00325201"/>
    <w:rsid w:val="003260CC"/>
    <w:rsid w:val="0032672A"/>
    <w:rsid w:val="00330661"/>
    <w:rsid w:val="00330A68"/>
    <w:rsid w:val="0033220B"/>
    <w:rsid w:val="0033291B"/>
    <w:rsid w:val="003355A2"/>
    <w:rsid w:val="003357EF"/>
    <w:rsid w:val="00335C6A"/>
    <w:rsid w:val="00337A6F"/>
    <w:rsid w:val="00337FE6"/>
    <w:rsid w:val="00340693"/>
    <w:rsid w:val="00341FBD"/>
    <w:rsid w:val="003423F4"/>
    <w:rsid w:val="003432AD"/>
    <w:rsid w:val="00343D06"/>
    <w:rsid w:val="003443ED"/>
    <w:rsid w:val="0034486B"/>
    <w:rsid w:val="00344DDD"/>
    <w:rsid w:val="00345975"/>
    <w:rsid w:val="00345FCA"/>
    <w:rsid w:val="00345FEB"/>
    <w:rsid w:val="00346489"/>
    <w:rsid w:val="00347F92"/>
    <w:rsid w:val="00350046"/>
    <w:rsid w:val="00353619"/>
    <w:rsid w:val="003550B4"/>
    <w:rsid w:val="0035629C"/>
    <w:rsid w:val="0035639F"/>
    <w:rsid w:val="00356448"/>
    <w:rsid w:val="00360190"/>
    <w:rsid w:val="00361F7A"/>
    <w:rsid w:val="00365883"/>
    <w:rsid w:val="00367B40"/>
    <w:rsid w:val="00367CDB"/>
    <w:rsid w:val="003720BC"/>
    <w:rsid w:val="00372549"/>
    <w:rsid w:val="00372578"/>
    <w:rsid w:val="00372E7B"/>
    <w:rsid w:val="00373B49"/>
    <w:rsid w:val="00373DB0"/>
    <w:rsid w:val="00375B67"/>
    <w:rsid w:val="00376EE3"/>
    <w:rsid w:val="0038180A"/>
    <w:rsid w:val="00381E97"/>
    <w:rsid w:val="0038217D"/>
    <w:rsid w:val="0038218C"/>
    <w:rsid w:val="00384EF4"/>
    <w:rsid w:val="003853E1"/>
    <w:rsid w:val="00385568"/>
    <w:rsid w:val="00385753"/>
    <w:rsid w:val="003864BB"/>
    <w:rsid w:val="003867F2"/>
    <w:rsid w:val="003875E1"/>
    <w:rsid w:val="003879B2"/>
    <w:rsid w:val="00387AD9"/>
    <w:rsid w:val="00387B11"/>
    <w:rsid w:val="00390649"/>
    <w:rsid w:val="00390BC1"/>
    <w:rsid w:val="00391329"/>
    <w:rsid w:val="00391F70"/>
    <w:rsid w:val="00392086"/>
    <w:rsid w:val="003925AC"/>
    <w:rsid w:val="00393ED2"/>
    <w:rsid w:val="0039487C"/>
    <w:rsid w:val="00395317"/>
    <w:rsid w:val="0039661A"/>
    <w:rsid w:val="00396648"/>
    <w:rsid w:val="00396955"/>
    <w:rsid w:val="003977F4"/>
    <w:rsid w:val="003A041D"/>
    <w:rsid w:val="003A08C6"/>
    <w:rsid w:val="003A2C90"/>
    <w:rsid w:val="003A3C00"/>
    <w:rsid w:val="003A5116"/>
    <w:rsid w:val="003A55EF"/>
    <w:rsid w:val="003B07F3"/>
    <w:rsid w:val="003B1AB2"/>
    <w:rsid w:val="003B2BB2"/>
    <w:rsid w:val="003B3201"/>
    <w:rsid w:val="003B34DF"/>
    <w:rsid w:val="003B3BE9"/>
    <w:rsid w:val="003B4494"/>
    <w:rsid w:val="003B44A4"/>
    <w:rsid w:val="003B4A06"/>
    <w:rsid w:val="003B539F"/>
    <w:rsid w:val="003B57DE"/>
    <w:rsid w:val="003B604B"/>
    <w:rsid w:val="003B68F4"/>
    <w:rsid w:val="003C0CB0"/>
    <w:rsid w:val="003C234A"/>
    <w:rsid w:val="003C35CB"/>
    <w:rsid w:val="003C3AB5"/>
    <w:rsid w:val="003C4B17"/>
    <w:rsid w:val="003C4F6B"/>
    <w:rsid w:val="003C5EB5"/>
    <w:rsid w:val="003C6C67"/>
    <w:rsid w:val="003C75FB"/>
    <w:rsid w:val="003C7F45"/>
    <w:rsid w:val="003C7FE0"/>
    <w:rsid w:val="003D268C"/>
    <w:rsid w:val="003D35F2"/>
    <w:rsid w:val="003D38AE"/>
    <w:rsid w:val="003D512B"/>
    <w:rsid w:val="003D579B"/>
    <w:rsid w:val="003D5CE9"/>
    <w:rsid w:val="003D7080"/>
    <w:rsid w:val="003D7D3D"/>
    <w:rsid w:val="003D7E84"/>
    <w:rsid w:val="003E0114"/>
    <w:rsid w:val="003E3758"/>
    <w:rsid w:val="003E4573"/>
    <w:rsid w:val="003E4A60"/>
    <w:rsid w:val="003E4A9B"/>
    <w:rsid w:val="003E4F2C"/>
    <w:rsid w:val="003E573E"/>
    <w:rsid w:val="003E74C2"/>
    <w:rsid w:val="003F1D2C"/>
    <w:rsid w:val="003F27A0"/>
    <w:rsid w:val="003F2A4C"/>
    <w:rsid w:val="003F3D2F"/>
    <w:rsid w:val="003F4DE3"/>
    <w:rsid w:val="003F514E"/>
    <w:rsid w:val="003F5E74"/>
    <w:rsid w:val="003F6763"/>
    <w:rsid w:val="003F6ED1"/>
    <w:rsid w:val="003F7046"/>
    <w:rsid w:val="003F7287"/>
    <w:rsid w:val="003F7BB7"/>
    <w:rsid w:val="00401041"/>
    <w:rsid w:val="00401790"/>
    <w:rsid w:val="00402313"/>
    <w:rsid w:val="00404235"/>
    <w:rsid w:val="00404A28"/>
    <w:rsid w:val="00404D8E"/>
    <w:rsid w:val="00405049"/>
    <w:rsid w:val="00405AEF"/>
    <w:rsid w:val="00406236"/>
    <w:rsid w:val="00406567"/>
    <w:rsid w:val="00406577"/>
    <w:rsid w:val="004072E0"/>
    <w:rsid w:val="00410029"/>
    <w:rsid w:val="00410223"/>
    <w:rsid w:val="00410913"/>
    <w:rsid w:val="004124B9"/>
    <w:rsid w:val="004136A9"/>
    <w:rsid w:val="00413D48"/>
    <w:rsid w:val="00414B61"/>
    <w:rsid w:val="00415376"/>
    <w:rsid w:val="004157FE"/>
    <w:rsid w:val="00416CF4"/>
    <w:rsid w:val="0041727C"/>
    <w:rsid w:val="004178CF"/>
    <w:rsid w:val="0041791D"/>
    <w:rsid w:val="00420E79"/>
    <w:rsid w:val="004225D9"/>
    <w:rsid w:val="0042261E"/>
    <w:rsid w:val="004235D7"/>
    <w:rsid w:val="00424035"/>
    <w:rsid w:val="00424D24"/>
    <w:rsid w:val="00425393"/>
    <w:rsid w:val="004259EA"/>
    <w:rsid w:val="004263FC"/>
    <w:rsid w:val="004264B9"/>
    <w:rsid w:val="00426D23"/>
    <w:rsid w:val="00427D6A"/>
    <w:rsid w:val="00427EEF"/>
    <w:rsid w:val="00430109"/>
    <w:rsid w:val="004308F9"/>
    <w:rsid w:val="00431160"/>
    <w:rsid w:val="00431D8C"/>
    <w:rsid w:val="0043249F"/>
    <w:rsid w:val="00432A47"/>
    <w:rsid w:val="00432C9A"/>
    <w:rsid w:val="004336E8"/>
    <w:rsid w:val="00434039"/>
    <w:rsid w:val="00434207"/>
    <w:rsid w:val="00434CBA"/>
    <w:rsid w:val="00436BE4"/>
    <w:rsid w:val="00436EE3"/>
    <w:rsid w:val="00437016"/>
    <w:rsid w:val="004409B4"/>
    <w:rsid w:val="004413AD"/>
    <w:rsid w:val="00442100"/>
    <w:rsid w:val="00442A21"/>
    <w:rsid w:val="00442C26"/>
    <w:rsid w:val="00442C5D"/>
    <w:rsid w:val="004459A3"/>
    <w:rsid w:val="00446E51"/>
    <w:rsid w:val="00446F8C"/>
    <w:rsid w:val="00447BF4"/>
    <w:rsid w:val="0045015F"/>
    <w:rsid w:val="0045131E"/>
    <w:rsid w:val="00451744"/>
    <w:rsid w:val="00451A7F"/>
    <w:rsid w:val="00454013"/>
    <w:rsid w:val="004548D6"/>
    <w:rsid w:val="00454931"/>
    <w:rsid w:val="0045543F"/>
    <w:rsid w:val="00455DDF"/>
    <w:rsid w:val="0045644A"/>
    <w:rsid w:val="00456FB9"/>
    <w:rsid w:val="00457412"/>
    <w:rsid w:val="0045756F"/>
    <w:rsid w:val="004575A5"/>
    <w:rsid w:val="004607B1"/>
    <w:rsid w:val="004615C2"/>
    <w:rsid w:val="00461E0F"/>
    <w:rsid w:val="00462DA3"/>
    <w:rsid w:val="0046371B"/>
    <w:rsid w:val="00464D20"/>
    <w:rsid w:val="00465694"/>
    <w:rsid w:val="004663EE"/>
    <w:rsid w:val="004715AB"/>
    <w:rsid w:val="004720E1"/>
    <w:rsid w:val="0047244F"/>
    <w:rsid w:val="004746E5"/>
    <w:rsid w:val="004749AF"/>
    <w:rsid w:val="0047654B"/>
    <w:rsid w:val="00476FFB"/>
    <w:rsid w:val="0047723C"/>
    <w:rsid w:val="00477502"/>
    <w:rsid w:val="00477D41"/>
    <w:rsid w:val="0048041B"/>
    <w:rsid w:val="00480905"/>
    <w:rsid w:val="004814E5"/>
    <w:rsid w:val="00482DB3"/>
    <w:rsid w:val="00482DD2"/>
    <w:rsid w:val="0048344A"/>
    <w:rsid w:val="0048375D"/>
    <w:rsid w:val="00483EB8"/>
    <w:rsid w:val="00484FC9"/>
    <w:rsid w:val="004858E9"/>
    <w:rsid w:val="00485E74"/>
    <w:rsid w:val="00485ECF"/>
    <w:rsid w:val="004871B5"/>
    <w:rsid w:val="00491953"/>
    <w:rsid w:val="00491AAE"/>
    <w:rsid w:val="00492338"/>
    <w:rsid w:val="00492D32"/>
    <w:rsid w:val="00492F52"/>
    <w:rsid w:val="00493138"/>
    <w:rsid w:val="0049326D"/>
    <w:rsid w:val="004934EE"/>
    <w:rsid w:val="00493596"/>
    <w:rsid w:val="00493EB6"/>
    <w:rsid w:val="00494849"/>
    <w:rsid w:val="00495582"/>
    <w:rsid w:val="00496F98"/>
    <w:rsid w:val="00497675"/>
    <w:rsid w:val="0049781D"/>
    <w:rsid w:val="004A0F53"/>
    <w:rsid w:val="004A3253"/>
    <w:rsid w:val="004A346F"/>
    <w:rsid w:val="004A3D49"/>
    <w:rsid w:val="004A42B7"/>
    <w:rsid w:val="004A4366"/>
    <w:rsid w:val="004A445C"/>
    <w:rsid w:val="004A4C03"/>
    <w:rsid w:val="004A5B7C"/>
    <w:rsid w:val="004A5C91"/>
    <w:rsid w:val="004A7165"/>
    <w:rsid w:val="004A7E78"/>
    <w:rsid w:val="004B0EE0"/>
    <w:rsid w:val="004B11B3"/>
    <w:rsid w:val="004B1430"/>
    <w:rsid w:val="004B3230"/>
    <w:rsid w:val="004B4C46"/>
    <w:rsid w:val="004B4C96"/>
    <w:rsid w:val="004C0713"/>
    <w:rsid w:val="004C0B62"/>
    <w:rsid w:val="004C1980"/>
    <w:rsid w:val="004C1B5F"/>
    <w:rsid w:val="004C20B5"/>
    <w:rsid w:val="004C2E39"/>
    <w:rsid w:val="004C3BB2"/>
    <w:rsid w:val="004C44FB"/>
    <w:rsid w:val="004C5580"/>
    <w:rsid w:val="004C587D"/>
    <w:rsid w:val="004C5E0B"/>
    <w:rsid w:val="004C6455"/>
    <w:rsid w:val="004C7E3A"/>
    <w:rsid w:val="004D24AC"/>
    <w:rsid w:val="004D34B8"/>
    <w:rsid w:val="004D3B71"/>
    <w:rsid w:val="004D7B64"/>
    <w:rsid w:val="004D7E8C"/>
    <w:rsid w:val="004E17F2"/>
    <w:rsid w:val="004E248D"/>
    <w:rsid w:val="004E27A6"/>
    <w:rsid w:val="004E478A"/>
    <w:rsid w:val="004E4FCA"/>
    <w:rsid w:val="004E532B"/>
    <w:rsid w:val="004E59C8"/>
    <w:rsid w:val="004E5F36"/>
    <w:rsid w:val="004E6730"/>
    <w:rsid w:val="004E6D5A"/>
    <w:rsid w:val="004E7FDA"/>
    <w:rsid w:val="004F0524"/>
    <w:rsid w:val="004F0679"/>
    <w:rsid w:val="004F2E03"/>
    <w:rsid w:val="004F362D"/>
    <w:rsid w:val="004F4289"/>
    <w:rsid w:val="004F4534"/>
    <w:rsid w:val="004F54C1"/>
    <w:rsid w:val="004F582F"/>
    <w:rsid w:val="004F664B"/>
    <w:rsid w:val="004F7E7E"/>
    <w:rsid w:val="005001A0"/>
    <w:rsid w:val="00502C05"/>
    <w:rsid w:val="0050339C"/>
    <w:rsid w:val="00503C14"/>
    <w:rsid w:val="00505460"/>
    <w:rsid w:val="00507218"/>
    <w:rsid w:val="00510820"/>
    <w:rsid w:val="00510979"/>
    <w:rsid w:val="00511280"/>
    <w:rsid w:val="00511DB2"/>
    <w:rsid w:val="00512F70"/>
    <w:rsid w:val="0051525A"/>
    <w:rsid w:val="00516A35"/>
    <w:rsid w:val="00516BF0"/>
    <w:rsid w:val="00517298"/>
    <w:rsid w:val="005206BF"/>
    <w:rsid w:val="0052097B"/>
    <w:rsid w:val="00521C6C"/>
    <w:rsid w:val="00521D4D"/>
    <w:rsid w:val="00522130"/>
    <w:rsid w:val="005244D6"/>
    <w:rsid w:val="005255AC"/>
    <w:rsid w:val="00525713"/>
    <w:rsid w:val="00526266"/>
    <w:rsid w:val="005267FF"/>
    <w:rsid w:val="00527628"/>
    <w:rsid w:val="00527A52"/>
    <w:rsid w:val="00527AD1"/>
    <w:rsid w:val="00527DB9"/>
    <w:rsid w:val="00527F75"/>
    <w:rsid w:val="005302DA"/>
    <w:rsid w:val="00532A1E"/>
    <w:rsid w:val="005339CA"/>
    <w:rsid w:val="00534376"/>
    <w:rsid w:val="00534CB8"/>
    <w:rsid w:val="005352CD"/>
    <w:rsid w:val="005360FA"/>
    <w:rsid w:val="0053684A"/>
    <w:rsid w:val="0053688C"/>
    <w:rsid w:val="00536B76"/>
    <w:rsid w:val="00537D02"/>
    <w:rsid w:val="005413B4"/>
    <w:rsid w:val="00542974"/>
    <w:rsid w:val="00543A1A"/>
    <w:rsid w:val="00543B97"/>
    <w:rsid w:val="00543BB3"/>
    <w:rsid w:val="00545AF2"/>
    <w:rsid w:val="00545EAD"/>
    <w:rsid w:val="00546028"/>
    <w:rsid w:val="00546C2D"/>
    <w:rsid w:val="005479C8"/>
    <w:rsid w:val="00551463"/>
    <w:rsid w:val="005520DF"/>
    <w:rsid w:val="00552117"/>
    <w:rsid w:val="00553572"/>
    <w:rsid w:val="00553C2E"/>
    <w:rsid w:val="00554ED6"/>
    <w:rsid w:val="00555744"/>
    <w:rsid w:val="00555C64"/>
    <w:rsid w:val="00555EB5"/>
    <w:rsid w:val="00556031"/>
    <w:rsid w:val="00556347"/>
    <w:rsid w:val="00556A92"/>
    <w:rsid w:val="00556B53"/>
    <w:rsid w:val="00556B6C"/>
    <w:rsid w:val="00557147"/>
    <w:rsid w:val="0055756C"/>
    <w:rsid w:val="005577D3"/>
    <w:rsid w:val="0056023C"/>
    <w:rsid w:val="00560F2D"/>
    <w:rsid w:val="005621E2"/>
    <w:rsid w:val="0056310C"/>
    <w:rsid w:val="0056398E"/>
    <w:rsid w:val="0056407B"/>
    <w:rsid w:val="005645BF"/>
    <w:rsid w:val="0056566B"/>
    <w:rsid w:val="005657BC"/>
    <w:rsid w:val="00566F68"/>
    <w:rsid w:val="00570222"/>
    <w:rsid w:val="005702AD"/>
    <w:rsid w:val="005707A0"/>
    <w:rsid w:val="00570E5B"/>
    <w:rsid w:val="00570E8A"/>
    <w:rsid w:val="005719E2"/>
    <w:rsid w:val="00571B94"/>
    <w:rsid w:val="005730C0"/>
    <w:rsid w:val="005739AB"/>
    <w:rsid w:val="0057533B"/>
    <w:rsid w:val="00575878"/>
    <w:rsid w:val="00575B83"/>
    <w:rsid w:val="00576869"/>
    <w:rsid w:val="0058015A"/>
    <w:rsid w:val="005812CB"/>
    <w:rsid w:val="00581305"/>
    <w:rsid w:val="00581A6C"/>
    <w:rsid w:val="00582A20"/>
    <w:rsid w:val="005832D3"/>
    <w:rsid w:val="00583B00"/>
    <w:rsid w:val="0058408F"/>
    <w:rsid w:val="00584E6E"/>
    <w:rsid w:val="00585461"/>
    <w:rsid w:val="00585E5D"/>
    <w:rsid w:val="005865A5"/>
    <w:rsid w:val="00587F7C"/>
    <w:rsid w:val="005912FE"/>
    <w:rsid w:val="00592114"/>
    <w:rsid w:val="00594D71"/>
    <w:rsid w:val="00594F43"/>
    <w:rsid w:val="005951C4"/>
    <w:rsid w:val="00595518"/>
    <w:rsid w:val="00596638"/>
    <w:rsid w:val="0059728F"/>
    <w:rsid w:val="005A0424"/>
    <w:rsid w:val="005A1AC8"/>
    <w:rsid w:val="005A1AF5"/>
    <w:rsid w:val="005A1B1A"/>
    <w:rsid w:val="005A1FD2"/>
    <w:rsid w:val="005A205C"/>
    <w:rsid w:val="005A405E"/>
    <w:rsid w:val="005A4737"/>
    <w:rsid w:val="005A48F9"/>
    <w:rsid w:val="005A4C62"/>
    <w:rsid w:val="005A51EE"/>
    <w:rsid w:val="005A56A8"/>
    <w:rsid w:val="005A5BB0"/>
    <w:rsid w:val="005A5F2C"/>
    <w:rsid w:val="005B158B"/>
    <w:rsid w:val="005B1F0F"/>
    <w:rsid w:val="005B4063"/>
    <w:rsid w:val="005B60EE"/>
    <w:rsid w:val="005B6333"/>
    <w:rsid w:val="005B7265"/>
    <w:rsid w:val="005C0006"/>
    <w:rsid w:val="005C2156"/>
    <w:rsid w:val="005C22D1"/>
    <w:rsid w:val="005C325E"/>
    <w:rsid w:val="005C35D4"/>
    <w:rsid w:val="005C3FA6"/>
    <w:rsid w:val="005C4E63"/>
    <w:rsid w:val="005C5837"/>
    <w:rsid w:val="005C5B58"/>
    <w:rsid w:val="005C5C9B"/>
    <w:rsid w:val="005C6094"/>
    <w:rsid w:val="005C6D92"/>
    <w:rsid w:val="005C6FDC"/>
    <w:rsid w:val="005D00C4"/>
    <w:rsid w:val="005D04F1"/>
    <w:rsid w:val="005D0730"/>
    <w:rsid w:val="005D0E1C"/>
    <w:rsid w:val="005D17AB"/>
    <w:rsid w:val="005D1A37"/>
    <w:rsid w:val="005D255F"/>
    <w:rsid w:val="005D2596"/>
    <w:rsid w:val="005D2FD4"/>
    <w:rsid w:val="005D3323"/>
    <w:rsid w:val="005D350B"/>
    <w:rsid w:val="005D3F4F"/>
    <w:rsid w:val="005D3FDA"/>
    <w:rsid w:val="005E1E2E"/>
    <w:rsid w:val="005E2481"/>
    <w:rsid w:val="005E24FD"/>
    <w:rsid w:val="005E2E6F"/>
    <w:rsid w:val="005E7D9E"/>
    <w:rsid w:val="005F02F1"/>
    <w:rsid w:val="005F051D"/>
    <w:rsid w:val="005F294C"/>
    <w:rsid w:val="005F330C"/>
    <w:rsid w:val="005F3E06"/>
    <w:rsid w:val="005F4431"/>
    <w:rsid w:val="005F44E5"/>
    <w:rsid w:val="005F466E"/>
    <w:rsid w:val="005F4DF9"/>
    <w:rsid w:val="005F516A"/>
    <w:rsid w:val="005F66F1"/>
    <w:rsid w:val="005F72EB"/>
    <w:rsid w:val="005F7E93"/>
    <w:rsid w:val="006000E0"/>
    <w:rsid w:val="006006D6"/>
    <w:rsid w:val="00600CD0"/>
    <w:rsid w:val="0060292B"/>
    <w:rsid w:val="006031DE"/>
    <w:rsid w:val="00603D1B"/>
    <w:rsid w:val="00604070"/>
    <w:rsid w:val="00605E8F"/>
    <w:rsid w:val="006060A5"/>
    <w:rsid w:val="00606DC3"/>
    <w:rsid w:val="006100C7"/>
    <w:rsid w:val="006112FD"/>
    <w:rsid w:val="00611CCD"/>
    <w:rsid w:val="00612776"/>
    <w:rsid w:val="00613B73"/>
    <w:rsid w:val="0061462D"/>
    <w:rsid w:val="006147EB"/>
    <w:rsid w:val="006153F9"/>
    <w:rsid w:val="006154E3"/>
    <w:rsid w:val="006169C3"/>
    <w:rsid w:val="00621491"/>
    <w:rsid w:val="006231DB"/>
    <w:rsid w:val="00623ABA"/>
    <w:rsid w:val="006240A7"/>
    <w:rsid w:val="00624333"/>
    <w:rsid w:val="0062517C"/>
    <w:rsid w:val="006252E0"/>
    <w:rsid w:val="00625FBC"/>
    <w:rsid w:val="0062714F"/>
    <w:rsid w:val="00627465"/>
    <w:rsid w:val="00627D9E"/>
    <w:rsid w:val="006302B0"/>
    <w:rsid w:val="006310BA"/>
    <w:rsid w:val="006351F2"/>
    <w:rsid w:val="006355B6"/>
    <w:rsid w:val="0063580C"/>
    <w:rsid w:val="0063605D"/>
    <w:rsid w:val="006364C1"/>
    <w:rsid w:val="00636C65"/>
    <w:rsid w:val="0063717B"/>
    <w:rsid w:val="006375A4"/>
    <w:rsid w:val="00637980"/>
    <w:rsid w:val="00637B02"/>
    <w:rsid w:val="0064027D"/>
    <w:rsid w:val="00640639"/>
    <w:rsid w:val="00640C4B"/>
    <w:rsid w:val="00641CC2"/>
    <w:rsid w:val="0064279C"/>
    <w:rsid w:val="00642AF0"/>
    <w:rsid w:val="0064365F"/>
    <w:rsid w:val="00643F09"/>
    <w:rsid w:val="00647978"/>
    <w:rsid w:val="00650FA6"/>
    <w:rsid w:val="00652568"/>
    <w:rsid w:val="0065298D"/>
    <w:rsid w:val="00653295"/>
    <w:rsid w:val="00653DEF"/>
    <w:rsid w:val="00656290"/>
    <w:rsid w:val="00656D1F"/>
    <w:rsid w:val="00657ADE"/>
    <w:rsid w:val="006600DA"/>
    <w:rsid w:val="00661FCF"/>
    <w:rsid w:val="006633A7"/>
    <w:rsid w:val="006637B1"/>
    <w:rsid w:val="006646A1"/>
    <w:rsid w:val="006647A2"/>
    <w:rsid w:val="00666503"/>
    <w:rsid w:val="00666A5D"/>
    <w:rsid w:val="00667794"/>
    <w:rsid w:val="00667AE4"/>
    <w:rsid w:val="00667E37"/>
    <w:rsid w:val="00671920"/>
    <w:rsid w:val="006727B7"/>
    <w:rsid w:val="00672A8D"/>
    <w:rsid w:val="006735C3"/>
    <w:rsid w:val="00673720"/>
    <w:rsid w:val="0067439C"/>
    <w:rsid w:val="00674711"/>
    <w:rsid w:val="006760C7"/>
    <w:rsid w:val="00677183"/>
    <w:rsid w:val="00681424"/>
    <w:rsid w:val="00681C7F"/>
    <w:rsid w:val="00681E23"/>
    <w:rsid w:val="00682A60"/>
    <w:rsid w:val="0068351F"/>
    <w:rsid w:val="00685ABF"/>
    <w:rsid w:val="00685AD4"/>
    <w:rsid w:val="006870B0"/>
    <w:rsid w:val="00687456"/>
    <w:rsid w:val="00690EF5"/>
    <w:rsid w:val="00690F6F"/>
    <w:rsid w:val="006919AB"/>
    <w:rsid w:val="006925FD"/>
    <w:rsid w:val="006954D2"/>
    <w:rsid w:val="00695911"/>
    <w:rsid w:val="00695F23"/>
    <w:rsid w:val="00696391"/>
    <w:rsid w:val="006965C3"/>
    <w:rsid w:val="00696994"/>
    <w:rsid w:val="00696B26"/>
    <w:rsid w:val="006A0BDF"/>
    <w:rsid w:val="006A1637"/>
    <w:rsid w:val="006A3BFC"/>
    <w:rsid w:val="006A558D"/>
    <w:rsid w:val="006A78B3"/>
    <w:rsid w:val="006B1885"/>
    <w:rsid w:val="006B1D13"/>
    <w:rsid w:val="006B2C23"/>
    <w:rsid w:val="006B2C43"/>
    <w:rsid w:val="006B3FB2"/>
    <w:rsid w:val="006B3FB7"/>
    <w:rsid w:val="006B50EF"/>
    <w:rsid w:val="006B5D5B"/>
    <w:rsid w:val="006B6688"/>
    <w:rsid w:val="006B6A0E"/>
    <w:rsid w:val="006B6BD9"/>
    <w:rsid w:val="006C19B5"/>
    <w:rsid w:val="006C215C"/>
    <w:rsid w:val="006C4674"/>
    <w:rsid w:val="006C5779"/>
    <w:rsid w:val="006C59BA"/>
    <w:rsid w:val="006C657D"/>
    <w:rsid w:val="006C67CA"/>
    <w:rsid w:val="006C7483"/>
    <w:rsid w:val="006C7B0B"/>
    <w:rsid w:val="006D0E5C"/>
    <w:rsid w:val="006D0F77"/>
    <w:rsid w:val="006D1660"/>
    <w:rsid w:val="006D1704"/>
    <w:rsid w:val="006D186F"/>
    <w:rsid w:val="006D252D"/>
    <w:rsid w:val="006D378C"/>
    <w:rsid w:val="006D4094"/>
    <w:rsid w:val="006D4144"/>
    <w:rsid w:val="006D49AE"/>
    <w:rsid w:val="006D60BE"/>
    <w:rsid w:val="006D612A"/>
    <w:rsid w:val="006D692C"/>
    <w:rsid w:val="006D723E"/>
    <w:rsid w:val="006D7F40"/>
    <w:rsid w:val="006E1D74"/>
    <w:rsid w:val="006E4334"/>
    <w:rsid w:val="006E6439"/>
    <w:rsid w:val="006E7256"/>
    <w:rsid w:val="006E72F2"/>
    <w:rsid w:val="006E7D21"/>
    <w:rsid w:val="006F012D"/>
    <w:rsid w:val="006F0326"/>
    <w:rsid w:val="006F06CE"/>
    <w:rsid w:val="006F1578"/>
    <w:rsid w:val="006F17EF"/>
    <w:rsid w:val="006F1972"/>
    <w:rsid w:val="006F1EC9"/>
    <w:rsid w:val="006F237D"/>
    <w:rsid w:val="006F354E"/>
    <w:rsid w:val="006F37CA"/>
    <w:rsid w:val="006F452D"/>
    <w:rsid w:val="006F45CD"/>
    <w:rsid w:val="006F497F"/>
    <w:rsid w:val="006F4A17"/>
    <w:rsid w:val="006F4C11"/>
    <w:rsid w:val="006F57C2"/>
    <w:rsid w:val="006F5881"/>
    <w:rsid w:val="006F5D24"/>
    <w:rsid w:val="006F7446"/>
    <w:rsid w:val="006F7FC2"/>
    <w:rsid w:val="00700A29"/>
    <w:rsid w:val="00701753"/>
    <w:rsid w:val="00702027"/>
    <w:rsid w:val="007031F3"/>
    <w:rsid w:val="00703F78"/>
    <w:rsid w:val="00704A26"/>
    <w:rsid w:val="00704D99"/>
    <w:rsid w:val="00705F2D"/>
    <w:rsid w:val="007060F4"/>
    <w:rsid w:val="00707961"/>
    <w:rsid w:val="00707CC4"/>
    <w:rsid w:val="0071015B"/>
    <w:rsid w:val="0071072B"/>
    <w:rsid w:val="0071093F"/>
    <w:rsid w:val="00712065"/>
    <w:rsid w:val="00713D3E"/>
    <w:rsid w:val="00714DE2"/>
    <w:rsid w:val="00715CCC"/>
    <w:rsid w:val="00716E35"/>
    <w:rsid w:val="007179AF"/>
    <w:rsid w:val="00720709"/>
    <w:rsid w:val="007208D0"/>
    <w:rsid w:val="007213A6"/>
    <w:rsid w:val="00721AA7"/>
    <w:rsid w:val="00721F84"/>
    <w:rsid w:val="00722B0E"/>
    <w:rsid w:val="00723143"/>
    <w:rsid w:val="00723367"/>
    <w:rsid w:val="00723390"/>
    <w:rsid w:val="00724CEE"/>
    <w:rsid w:val="00731AA9"/>
    <w:rsid w:val="00733483"/>
    <w:rsid w:val="007342FA"/>
    <w:rsid w:val="00734852"/>
    <w:rsid w:val="00737215"/>
    <w:rsid w:val="007377B0"/>
    <w:rsid w:val="00737C4E"/>
    <w:rsid w:val="0074121D"/>
    <w:rsid w:val="00741311"/>
    <w:rsid w:val="0074476A"/>
    <w:rsid w:val="007447DB"/>
    <w:rsid w:val="007452F1"/>
    <w:rsid w:val="00746516"/>
    <w:rsid w:val="00750AC4"/>
    <w:rsid w:val="00750D4B"/>
    <w:rsid w:val="00750E9D"/>
    <w:rsid w:val="007518ED"/>
    <w:rsid w:val="00751A6E"/>
    <w:rsid w:val="00751EBD"/>
    <w:rsid w:val="007524A7"/>
    <w:rsid w:val="00753119"/>
    <w:rsid w:val="007531E7"/>
    <w:rsid w:val="00753327"/>
    <w:rsid w:val="007551E3"/>
    <w:rsid w:val="007556D2"/>
    <w:rsid w:val="00755D19"/>
    <w:rsid w:val="0075755F"/>
    <w:rsid w:val="007577EC"/>
    <w:rsid w:val="007606C1"/>
    <w:rsid w:val="00763114"/>
    <w:rsid w:val="007651AD"/>
    <w:rsid w:val="0076586D"/>
    <w:rsid w:val="00765D8D"/>
    <w:rsid w:val="00767DD6"/>
    <w:rsid w:val="00767DDB"/>
    <w:rsid w:val="00767E99"/>
    <w:rsid w:val="00771321"/>
    <w:rsid w:val="00772669"/>
    <w:rsid w:val="00773879"/>
    <w:rsid w:val="0077502F"/>
    <w:rsid w:val="00775213"/>
    <w:rsid w:val="00776FA5"/>
    <w:rsid w:val="0077706B"/>
    <w:rsid w:val="0078118F"/>
    <w:rsid w:val="007828C7"/>
    <w:rsid w:val="00783917"/>
    <w:rsid w:val="00783B2C"/>
    <w:rsid w:val="0078576B"/>
    <w:rsid w:val="00785A32"/>
    <w:rsid w:val="007866ED"/>
    <w:rsid w:val="00786C78"/>
    <w:rsid w:val="0078797A"/>
    <w:rsid w:val="00787DD6"/>
    <w:rsid w:val="0079101E"/>
    <w:rsid w:val="0079295E"/>
    <w:rsid w:val="0079306A"/>
    <w:rsid w:val="0079306B"/>
    <w:rsid w:val="00793530"/>
    <w:rsid w:val="007936D7"/>
    <w:rsid w:val="00793ADF"/>
    <w:rsid w:val="007959D1"/>
    <w:rsid w:val="00796B07"/>
    <w:rsid w:val="007A01B3"/>
    <w:rsid w:val="007A0F85"/>
    <w:rsid w:val="007A1233"/>
    <w:rsid w:val="007A185E"/>
    <w:rsid w:val="007A1C1A"/>
    <w:rsid w:val="007A3B2B"/>
    <w:rsid w:val="007A518D"/>
    <w:rsid w:val="007A51A3"/>
    <w:rsid w:val="007A60BB"/>
    <w:rsid w:val="007A6E06"/>
    <w:rsid w:val="007A7405"/>
    <w:rsid w:val="007B16DF"/>
    <w:rsid w:val="007B1F74"/>
    <w:rsid w:val="007B426F"/>
    <w:rsid w:val="007B5A6E"/>
    <w:rsid w:val="007B6A38"/>
    <w:rsid w:val="007C0BEB"/>
    <w:rsid w:val="007C1805"/>
    <w:rsid w:val="007C190F"/>
    <w:rsid w:val="007C252D"/>
    <w:rsid w:val="007C2FA9"/>
    <w:rsid w:val="007C39F1"/>
    <w:rsid w:val="007C49AE"/>
    <w:rsid w:val="007C4F4A"/>
    <w:rsid w:val="007C7875"/>
    <w:rsid w:val="007D02AC"/>
    <w:rsid w:val="007D059F"/>
    <w:rsid w:val="007D0803"/>
    <w:rsid w:val="007D22E6"/>
    <w:rsid w:val="007D2D38"/>
    <w:rsid w:val="007D3AF9"/>
    <w:rsid w:val="007D44AD"/>
    <w:rsid w:val="007D608D"/>
    <w:rsid w:val="007D6F3B"/>
    <w:rsid w:val="007D6F9E"/>
    <w:rsid w:val="007E00E4"/>
    <w:rsid w:val="007E0DDC"/>
    <w:rsid w:val="007E2E44"/>
    <w:rsid w:val="007E4106"/>
    <w:rsid w:val="007E4E47"/>
    <w:rsid w:val="007E5748"/>
    <w:rsid w:val="007F15AF"/>
    <w:rsid w:val="007F25A4"/>
    <w:rsid w:val="007F2C83"/>
    <w:rsid w:val="007F2DB9"/>
    <w:rsid w:val="007F31E1"/>
    <w:rsid w:val="007F3332"/>
    <w:rsid w:val="007F383B"/>
    <w:rsid w:val="007F598C"/>
    <w:rsid w:val="007F6D5F"/>
    <w:rsid w:val="007F7AC4"/>
    <w:rsid w:val="007F7AC7"/>
    <w:rsid w:val="00800212"/>
    <w:rsid w:val="008002C1"/>
    <w:rsid w:val="00800D16"/>
    <w:rsid w:val="00801BB2"/>
    <w:rsid w:val="00801D15"/>
    <w:rsid w:val="00801E5C"/>
    <w:rsid w:val="008022E6"/>
    <w:rsid w:val="008033CE"/>
    <w:rsid w:val="00803565"/>
    <w:rsid w:val="00803699"/>
    <w:rsid w:val="008037A4"/>
    <w:rsid w:val="008051C8"/>
    <w:rsid w:val="00806783"/>
    <w:rsid w:val="008067B0"/>
    <w:rsid w:val="00806FAA"/>
    <w:rsid w:val="00807A76"/>
    <w:rsid w:val="008123D3"/>
    <w:rsid w:val="00813C88"/>
    <w:rsid w:val="00813E25"/>
    <w:rsid w:val="0081481F"/>
    <w:rsid w:val="00814942"/>
    <w:rsid w:val="00815182"/>
    <w:rsid w:val="00815850"/>
    <w:rsid w:val="00815998"/>
    <w:rsid w:val="00816625"/>
    <w:rsid w:val="00817E5F"/>
    <w:rsid w:val="008202A5"/>
    <w:rsid w:val="00820302"/>
    <w:rsid w:val="00821F7E"/>
    <w:rsid w:val="00822690"/>
    <w:rsid w:val="008277C7"/>
    <w:rsid w:val="00827B8E"/>
    <w:rsid w:val="00827C24"/>
    <w:rsid w:val="008303E9"/>
    <w:rsid w:val="00830BB0"/>
    <w:rsid w:val="00830CB2"/>
    <w:rsid w:val="00830F09"/>
    <w:rsid w:val="00831CFA"/>
    <w:rsid w:val="00832AA2"/>
    <w:rsid w:val="00833B93"/>
    <w:rsid w:val="0083478A"/>
    <w:rsid w:val="00835386"/>
    <w:rsid w:val="00835AB2"/>
    <w:rsid w:val="00835F14"/>
    <w:rsid w:val="008368F2"/>
    <w:rsid w:val="00837470"/>
    <w:rsid w:val="00837CCC"/>
    <w:rsid w:val="00842139"/>
    <w:rsid w:val="008423DB"/>
    <w:rsid w:val="0084245A"/>
    <w:rsid w:val="008424EF"/>
    <w:rsid w:val="00842C7C"/>
    <w:rsid w:val="00843086"/>
    <w:rsid w:val="0084310E"/>
    <w:rsid w:val="00844358"/>
    <w:rsid w:val="00844399"/>
    <w:rsid w:val="008445ED"/>
    <w:rsid w:val="00844B99"/>
    <w:rsid w:val="00844D02"/>
    <w:rsid w:val="00844FD9"/>
    <w:rsid w:val="00845929"/>
    <w:rsid w:val="0084627F"/>
    <w:rsid w:val="008478CC"/>
    <w:rsid w:val="00850CEC"/>
    <w:rsid w:val="0085120E"/>
    <w:rsid w:val="0085295E"/>
    <w:rsid w:val="00852CBA"/>
    <w:rsid w:val="00853501"/>
    <w:rsid w:val="00854D87"/>
    <w:rsid w:val="008557B6"/>
    <w:rsid w:val="00856C17"/>
    <w:rsid w:val="00857FB2"/>
    <w:rsid w:val="0086059B"/>
    <w:rsid w:val="008617D0"/>
    <w:rsid w:val="00861E57"/>
    <w:rsid w:val="00861F9E"/>
    <w:rsid w:val="00862034"/>
    <w:rsid w:val="00863013"/>
    <w:rsid w:val="00864564"/>
    <w:rsid w:val="00864C7C"/>
    <w:rsid w:val="00865033"/>
    <w:rsid w:val="0086572E"/>
    <w:rsid w:val="0086609D"/>
    <w:rsid w:val="0086623B"/>
    <w:rsid w:val="00866D4C"/>
    <w:rsid w:val="00867046"/>
    <w:rsid w:val="008678C7"/>
    <w:rsid w:val="008705A4"/>
    <w:rsid w:val="00871755"/>
    <w:rsid w:val="00871ECB"/>
    <w:rsid w:val="00872CB4"/>
    <w:rsid w:val="00873E05"/>
    <w:rsid w:val="00874402"/>
    <w:rsid w:val="00877EBE"/>
    <w:rsid w:val="00880901"/>
    <w:rsid w:val="0088318D"/>
    <w:rsid w:val="008837C4"/>
    <w:rsid w:val="00883DE7"/>
    <w:rsid w:val="00883FB8"/>
    <w:rsid w:val="00884F01"/>
    <w:rsid w:val="008858FF"/>
    <w:rsid w:val="00885D0D"/>
    <w:rsid w:val="008861A9"/>
    <w:rsid w:val="00886C0D"/>
    <w:rsid w:val="00886F8E"/>
    <w:rsid w:val="00887B78"/>
    <w:rsid w:val="00887F47"/>
    <w:rsid w:val="00887FFD"/>
    <w:rsid w:val="00890990"/>
    <w:rsid w:val="008911C4"/>
    <w:rsid w:val="008912E5"/>
    <w:rsid w:val="00891DB6"/>
    <w:rsid w:val="00892439"/>
    <w:rsid w:val="008925E2"/>
    <w:rsid w:val="0089544F"/>
    <w:rsid w:val="00897021"/>
    <w:rsid w:val="008972C4"/>
    <w:rsid w:val="008A1FA9"/>
    <w:rsid w:val="008A2CE9"/>
    <w:rsid w:val="008A380D"/>
    <w:rsid w:val="008A4A6B"/>
    <w:rsid w:val="008A5AFE"/>
    <w:rsid w:val="008A6590"/>
    <w:rsid w:val="008A671E"/>
    <w:rsid w:val="008B0764"/>
    <w:rsid w:val="008B0A5F"/>
    <w:rsid w:val="008B20D6"/>
    <w:rsid w:val="008B3B6D"/>
    <w:rsid w:val="008B5ABE"/>
    <w:rsid w:val="008B61FC"/>
    <w:rsid w:val="008B6805"/>
    <w:rsid w:val="008B705F"/>
    <w:rsid w:val="008B7F19"/>
    <w:rsid w:val="008B7F65"/>
    <w:rsid w:val="008C03B9"/>
    <w:rsid w:val="008C0BD4"/>
    <w:rsid w:val="008C1AE5"/>
    <w:rsid w:val="008C1E8E"/>
    <w:rsid w:val="008C2AF5"/>
    <w:rsid w:val="008C4FCF"/>
    <w:rsid w:val="008C50A3"/>
    <w:rsid w:val="008C5939"/>
    <w:rsid w:val="008C71F5"/>
    <w:rsid w:val="008D14BB"/>
    <w:rsid w:val="008D1587"/>
    <w:rsid w:val="008D1688"/>
    <w:rsid w:val="008D2840"/>
    <w:rsid w:val="008D2BCC"/>
    <w:rsid w:val="008D2F98"/>
    <w:rsid w:val="008D4499"/>
    <w:rsid w:val="008D4577"/>
    <w:rsid w:val="008D53B7"/>
    <w:rsid w:val="008D76D5"/>
    <w:rsid w:val="008E0BDE"/>
    <w:rsid w:val="008E126C"/>
    <w:rsid w:val="008E15C1"/>
    <w:rsid w:val="008E15DA"/>
    <w:rsid w:val="008E254F"/>
    <w:rsid w:val="008E256B"/>
    <w:rsid w:val="008E3785"/>
    <w:rsid w:val="008E3840"/>
    <w:rsid w:val="008E482E"/>
    <w:rsid w:val="008E4EF3"/>
    <w:rsid w:val="008E564B"/>
    <w:rsid w:val="008E5B33"/>
    <w:rsid w:val="008E5F75"/>
    <w:rsid w:val="008E6CA1"/>
    <w:rsid w:val="008E6FA6"/>
    <w:rsid w:val="008E7F68"/>
    <w:rsid w:val="008F2351"/>
    <w:rsid w:val="008F268F"/>
    <w:rsid w:val="008F2723"/>
    <w:rsid w:val="008F4A6F"/>
    <w:rsid w:val="008F56A1"/>
    <w:rsid w:val="008F5F26"/>
    <w:rsid w:val="008F61CA"/>
    <w:rsid w:val="008F63CC"/>
    <w:rsid w:val="008F65D3"/>
    <w:rsid w:val="008F6B48"/>
    <w:rsid w:val="008F715F"/>
    <w:rsid w:val="008F796D"/>
    <w:rsid w:val="008F7D8B"/>
    <w:rsid w:val="00900078"/>
    <w:rsid w:val="009006E5"/>
    <w:rsid w:val="00900843"/>
    <w:rsid w:val="00901DED"/>
    <w:rsid w:val="00902D3E"/>
    <w:rsid w:val="00902E72"/>
    <w:rsid w:val="009044AA"/>
    <w:rsid w:val="00904E59"/>
    <w:rsid w:val="00904FC5"/>
    <w:rsid w:val="009061D2"/>
    <w:rsid w:val="00906517"/>
    <w:rsid w:val="0090744C"/>
    <w:rsid w:val="009104DD"/>
    <w:rsid w:val="0091059B"/>
    <w:rsid w:val="009129D0"/>
    <w:rsid w:val="00917DE7"/>
    <w:rsid w:val="00920CEF"/>
    <w:rsid w:val="009221AF"/>
    <w:rsid w:val="009258FF"/>
    <w:rsid w:val="0092634F"/>
    <w:rsid w:val="0092793A"/>
    <w:rsid w:val="00931563"/>
    <w:rsid w:val="00931D31"/>
    <w:rsid w:val="0093235F"/>
    <w:rsid w:val="00932368"/>
    <w:rsid w:val="00933E21"/>
    <w:rsid w:val="0093448C"/>
    <w:rsid w:val="009346C3"/>
    <w:rsid w:val="00934D91"/>
    <w:rsid w:val="009354FB"/>
    <w:rsid w:val="009357CE"/>
    <w:rsid w:val="00937F44"/>
    <w:rsid w:val="00940313"/>
    <w:rsid w:val="009405D5"/>
    <w:rsid w:val="009406A8"/>
    <w:rsid w:val="00940A01"/>
    <w:rsid w:val="00942D3A"/>
    <w:rsid w:val="00943AD3"/>
    <w:rsid w:val="00944873"/>
    <w:rsid w:val="00945093"/>
    <w:rsid w:val="009457AA"/>
    <w:rsid w:val="00946365"/>
    <w:rsid w:val="00946701"/>
    <w:rsid w:val="0094707A"/>
    <w:rsid w:val="00947260"/>
    <w:rsid w:val="0094763F"/>
    <w:rsid w:val="00947A23"/>
    <w:rsid w:val="00952D24"/>
    <w:rsid w:val="0095469E"/>
    <w:rsid w:val="00955092"/>
    <w:rsid w:val="00955BBD"/>
    <w:rsid w:val="0095779F"/>
    <w:rsid w:val="009608AC"/>
    <w:rsid w:val="00960D9F"/>
    <w:rsid w:val="009615C2"/>
    <w:rsid w:val="00963751"/>
    <w:rsid w:val="0096395F"/>
    <w:rsid w:val="009645D6"/>
    <w:rsid w:val="009649D2"/>
    <w:rsid w:val="0096565A"/>
    <w:rsid w:val="00965DDC"/>
    <w:rsid w:val="00966C0A"/>
    <w:rsid w:val="00966CB1"/>
    <w:rsid w:val="00967209"/>
    <w:rsid w:val="0096763A"/>
    <w:rsid w:val="00967BEA"/>
    <w:rsid w:val="0097170C"/>
    <w:rsid w:val="0097219F"/>
    <w:rsid w:val="00972473"/>
    <w:rsid w:val="0097334A"/>
    <w:rsid w:val="009734F2"/>
    <w:rsid w:val="00973525"/>
    <w:rsid w:val="00973CB0"/>
    <w:rsid w:val="009740D1"/>
    <w:rsid w:val="009742B1"/>
    <w:rsid w:val="00974339"/>
    <w:rsid w:val="009749AD"/>
    <w:rsid w:val="009750D5"/>
    <w:rsid w:val="00975429"/>
    <w:rsid w:val="00975DB5"/>
    <w:rsid w:val="00976212"/>
    <w:rsid w:val="009764CA"/>
    <w:rsid w:val="00976E9A"/>
    <w:rsid w:val="00977347"/>
    <w:rsid w:val="00983810"/>
    <w:rsid w:val="00983B27"/>
    <w:rsid w:val="00984826"/>
    <w:rsid w:val="009856A1"/>
    <w:rsid w:val="009864EB"/>
    <w:rsid w:val="00987928"/>
    <w:rsid w:val="00987E7A"/>
    <w:rsid w:val="009903F9"/>
    <w:rsid w:val="00990ED2"/>
    <w:rsid w:val="009913A6"/>
    <w:rsid w:val="0099187C"/>
    <w:rsid w:val="00991FBA"/>
    <w:rsid w:val="0099256D"/>
    <w:rsid w:val="00993AB4"/>
    <w:rsid w:val="00993C7A"/>
    <w:rsid w:val="00994B91"/>
    <w:rsid w:val="00995586"/>
    <w:rsid w:val="00996059"/>
    <w:rsid w:val="00996AB4"/>
    <w:rsid w:val="00996FAD"/>
    <w:rsid w:val="009974DD"/>
    <w:rsid w:val="00997B45"/>
    <w:rsid w:val="009A05D6"/>
    <w:rsid w:val="009A2449"/>
    <w:rsid w:val="009A3D4F"/>
    <w:rsid w:val="009A4130"/>
    <w:rsid w:val="009A429D"/>
    <w:rsid w:val="009A63AF"/>
    <w:rsid w:val="009A67FD"/>
    <w:rsid w:val="009A717D"/>
    <w:rsid w:val="009B042D"/>
    <w:rsid w:val="009B12F8"/>
    <w:rsid w:val="009B1886"/>
    <w:rsid w:val="009B29B4"/>
    <w:rsid w:val="009B4326"/>
    <w:rsid w:val="009B4731"/>
    <w:rsid w:val="009B530E"/>
    <w:rsid w:val="009B5F97"/>
    <w:rsid w:val="009B5FF1"/>
    <w:rsid w:val="009B6D09"/>
    <w:rsid w:val="009C09FF"/>
    <w:rsid w:val="009C0C49"/>
    <w:rsid w:val="009C27FD"/>
    <w:rsid w:val="009C3908"/>
    <w:rsid w:val="009C3B2E"/>
    <w:rsid w:val="009C3F7F"/>
    <w:rsid w:val="009C436B"/>
    <w:rsid w:val="009C4829"/>
    <w:rsid w:val="009C4BA6"/>
    <w:rsid w:val="009C4BB3"/>
    <w:rsid w:val="009C64C7"/>
    <w:rsid w:val="009C678E"/>
    <w:rsid w:val="009C6B09"/>
    <w:rsid w:val="009C6F68"/>
    <w:rsid w:val="009C745C"/>
    <w:rsid w:val="009C79F6"/>
    <w:rsid w:val="009D1A65"/>
    <w:rsid w:val="009D26A5"/>
    <w:rsid w:val="009D35F2"/>
    <w:rsid w:val="009D4E90"/>
    <w:rsid w:val="009D5B87"/>
    <w:rsid w:val="009D7671"/>
    <w:rsid w:val="009E0142"/>
    <w:rsid w:val="009E1D0E"/>
    <w:rsid w:val="009E229B"/>
    <w:rsid w:val="009E2EEC"/>
    <w:rsid w:val="009E3892"/>
    <w:rsid w:val="009E3B00"/>
    <w:rsid w:val="009E45EE"/>
    <w:rsid w:val="009E58A1"/>
    <w:rsid w:val="009E5957"/>
    <w:rsid w:val="009E7DE3"/>
    <w:rsid w:val="009F0195"/>
    <w:rsid w:val="009F01D4"/>
    <w:rsid w:val="009F0C8D"/>
    <w:rsid w:val="009F4475"/>
    <w:rsid w:val="009F573A"/>
    <w:rsid w:val="009F6196"/>
    <w:rsid w:val="009F65CD"/>
    <w:rsid w:val="009F69A5"/>
    <w:rsid w:val="009F6A0B"/>
    <w:rsid w:val="009F7D5B"/>
    <w:rsid w:val="00A019F3"/>
    <w:rsid w:val="00A02204"/>
    <w:rsid w:val="00A0278D"/>
    <w:rsid w:val="00A02F68"/>
    <w:rsid w:val="00A03380"/>
    <w:rsid w:val="00A03CBF"/>
    <w:rsid w:val="00A03D68"/>
    <w:rsid w:val="00A04C92"/>
    <w:rsid w:val="00A05680"/>
    <w:rsid w:val="00A07AEB"/>
    <w:rsid w:val="00A11C71"/>
    <w:rsid w:val="00A11CFC"/>
    <w:rsid w:val="00A11EF9"/>
    <w:rsid w:val="00A12066"/>
    <w:rsid w:val="00A1346B"/>
    <w:rsid w:val="00A1346E"/>
    <w:rsid w:val="00A14814"/>
    <w:rsid w:val="00A1585D"/>
    <w:rsid w:val="00A165BB"/>
    <w:rsid w:val="00A17F78"/>
    <w:rsid w:val="00A20432"/>
    <w:rsid w:val="00A230EE"/>
    <w:rsid w:val="00A23370"/>
    <w:rsid w:val="00A25EEB"/>
    <w:rsid w:val="00A26891"/>
    <w:rsid w:val="00A272F0"/>
    <w:rsid w:val="00A3032E"/>
    <w:rsid w:val="00A31A1A"/>
    <w:rsid w:val="00A32952"/>
    <w:rsid w:val="00A332EA"/>
    <w:rsid w:val="00A3348D"/>
    <w:rsid w:val="00A33F58"/>
    <w:rsid w:val="00A36169"/>
    <w:rsid w:val="00A37AB2"/>
    <w:rsid w:val="00A37EA7"/>
    <w:rsid w:val="00A407BC"/>
    <w:rsid w:val="00A40F1D"/>
    <w:rsid w:val="00A410F5"/>
    <w:rsid w:val="00A4190A"/>
    <w:rsid w:val="00A42CFA"/>
    <w:rsid w:val="00A43982"/>
    <w:rsid w:val="00A44174"/>
    <w:rsid w:val="00A455C3"/>
    <w:rsid w:val="00A46146"/>
    <w:rsid w:val="00A46473"/>
    <w:rsid w:val="00A473CB"/>
    <w:rsid w:val="00A504DE"/>
    <w:rsid w:val="00A50FB7"/>
    <w:rsid w:val="00A5158C"/>
    <w:rsid w:val="00A544A5"/>
    <w:rsid w:val="00A547C2"/>
    <w:rsid w:val="00A54AFA"/>
    <w:rsid w:val="00A62098"/>
    <w:rsid w:val="00A62AC1"/>
    <w:rsid w:val="00A62DC6"/>
    <w:rsid w:val="00A656BB"/>
    <w:rsid w:val="00A66588"/>
    <w:rsid w:val="00A66700"/>
    <w:rsid w:val="00A7279D"/>
    <w:rsid w:val="00A72CE5"/>
    <w:rsid w:val="00A73CE1"/>
    <w:rsid w:val="00A74175"/>
    <w:rsid w:val="00A7525E"/>
    <w:rsid w:val="00A75824"/>
    <w:rsid w:val="00A77A5B"/>
    <w:rsid w:val="00A804FD"/>
    <w:rsid w:val="00A809A7"/>
    <w:rsid w:val="00A80BBA"/>
    <w:rsid w:val="00A818B7"/>
    <w:rsid w:val="00A818F1"/>
    <w:rsid w:val="00A81D0A"/>
    <w:rsid w:val="00A82E08"/>
    <w:rsid w:val="00A85FF9"/>
    <w:rsid w:val="00A870DE"/>
    <w:rsid w:val="00A872C5"/>
    <w:rsid w:val="00A877C2"/>
    <w:rsid w:val="00A87C85"/>
    <w:rsid w:val="00A904AF"/>
    <w:rsid w:val="00A907F4"/>
    <w:rsid w:val="00A91F66"/>
    <w:rsid w:val="00A93BB7"/>
    <w:rsid w:val="00A94721"/>
    <w:rsid w:val="00A9502B"/>
    <w:rsid w:val="00AA0237"/>
    <w:rsid w:val="00AA04D1"/>
    <w:rsid w:val="00AA0EDE"/>
    <w:rsid w:val="00AA39FE"/>
    <w:rsid w:val="00AA3C18"/>
    <w:rsid w:val="00AA40A5"/>
    <w:rsid w:val="00AA43A5"/>
    <w:rsid w:val="00AA4824"/>
    <w:rsid w:val="00AA5492"/>
    <w:rsid w:val="00AA5BC8"/>
    <w:rsid w:val="00AA5E22"/>
    <w:rsid w:val="00AA6809"/>
    <w:rsid w:val="00AA6A2F"/>
    <w:rsid w:val="00AA7638"/>
    <w:rsid w:val="00AA7C87"/>
    <w:rsid w:val="00AA7D2E"/>
    <w:rsid w:val="00AB0F9D"/>
    <w:rsid w:val="00AB1453"/>
    <w:rsid w:val="00AB14DB"/>
    <w:rsid w:val="00AB1DD4"/>
    <w:rsid w:val="00AB28EB"/>
    <w:rsid w:val="00AB4CBE"/>
    <w:rsid w:val="00AB6190"/>
    <w:rsid w:val="00AB655E"/>
    <w:rsid w:val="00AB7E5D"/>
    <w:rsid w:val="00AC0D1D"/>
    <w:rsid w:val="00AC1DF2"/>
    <w:rsid w:val="00AC3018"/>
    <w:rsid w:val="00AC32BA"/>
    <w:rsid w:val="00AC5613"/>
    <w:rsid w:val="00AC594E"/>
    <w:rsid w:val="00AC5EEA"/>
    <w:rsid w:val="00AC7740"/>
    <w:rsid w:val="00AD0672"/>
    <w:rsid w:val="00AD08C6"/>
    <w:rsid w:val="00AD0AB5"/>
    <w:rsid w:val="00AD0F0C"/>
    <w:rsid w:val="00AD2A26"/>
    <w:rsid w:val="00AD2C48"/>
    <w:rsid w:val="00AD2E5B"/>
    <w:rsid w:val="00AD381B"/>
    <w:rsid w:val="00AD62E7"/>
    <w:rsid w:val="00AD699F"/>
    <w:rsid w:val="00AE1344"/>
    <w:rsid w:val="00AE4683"/>
    <w:rsid w:val="00AE501B"/>
    <w:rsid w:val="00AE6D07"/>
    <w:rsid w:val="00AE7545"/>
    <w:rsid w:val="00AE7A16"/>
    <w:rsid w:val="00AF034A"/>
    <w:rsid w:val="00AF0A74"/>
    <w:rsid w:val="00AF0B10"/>
    <w:rsid w:val="00AF0D7B"/>
    <w:rsid w:val="00AF12AF"/>
    <w:rsid w:val="00AF2A41"/>
    <w:rsid w:val="00AF46D4"/>
    <w:rsid w:val="00AF4D13"/>
    <w:rsid w:val="00AF5C85"/>
    <w:rsid w:val="00AF63C0"/>
    <w:rsid w:val="00AF6410"/>
    <w:rsid w:val="00AF741C"/>
    <w:rsid w:val="00AF7D61"/>
    <w:rsid w:val="00B00BDE"/>
    <w:rsid w:val="00B022F5"/>
    <w:rsid w:val="00B023A4"/>
    <w:rsid w:val="00B02A8F"/>
    <w:rsid w:val="00B03363"/>
    <w:rsid w:val="00B0448F"/>
    <w:rsid w:val="00B04A83"/>
    <w:rsid w:val="00B05BD2"/>
    <w:rsid w:val="00B05F71"/>
    <w:rsid w:val="00B06AB4"/>
    <w:rsid w:val="00B07005"/>
    <w:rsid w:val="00B07108"/>
    <w:rsid w:val="00B0724A"/>
    <w:rsid w:val="00B0777A"/>
    <w:rsid w:val="00B07E2D"/>
    <w:rsid w:val="00B10CF1"/>
    <w:rsid w:val="00B10DE6"/>
    <w:rsid w:val="00B10EB4"/>
    <w:rsid w:val="00B11C5C"/>
    <w:rsid w:val="00B13173"/>
    <w:rsid w:val="00B135E9"/>
    <w:rsid w:val="00B13A17"/>
    <w:rsid w:val="00B15705"/>
    <w:rsid w:val="00B15995"/>
    <w:rsid w:val="00B165D3"/>
    <w:rsid w:val="00B16AE8"/>
    <w:rsid w:val="00B173DB"/>
    <w:rsid w:val="00B22500"/>
    <w:rsid w:val="00B22705"/>
    <w:rsid w:val="00B22827"/>
    <w:rsid w:val="00B22AF1"/>
    <w:rsid w:val="00B233BD"/>
    <w:rsid w:val="00B24369"/>
    <w:rsid w:val="00B25BEB"/>
    <w:rsid w:val="00B2628B"/>
    <w:rsid w:val="00B2684F"/>
    <w:rsid w:val="00B312EE"/>
    <w:rsid w:val="00B33B5E"/>
    <w:rsid w:val="00B34274"/>
    <w:rsid w:val="00B3507E"/>
    <w:rsid w:val="00B3579A"/>
    <w:rsid w:val="00B36470"/>
    <w:rsid w:val="00B36C6D"/>
    <w:rsid w:val="00B37735"/>
    <w:rsid w:val="00B4084C"/>
    <w:rsid w:val="00B40DA4"/>
    <w:rsid w:val="00B414D6"/>
    <w:rsid w:val="00B41D7C"/>
    <w:rsid w:val="00B43233"/>
    <w:rsid w:val="00B432F6"/>
    <w:rsid w:val="00B4604D"/>
    <w:rsid w:val="00B47889"/>
    <w:rsid w:val="00B518B7"/>
    <w:rsid w:val="00B52C98"/>
    <w:rsid w:val="00B532F8"/>
    <w:rsid w:val="00B53517"/>
    <w:rsid w:val="00B53807"/>
    <w:rsid w:val="00B54E10"/>
    <w:rsid w:val="00B557C7"/>
    <w:rsid w:val="00B55DC1"/>
    <w:rsid w:val="00B55FD3"/>
    <w:rsid w:val="00B5650D"/>
    <w:rsid w:val="00B56E30"/>
    <w:rsid w:val="00B56EF1"/>
    <w:rsid w:val="00B57786"/>
    <w:rsid w:val="00B57F8C"/>
    <w:rsid w:val="00B60696"/>
    <w:rsid w:val="00B60849"/>
    <w:rsid w:val="00B6134A"/>
    <w:rsid w:val="00B62A6C"/>
    <w:rsid w:val="00B6370C"/>
    <w:rsid w:val="00B63928"/>
    <w:rsid w:val="00B6567E"/>
    <w:rsid w:val="00B66964"/>
    <w:rsid w:val="00B66EE9"/>
    <w:rsid w:val="00B700FB"/>
    <w:rsid w:val="00B71612"/>
    <w:rsid w:val="00B72959"/>
    <w:rsid w:val="00B72D14"/>
    <w:rsid w:val="00B744EC"/>
    <w:rsid w:val="00B7483D"/>
    <w:rsid w:val="00B75E79"/>
    <w:rsid w:val="00B763B3"/>
    <w:rsid w:val="00B76B27"/>
    <w:rsid w:val="00B808A3"/>
    <w:rsid w:val="00B82BEA"/>
    <w:rsid w:val="00B82F35"/>
    <w:rsid w:val="00B85A08"/>
    <w:rsid w:val="00B85F1A"/>
    <w:rsid w:val="00B878F5"/>
    <w:rsid w:val="00B87FD0"/>
    <w:rsid w:val="00B91402"/>
    <w:rsid w:val="00B919CF"/>
    <w:rsid w:val="00B94277"/>
    <w:rsid w:val="00B971B0"/>
    <w:rsid w:val="00B97357"/>
    <w:rsid w:val="00BA0A58"/>
    <w:rsid w:val="00BA146F"/>
    <w:rsid w:val="00BA1AF6"/>
    <w:rsid w:val="00BA1EFE"/>
    <w:rsid w:val="00BA232C"/>
    <w:rsid w:val="00BA3001"/>
    <w:rsid w:val="00BA3421"/>
    <w:rsid w:val="00BA5F3E"/>
    <w:rsid w:val="00BA6039"/>
    <w:rsid w:val="00BA6237"/>
    <w:rsid w:val="00BA6B66"/>
    <w:rsid w:val="00BA7BCA"/>
    <w:rsid w:val="00BB13EB"/>
    <w:rsid w:val="00BB1D26"/>
    <w:rsid w:val="00BB1E18"/>
    <w:rsid w:val="00BB2731"/>
    <w:rsid w:val="00BB28B7"/>
    <w:rsid w:val="00BB33B8"/>
    <w:rsid w:val="00BB470A"/>
    <w:rsid w:val="00BB54FC"/>
    <w:rsid w:val="00BC071A"/>
    <w:rsid w:val="00BC088B"/>
    <w:rsid w:val="00BC1340"/>
    <w:rsid w:val="00BC166C"/>
    <w:rsid w:val="00BC1D98"/>
    <w:rsid w:val="00BC1ED7"/>
    <w:rsid w:val="00BC2AF3"/>
    <w:rsid w:val="00BC2F32"/>
    <w:rsid w:val="00BC4120"/>
    <w:rsid w:val="00BC4B18"/>
    <w:rsid w:val="00BC4E30"/>
    <w:rsid w:val="00BC5ABC"/>
    <w:rsid w:val="00BD01BA"/>
    <w:rsid w:val="00BD057F"/>
    <w:rsid w:val="00BD0FA5"/>
    <w:rsid w:val="00BD14EA"/>
    <w:rsid w:val="00BD2246"/>
    <w:rsid w:val="00BD32F3"/>
    <w:rsid w:val="00BD3514"/>
    <w:rsid w:val="00BD3C97"/>
    <w:rsid w:val="00BD5312"/>
    <w:rsid w:val="00BD5499"/>
    <w:rsid w:val="00BD67A9"/>
    <w:rsid w:val="00BD7192"/>
    <w:rsid w:val="00BD7201"/>
    <w:rsid w:val="00BE1A88"/>
    <w:rsid w:val="00BE2057"/>
    <w:rsid w:val="00BE27FC"/>
    <w:rsid w:val="00BE3B65"/>
    <w:rsid w:val="00BE51FB"/>
    <w:rsid w:val="00BE5751"/>
    <w:rsid w:val="00BE63FE"/>
    <w:rsid w:val="00BE7EC9"/>
    <w:rsid w:val="00BF138C"/>
    <w:rsid w:val="00BF1443"/>
    <w:rsid w:val="00BF192A"/>
    <w:rsid w:val="00BF2A57"/>
    <w:rsid w:val="00BF45FF"/>
    <w:rsid w:val="00BF4F86"/>
    <w:rsid w:val="00BF51D4"/>
    <w:rsid w:val="00BF7708"/>
    <w:rsid w:val="00C00C67"/>
    <w:rsid w:val="00C00DBB"/>
    <w:rsid w:val="00C01D39"/>
    <w:rsid w:val="00C02147"/>
    <w:rsid w:val="00C0393D"/>
    <w:rsid w:val="00C04241"/>
    <w:rsid w:val="00C048F9"/>
    <w:rsid w:val="00C04F4A"/>
    <w:rsid w:val="00C057F8"/>
    <w:rsid w:val="00C06409"/>
    <w:rsid w:val="00C10672"/>
    <w:rsid w:val="00C10CDF"/>
    <w:rsid w:val="00C11518"/>
    <w:rsid w:val="00C12289"/>
    <w:rsid w:val="00C1272A"/>
    <w:rsid w:val="00C12D61"/>
    <w:rsid w:val="00C13B24"/>
    <w:rsid w:val="00C141A8"/>
    <w:rsid w:val="00C16A89"/>
    <w:rsid w:val="00C174C2"/>
    <w:rsid w:val="00C20043"/>
    <w:rsid w:val="00C2034D"/>
    <w:rsid w:val="00C20399"/>
    <w:rsid w:val="00C21520"/>
    <w:rsid w:val="00C21F8B"/>
    <w:rsid w:val="00C228D0"/>
    <w:rsid w:val="00C23BB3"/>
    <w:rsid w:val="00C2414C"/>
    <w:rsid w:val="00C248BF"/>
    <w:rsid w:val="00C24F41"/>
    <w:rsid w:val="00C2503C"/>
    <w:rsid w:val="00C2549E"/>
    <w:rsid w:val="00C25C63"/>
    <w:rsid w:val="00C26518"/>
    <w:rsid w:val="00C268C4"/>
    <w:rsid w:val="00C26C5C"/>
    <w:rsid w:val="00C27957"/>
    <w:rsid w:val="00C27B18"/>
    <w:rsid w:val="00C30108"/>
    <w:rsid w:val="00C30EB1"/>
    <w:rsid w:val="00C31731"/>
    <w:rsid w:val="00C31F38"/>
    <w:rsid w:val="00C33569"/>
    <w:rsid w:val="00C349EB"/>
    <w:rsid w:val="00C35FD1"/>
    <w:rsid w:val="00C361F8"/>
    <w:rsid w:val="00C3659C"/>
    <w:rsid w:val="00C36F8C"/>
    <w:rsid w:val="00C37F24"/>
    <w:rsid w:val="00C40F19"/>
    <w:rsid w:val="00C40FC3"/>
    <w:rsid w:val="00C4108B"/>
    <w:rsid w:val="00C42145"/>
    <w:rsid w:val="00C42D1F"/>
    <w:rsid w:val="00C42EED"/>
    <w:rsid w:val="00C43BEA"/>
    <w:rsid w:val="00C446E1"/>
    <w:rsid w:val="00C44EA4"/>
    <w:rsid w:val="00C45277"/>
    <w:rsid w:val="00C45757"/>
    <w:rsid w:val="00C45C8B"/>
    <w:rsid w:val="00C5064B"/>
    <w:rsid w:val="00C50D55"/>
    <w:rsid w:val="00C51A45"/>
    <w:rsid w:val="00C53C9C"/>
    <w:rsid w:val="00C53DBD"/>
    <w:rsid w:val="00C559CC"/>
    <w:rsid w:val="00C55B0F"/>
    <w:rsid w:val="00C56177"/>
    <w:rsid w:val="00C5698C"/>
    <w:rsid w:val="00C57389"/>
    <w:rsid w:val="00C578B3"/>
    <w:rsid w:val="00C60C72"/>
    <w:rsid w:val="00C611FE"/>
    <w:rsid w:val="00C613B4"/>
    <w:rsid w:val="00C6238A"/>
    <w:rsid w:val="00C62521"/>
    <w:rsid w:val="00C62E1F"/>
    <w:rsid w:val="00C63011"/>
    <w:rsid w:val="00C632D5"/>
    <w:rsid w:val="00C63D2D"/>
    <w:rsid w:val="00C6484B"/>
    <w:rsid w:val="00C65A9B"/>
    <w:rsid w:val="00C661F9"/>
    <w:rsid w:val="00C6731D"/>
    <w:rsid w:val="00C67C67"/>
    <w:rsid w:val="00C72553"/>
    <w:rsid w:val="00C7316D"/>
    <w:rsid w:val="00C74FCB"/>
    <w:rsid w:val="00C74FF3"/>
    <w:rsid w:val="00C7596D"/>
    <w:rsid w:val="00C75BE7"/>
    <w:rsid w:val="00C768A1"/>
    <w:rsid w:val="00C77814"/>
    <w:rsid w:val="00C778CA"/>
    <w:rsid w:val="00C80049"/>
    <w:rsid w:val="00C80119"/>
    <w:rsid w:val="00C80E24"/>
    <w:rsid w:val="00C81BA5"/>
    <w:rsid w:val="00C82FD2"/>
    <w:rsid w:val="00C8354D"/>
    <w:rsid w:val="00C85CAF"/>
    <w:rsid w:val="00C85E65"/>
    <w:rsid w:val="00C86251"/>
    <w:rsid w:val="00C87A1A"/>
    <w:rsid w:val="00C9003E"/>
    <w:rsid w:val="00C9146C"/>
    <w:rsid w:val="00C91F1A"/>
    <w:rsid w:val="00C923D5"/>
    <w:rsid w:val="00C92808"/>
    <w:rsid w:val="00C92EA2"/>
    <w:rsid w:val="00C934D7"/>
    <w:rsid w:val="00C93E09"/>
    <w:rsid w:val="00C94F50"/>
    <w:rsid w:val="00C952EB"/>
    <w:rsid w:val="00C96F94"/>
    <w:rsid w:val="00CA043C"/>
    <w:rsid w:val="00CA0F21"/>
    <w:rsid w:val="00CA10BE"/>
    <w:rsid w:val="00CA1ED8"/>
    <w:rsid w:val="00CA1EDF"/>
    <w:rsid w:val="00CA291C"/>
    <w:rsid w:val="00CA2B63"/>
    <w:rsid w:val="00CA303E"/>
    <w:rsid w:val="00CA3A41"/>
    <w:rsid w:val="00CA5043"/>
    <w:rsid w:val="00CA5118"/>
    <w:rsid w:val="00CA5AEE"/>
    <w:rsid w:val="00CB03CF"/>
    <w:rsid w:val="00CB0B47"/>
    <w:rsid w:val="00CB0DA8"/>
    <w:rsid w:val="00CB105D"/>
    <w:rsid w:val="00CB170F"/>
    <w:rsid w:val="00CB3074"/>
    <w:rsid w:val="00CB3504"/>
    <w:rsid w:val="00CB3638"/>
    <w:rsid w:val="00CB53E2"/>
    <w:rsid w:val="00CB58D2"/>
    <w:rsid w:val="00CB68E4"/>
    <w:rsid w:val="00CB69BC"/>
    <w:rsid w:val="00CB74F2"/>
    <w:rsid w:val="00CB79F4"/>
    <w:rsid w:val="00CB7BD6"/>
    <w:rsid w:val="00CB7E25"/>
    <w:rsid w:val="00CC018C"/>
    <w:rsid w:val="00CC181A"/>
    <w:rsid w:val="00CC1E32"/>
    <w:rsid w:val="00CC3355"/>
    <w:rsid w:val="00CC6995"/>
    <w:rsid w:val="00CC7460"/>
    <w:rsid w:val="00CD00E8"/>
    <w:rsid w:val="00CD20FF"/>
    <w:rsid w:val="00CD24B3"/>
    <w:rsid w:val="00CD4B93"/>
    <w:rsid w:val="00CD5232"/>
    <w:rsid w:val="00CD6106"/>
    <w:rsid w:val="00CD6531"/>
    <w:rsid w:val="00CD6976"/>
    <w:rsid w:val="00CD6A17"/>
    <w:rsid w:val="00CD6E3E"/>
    <w:rsid w:val="00CD731E"/>
    <w:rsid w:val="00CE07B9"/>
    <w:rsid w:val="00CE1655"/>
    <w:rsid w:val="00CE1AB0"/>
    <w:rsid w:val="00CE3BA6"/>
    <w:rsid w:val="00CE4AA6"/>
    <w:rsid w:val="00CE4F61"/>
    <w:rsid w:val="00CE78BC"/>
    <w:rsid w:val="00CF02AD"/>
    <w:rsid w:val="00CF10BA"/>
    <w:rsid w:val="00CF24D5"/>
    <w:rsid w:val="00CF25EF"/>
    <w:rsid w:val="00CF3117"/>
    <w:rsid w:val="00CF4A8F"/>
    <w:rsid w:val="00CF5AF6"/>
    <w:rsid w:val="00CF669E"/>
    <w:rsid w:val="00CF68F2"/>
    <w:rsid w:val="00CF70C5"/>
    <w:rsid w:val="00CF7A70"/>
    <w:rsid w:val="00D013B9"/>
    <w:rsid w:val="00D01663"/>
    <w:rsid w:val="00D03588"/>
    <w:rsid w:val="00D04631"/>
    <w:rsid w:val="00D04A57"/>
    <w:rsid w:val="00D04F5F"/>
    <w:rsid w:val="00D0553B"/>
    <w:rsid w:val="00D06DA0"/>
    <w:rsid w:val="00D070DE"/>
    <w:rsid w:val="00D0782D"/>
    <w:rsid w:val="00D10B0E"/>
    <w:rsid w:val="00D11085"/>
    <w:rsid w:val="00D1174B"/>
    <w:rsid w:val="00D11814"/>
    <w:rsid w:val="00D11A00"/>
    <w:rsid w:val="00D12048"/>
    <w:rsid w:val="00D12AC1"/>
    <w:rsid w:val="00D13B1A"/>
    <w:rsid w:val="00D15002"/>
    <w:rsid w:val="00D15BF8"/>
    <w:rsid w:val="00D15DE6"/>
    <w:rsid w:val="00D1608C"/>
    <w:rsid w:val="00D16189"/>
    <w:rsid w:val="00D16D73"/>
    <w:rsid w:val="00D17BAB"/>
    <w:rsid w:val="00D210EE"/>
    <w:rsid w:val="00D22521"/>
    <w:rsid w:val="00D22611"/>
    <w:rsid w:val="00D2374C"/>
    <w:rsid w:val="00D23EE1"/>
    <w:rsid w:val="00D2439A"/>
    <w:rsid w:val="00D24D58"/>
    <w:rsid w:val="00D26680"/>
    <w:rsid w:val="00D26D07"/>
    <w:rsid w:val="00D27DFE"/>
    <w:rsid w:val="00D319E3"/>
    <w:rsid w:val="00D31C0F"/>
    <w:rsid w:val="00D31E95"/>
    <w:rsid w:val="00D31FCE"/>
    <w:rsid w:val="00D32BC8"/>
    <w:rsid w:val="00D32DA1"/>
    <w:rsid w:val="00D36020"/>
    <w:rsid w:val="00D3607E"/>
    <w:rsid w:val="00D3621D"/>
    <w:rsid w:val="00D36B11"/>
    <w:rsid w:val="00D378B5"/>
    <w:rsid w:val="00D43AB1"/>
    <w:rsid w:val="00D43C90"/>
    <w:rsid w:val="00D43CCA"/>
    <w:rsid w:val="00D471AB"/>
    <w:rsid w:val="00D50E55"/>
    <w:rsid w:val="00D514BF"/>
    <w:rsid w:val="00D52037"/>
    <w:rsid w:val="00D531FB"/>
    <w:rsid w:val="00D5369F"/>
    <w:rsid w:val="00D5371B"/>
    <w:rsid w:val="00D54329"/>
    <w:rsid w:val="00D54343"/>
    <w:rsid w:val="00D54801"/>
    <w:rsid w:val="00D556A2"/>
    <w:rsid w:val="00D56279"/>
    <w:rsid w:val="00D56DFF"/>
    <w:rsid w:val="00D607D4"/>
    <w:rsid w:val="00D6243C"/>
    <w:rsid w:val="00D631A9"/>
    <w:rsid w:val="00D65F8C"/>
    <w:rsid w:val="00D672E7"/>
    <w:rsid w:val="00D67425"/>
    <w:rsid w:val="00D678D6"/>
    <w:rsid w:val="00D67AB1"/>
    <w:rsid w:val="00D7009C"/>
    <w:rsid w:val="00D710C5"/>
    <w:rsid w:val="00D719C3"/>
    <w:rsid w:val="00D71B68"/>
    <w:rsid w:val="00D72FB3"/>
    <w:rsid w:val="00D73CDC"/>
    <w:rsid w:val="00D748CF"/>
    <w:rsid w:val="00D74B48"/>
    <w:rsid w:val="00D75089"/>
    <w:rsid w:val="00D7550F"/>
    <w:rsid w:val="00D75C42"/>
    <w:rsid w:val="00D76805"/>
    <w:rsid w:val="00D8009A"/>
    <w:rsid w:val="00D806B7"/>
    <w:rsid w:val="00D814A2"/>
    <w:rsid w:val="00D83B69"/>
    <w:rsid w:val="00D84373"/>
    <w:rsid w:val="00D8567E"/>
    <w:rsid w:val="00D86A51"/>
    <w:rsid w:val="00D86FEE"/>
    <w:rsid w:val="00D90B61"/>
    <w:rsid w:val="00D94C4C"/>
    <w:rsid w:val="00D95C07"/>
    <w:rsid w:val="00D965D0"/>
    <w:rsid w:val="00D96A5A"/>
    <w:rsid w:val="00D96C54"/>
    <w:rsid w:val="00D97493"/>
    <w:rsid w:val="00D9768D"/>
    <w:rsid w:val="00D97C37"/>
    <w:rsid w:val="00DA0841"/>
    <w:rsid w:val="00DA0C0D"/>
    <w:rsid w:val="00DA1FC1"/>
    <w:rsid w:val="00DA22B7"/>
    <w:rsid w:val="00DA4152"/>
    <w:rsid w:val="00DA433F"/>
    <w:rsid w:val="00DA460A"/>
    <w:rsid w:val="00DA5770"/>
    <w:rsid w:val="00DA57F2"/>
    <w:rsid w:val="00DA7A8D"/>
    <w:rsid w:val="00DA7BCF"/>
    <w:rsid w:val="00DB0691"/>
    <w:rsid w:val="00DB0A51"/>
    <w:rsid w:val="00DB1B06"/>
    <w:rsid w:val="00DB347E"/>
    <w:rsid w:val="00DB3889"/>
    <w:rsid w:val="00DB44BD"/>
    <w:rsid w:val="00DB5A38"/>
    <w:rsid w:val="00DB659A"/>
    <w:rsid w:val="00DC0B67"/>
    <w:rsid w:val="00DC121A"/>
    <w:rsid w:val="00DC2521"/>
    <w:rsid w:val="00DC3398"/>
    <w:rsid w:val="00DC5A62"/>
    <w:rsid w:val="00DC654E"/>
    <w:rsid w:val="00DC6AC2"/>
    <w:rsid w:val="00DC7132"/>
    <w:rsid w:val="00DC7A9E"/>
    <w:rsid w:val="00DD0E13"/>
    <w:rsid w:val="00DD1892"/>
    <w:rsid w:val="00DD1895"/>
    <w:rsid w:val="00DD2CF5"/>
    <w:rsid w:val="00DD5B90"/>
    <w:rsid w:val="00DD6D80"/>
    <w:rsid w:val="00DD74FA"/>
    <w:rsid w:val="00DE020B"/>
    <w:rsid w:val="00DE213F"/>
    <w:rsid w:val="00DE2B72"/>
    <w:rsid w:val="00DE3B91"/>
    <w:rsid w:val="00DE4B9C"/>
    <w:rsid w:val="00DE5B40"/>
    <w:rsid w:val="00DE5DD1"/>
    <w:rsid w:val="00DF0C46"/>
    <w:rsid w:val="00DF17FA"/>
    <w:rsid w:val="00DF26E1"/>
    <w:rsid w:val="00DF38D0"/>
    <w:rsid w:val="00DF49C3"/>
    <w:rsid w:val="00DF4B61"/>
    <w:rsid w:val="00DF6114"/>
    <w:rsid w:val="00DF63D4"/>
    <w:rsid w:val="00DF6434"/>
    <w:rsid w:val="00E004AD"/>
    <w:rsid w:val="00E022E5"/>
    <w:rsid w:val="00E0259B"/>
    <w:rsid w:val="00E025D3"/>
    <w:rsid w:val="00E02A17"/>
    <w:rsid w:val="00E0362A"/>
    <w:rsid w:val="00E065F8"/>
    <w:rsid w:val="00E066F5"/>
    <w:rsid w:val="00E06ED6"/>
    <w:rsid w:val="00E06EF5"/>
    <w:rsid w:val="00E079B8"/>
    <w:rsid w:val="00E10265"/>
    <w:rsid w:val="00E11379"/>
    <w:rsid w:val="00E11588"/>
    <w:rsid w:val="00E126E2"/>
    <w:rsid w:val="00E12B93"/>
    <w:rsid w:val="00E13048"/>
    <w:rsid w:val="00E13396"/>
    <w:rsid w:val="00E137C8"/>
    <w:rsid w:val="00E141B3"/>
    <w:rsid w:val="00E146E0"/>
    <w:rsid w:val="00E14EAD"/>
    <w:rsid w:val="00E15A1D"/>
    <w:rsid w:val="00E16C0D"/>
    <w:rsid w:val="00E200C4"/>
    <w:rsid w:val="00E20F5E"/>
    <w:rsid w:val="00E22647"/>
    <w:rsid w:val="00E25699"/>
    <w:rsid w:val="00E30B45"/>
    <w:rsid w:val="00E323DE"/>
    <w:rsid w:val="00E32B17"/>
    <w:rsid w:val="00E33033"/>
    <w:rsid w:val="00E332DA"/>
    <w:rsid w:val="00E3440B"/>
    <w:rsid w:val="00E353AC"/>
    <w:rsid w:val="00E37592"/>
    <w:rsid w:val="00E4085C"/>
    <w:rsid w:val="00E41214"/>
    <w:rsid w:val="00E422B2"/>
    <w:rsid w:val="00E42782"/>
    <w:rsid w:val="00E430EE"/>
    <w:rsid w:val="00E43152"/>
    <w:rsid w:val="00E442A9"/>
    <w:rsid w:val="00E45595"/>
    <w:rsid w:val="00E45901"/>
    <w:rsid w:val="00E46249"/>
    <w:rsid w:val="00E46435"/>
    <w:rsid w:val="00E46A72"/>
    <w:rsid w:val="00E47271"/>
    <w:rsid w:val="00E4759C"/>
    <w:rsid w:val="00E50B88"/>
    <w:rsid w:val="00E529E2"/>
    <w:rsid w:val="00E52BEA"/>
    <w:rsid w:val="00E53E43"/>
    <w:rsid w:val="00E5528F"/>
    <w:rsid w:val="00E56045"/>
    <w:rsid w:val="00E56221"/>
    <w:rsid w:val="00E577C0"/>
    <w:rsid w:val="00E57A67"/>
    <w:rsid w:val="00E57C00"/>
    <w:rsid w:val="00E6041B"/>
    <w:rsid w:val="00E60831"/>
    <w:rsid w:val="00E60BAC"/>
    <w:rsid w:val="00E6172B"/>
    <w:rsid w:val="00E61C16"/>
    <w:rsid w:val="00E65F74"/>
    <w:rsid w:val="00E6600E"/>
    <w:rsid w:val="00E660F3"/>
    <w:rsid w:val="00E667CB"/>
    <w:rsid w:val="00E66C6A"/>
    <w:rsid w:val="00E66D79"/>
    <w:rsid w:val="00E6704F"/>
    <w:rsid w:val="00E67B29"/>
    <w:rsid w:val="00E70212"/>
    <w:rsid w:val="00E705D8"/>
    <w:rsid w:val="00E714FA"/>
    <w:rsid w:val="00E72232"/>
    <w:rsid w:val="00E72FEE"/>
    <w:rsid w:val="00E732A5"/>
    <w:rsid w:val="00E738CD"/>
    <w:rsid w:val="00E7594D"/>
    <w:rsid w:val="00E75A16"/>
    <w:rsid w:val="00E761D4"/>
    <w:rsid w:val="00E765FC"/>
    <w:rsid w:val="00E77D79"/>
    <w:rsid w:val="00E81369"/>
    <w:rsid w:val="00E81DF1"/>
    <w:rsid w:val="00E82C9F"/>
    <w:rsid w:val="00E83207"/>
    <w:rsid w:val="00E83326"/>
    <w:rsid w:val="00E849F4"/>
    <w:rsid w:val="00E85D42"/>
    <w:rsid w:val="00E86899"/>
    <w:rsid w:val="00E8738D"/>
    <w:rsid w:val="00E873DF"/>
    <w:rsid w:val="00E9136A"/>
    <w:rsid w:val="00E91731"/>
    <w:rsid w:val="00E929D5"/>
    <w:rsid w:val="00E92A62"/>
    <w:rsid w:val="00E92EDD"/>
    <w:rsid w:val="00E9336E"/>
    <w:rsid w:val="00E93EF1"/>
    <w:rsid w:val="00E954E1"/>
    <w:rsid w:val="00E96224"/>
    <w:rsid w:val="00E9671E"/>
    <w:rsid w:val="00E96BA5"/>
    <w:rsid w:val="00E971CD"/>
    <w:rsid w:val="00E97B87"/>
    <w:rsid w:val="00E97D1C"/>
    <w:rsid w:val="00E97DB2"/>
    <w:rsid w:val="00EA008A"/>
    <w:rsid w:val="00EA1FA5"/>
    <w:rsid w:val="00EA215C"/>
    <w:rsid w:val="00EA21ED"/>
    <w:rsid w:val="00EA36A5"/>
    <w:rsid w:val="00EA3D47"/>
    <w:rsid w:val="00EA3F8F"/>
    <w:rsid w:val="00EA457A"/>
    <w:rsid w:val="00EA5586"/>
    <w:rsid w:val="00EA620E"/>
    <w:rsid w:val="00EA69E7"/>
    <w:rsid w:val="00EA702E"/>
    <w:rsid w:val="00EA7C9E"/>
    <w:rsid w:val="00EB130A"/>
    <w:rsid w:val="00EB3713"/>
    <w:rsid w:val="00EB4DF0"/>
    <w:rsid w:val="00EB50EE"/>
    <w:rsid w:val="00EB5D29"/>
    <w:rsid w:val="00EB71ED"/>
    <w:rsid w:val="00EC1680"/>
    <w:rsid w:val="00EC2986"/>
    <w:rsid w:val="00EC3B91"/>
    <w:rsid w:val="00EC50C4"/>
    <w:rsid w:val="00EC5BE1"/>
    <w:rsid w:val="00EC5EB2"/>
    <w:rsid w:val="00EC62EB"/>
    <w:rsid w:val="00EC7508"/>
    <w:rsid w:val="00EC7DCD"/>
    <w:rsid w:val="00ED1503"/>
    <w:rsid w:val="00ED1C8A"/>
    <w:rsid w:val="00ED2D0B"/>
    <w:rsid w:val="00ED355B"/>
    <w:rsid w:val="00ED3E9A"/>
    <w:rsid w:val="00ED45C1"/>
    <w:rsid w:val="00ED4A40"/>
    <w:rsid w:val="00ED4BC9"/>
    <w:rsid w:val="00ED4D31"/>
    <w:rsid w:val="00ED633A"/>
    <w:rsid w:val="00EE0371"/>
    <w:rsid w:val="00EE04FE"/>
    <w:rsid w:val="00EE12E7"/>
    <w:rsid w:val="00EE1307"/>
    <w:rsid w:val="00EE1483"/>
    <w:rsid w:val="00EE1AC0"/>
    <w:rsid w:val="00EE1C0A"/>
    <w:rsid w:val="00EE2BFD"/>
    <w:rsid w:val="00EE3C48"/>
    <w:rsid w:val="00EE53D1"/>
    <w:rsid w:val="00EE7B3F"/>
    <w:rsid w:val="00EE7E6B"/>
    <w:rsid w:val="00EF224A"/>
    <w:rsid w:val="00EF40E5"/>
    <w:rsid w:val="00EF48C5"/>
    <w:rsid w:val="00EF48DF"/>
    <w:rsid w:val="00EF4AD6"/>
    <w:rsid w:val="00EF507D"/>
    <w:rsid w:val="00EF594A"/>
    <w:rsid w:val="00EF66DE"/>
    <w:rsid w:val="00EF66F8"/>
    <w:rsid w:val="00EF6D8B"/>
    <w:rsid w:val="00EF7A03"/>
    <w:rsid w:val="00F00712"/>
    <w:rsid w:val="00F01AD8"/>
    <w:rsid w:val="00F01D03"/>
    <w:rsid w:val="00F024FA"/>
    <w:rsid w:val="00F02C30"/>
    <w:rsid w:val="00F03167"/>
    <w:rsid w:val="00F057AE"/>
    <w:rsid w:val="00F06155"/>
    <w:rsid w:val="00F06B01"/>
    <w:rsid w:val="00F07AF8"/>
    <w:rsid w:val="00F110D7"/>
    <w:rsid w:val="00F1111A"/>
    <w:rsid w:val="00F1152A"/>
    <w:rsid w:val="00F118EF"/>
    <w:rsid w:val="00F12045"/>
    <w:rsid w:val="00F13937"/>
    <w:rsid w:val="00F14476"/>
    <w:rsid w:val="00F146A2"/>
    <w:rsid w:val="00F149B1"/>
    <w:rsid w:val="00F154B4"/>
    <w:rsid w:val="00F16A8D"/>
    <w:rsid w:val="00F17357"/>
    <w:rsid w:val="00F20467"/>
    <w:rsid w:val="00F20F6A"/>
    <w:rsid w:val="00F21B32"/>
    <w:rsid w:val="00F21F7C"/>
    <w:rsid w:val="00F22408"/>
    <w:rsid w:val="00F22457"/>
    <w:rsid w:val="00F2254C"/>
    <w:rsid w:val="00F22FDC"/>
    <w:rsid w:val="00F2350D"/>
    <w:rsid w:val="00F237E5"/>
    <w:rsid w:val="00F23ABC"/>
    <w:rsid w:val="00F24721"/>
    <w:rsid w:val="00F24818"/>
    <w:rsid w:val="00F2689B"/>
    <w:rsid w:val="00F3089A"/>
    <w:rsid w:val="00F31C2F"/>
    <w:rsid w:val="00F3269C"/>
    <w:rsid w:val="00F337D1"/>
    <w:rsid w:val="00F33EB9"/>
    <w:rsid w:val="00F340B5"/>
    <w:rsid w:val="00F344D7"/>
    <w:rsid w:val="00F34C21"/>
    <w:rsid w:val="00F35B33"/>
    <w:rsid w:val="00F36FA1"/>
    <w:rsid w:val="00F37CAF"/>
    <w:rsid w:val="00F42E03"/>
    <w:rsid w:val="00F45227"/>
    <w:rsid w:val="00F4589A"/>
    <w:rsid w:val="00F45AD8"/>
    <w:rsid w:val="00F461DC"/>
    <w:rsid w:val="00F464AC"/>
    <w:rsid w:val="00F467A5"/>
    <w:rsid w:val="00F47665"/>
    <w:rsid w:val="00F47F56"/>
    <w:rsid w:val="00F51524"/>
    <w:rsid w:val="00F51881"/>
    <w:rsid w:val="00F52B47"/>
    <w:rsid w:val="00F52D51"/>
    <w:rsid w:val="00F5562F"/>
    <w:rsid w:val="00F55D9E"/>
    <w:rsid w:val="00F56451"/>
    <w:rsid w:val="00F567D3"/>
    <w:rsid w:val="00F56B27"/>
    <w:rsid w:val="00F579E2"/>
    <w:rsid w:val="00F57D08"/>
    <w:rsid w:val="00F57E39"/>
    <w:rsid w:val="00F61B99"/>
    <w:rsid w:val="00F61DBA"/>
    <w:rsid w:val="00F63DF4"/>
    <w:rsid w:val="00F643E5"/>
    <w:rsid w:val="00F64859"/>
    <w:rsid w:val="00F64DF6"/>
    <w:rsid w:val="00F65131"/>
    <w:rsid w:val="00F65C29"/>
    <w:rsid w:val="00F66DCD"/>
    <w:rsid w:val="00F66EC1"/>
    <w:rsid w:val="00F67307"/>
    <w:rsid w:val="00F675A7"/>
    <w:rsid w:val="00F676E4"/>
    <w:rsid w:val="00F67AA3"/>
    <w:rsid w:val="00F67B1E"/>
    <w:rsid w:val="00F71E78"/>
    <w:rsid w:val="00F72163"/>
    <w:rsid w:val="00F730C0"/>
    <w:rsid w:val="00F74211"/>
    <w:rsid w:val="00F74725"/>
    <w:rsid w:val="00F7530C"/>
    <w:rsid w:val="00F766F1"/>
    <w:rsid w:val="00F77B84"/>
    <w:rsid w:val="00F80115"/>
    <w:rsid w:val="00F80230"/>
    <w:rsid w:val="00F808B5"/>
    <w:rsid w:val="00F80FB3"/>
    <w:rsid w:val="00F820FF"/>
    <w:rsid w:val="00F824C9"/>
    <w:rsid w:val="00F8512A"/>
    <w:rsid w:val="00F858AF"/>
    <w:rsid w:val="00F858BC"/>
    <w:rsid w:val="00F85CD2"/>
    <w:rsid w:val="00F86548"/>
    <w:rsid w:val="00F86E43"/>
    <w:rsid w:val="00F87E22"/>
    <w:rsid w:val="00F90012"/>
    <w:rsid w:val="00F905DD"/>
    <w:rsid w:val="00F90FC3"/>
    <w:rsid w:val="00F91825"/>
    <w:rsid w:val="00F931CF"/>
    <w:rsid w:val="00F93953"/>
    <w:rsid w:val="00F96676"/>
    <w:rsid w:val="00F9673F"/>
    <w:rsid w:val="00F97DA5"/>
    <w:rsid w:val="00FA02A6"/>
    <w:rsid w:val="00FA038A"/>
    <w:rsid w:val="00FA098F"/>
    <w:rsid w:val="00FA0DD5"/>
    <w:rsid w:val="00FA0F09"/>
    <w:rsid w:val="00FA259A"/>
    <w:rsid w:val="00FA40A0"/>
    <w:rsid w:val="00FA5ED9"/>
    <w:rsid w:val="00FB34A2"/>
    <w:rsid w:val="00FB3CB7"/>
    <w:rsid w:val="00FC022B"/>
    <w:rsid w:val="00FC1920"/>
    <w:rsid w:val="00FC1FFC"/>
    <w:rsid w:val="00FC3179"/>
    <w:rsid w:val="00FC3B6B"/>
    <w:rsid w:val="00FC5BBF"/>
    <w:rsid w:val="00FC6992"/>
    <w:rsid w:val="00FC6F66"/>
    <w:rsid w:val="00FD049F"/>
    <w:rsid w:val="00FD2398"/>
    <w:rsid w:val="00FD2BF9"/>
    <w:rsid w:val="00FD3189"/>
    <w:rsid w:val="00FD3F85"/>
    <w:rsid w:val="00FD4242"/>
    <w:rsid w:val="00FD4782"/>
    <w:rsid w:val="00FD47D9"/>
    <w:rsid w:val="00FD4C2C"/>
    <w:rsid w:val="00FD6EE2"/>
    <w:rsid w:val="00FD742B"/>
    <w:rsid w:val="00FD7B82"/>
    <w:rsid w:val="00FE0320"/>
    <w:rsid w:val="00FE0666"/>
    <w:rsid w:val="00FE2CF4"/>
    <w:rsid w:val="00FE2E5B"/>
    <w:rsid w:val="00FE35DD"/>
    <w:rsid w:val="00FE5024"/>
    <w:rsid w:val="00FE5863"/>
    <w:rsid w:val="00FE5B08"/>
    <w:rsid w:val="00FE7B24"/>
    <w:rsid w:val="00FF258A"/>
    <w:rsid w:val="00FF3A90"/>
    <w:rsid w:val="00FF4406"/>
    <w:rsid w:val="00FF4487"/>
    <w:rsid w:val="00FF4564"/>
    <w:rsid w:val="00FF5C4B"/>
    <w:rsid w:val="00FF6038"/>
    <w:rsid w:val="00FF6DBC"/>
    <w:rsid w:val="00FF724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8F5E9"/>
  <w15:chartTrackingRefBased/>
  <w15:docId w15:val="{60C84E19-8B7E-4163-8573-53A27BF7B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5AB"/>
  </w:style>
  <w:style w:type="paragraph" w:styleId="Heading1">
    <w:name w:val="heading 1"/>
    <w:basedOn w:val="Normal"/>
    <w:next w:val="Normal"/>
    <w:link w:val="Heading1Char"/>
    <w:uiPriority w:val="9"/>
    <w:qFormat/>
    <w:rsid w:val="00406567"/>
    <w:pPr>
      <w:keepNext/>
      <w:keepLines/>
      <w:spacing w:before="360" w:after="80"/>
      <w:outlineLvl w:val="0"/>
    </w:pPr>
    <w:rPr>
      <w:rFonts w:asciiTheme="majorHAnsi" w:eastAsiaTheme="majorEastAsia" w:hAnsiTheme="majorHAnsi" w:cstheme="majorBidi"/>
      <w:color w:val="7B230B" w:themeColor="accent1" w:themeShade="BF"/>
      <w:sz w:val="40"/>
      <w:szCs w:val="40"/>
    </w:rPr>
  </w:style>
  <w:style w:type="paragraph" w:styleId="Heading2">
    <w:name w:val="heading 2"/>
    <w:basedOn w:val="Normal"/>
    <w:next w:val="Normal"/>
    <w:link w:val="Heading2Char"/>
    <w:uiPriority w:val="9"/>
    <w:semiHidden/>
    <w:unhideWhenUsed/>
    <w:qFormat/>
    <w:rsid w:val="00406567"/>
    <w:pPr>
      <w:keepNext/>
      <w:keepLines/>
      <w:spacing w:before="160" w:after="80"/>
      <w:outlineLvl w:val="1"/>
    </w:pPr>
    <w:rPr>
      <w:rFonts w:asciiTheme="majorHAnsi" w:eastAsiaTheme="majorEastAsia" w:hAnsiTheme="majorHAnsi" w:cstheme="majorBidi"/>
      <w:color w:val="7B230B" w:themeColor="accent1" w:themeShade="BF"/>
      <w:sz w:val="32"/>
      <w:szCs w:val="32"/>
    </w:rPr>
  </w:style>
  <w:style w:type="paragraph" w:styleId="Heading3">
    <w:name w:val="heading 3"/>
    <w:basedOn w:val="Normal"/>
    <w:next w:val="Normal"/>
    <w:link w:val="Heading3Char"/>
    <w:uiPriority w:val="9"/>
    <w:semiHidden/>
    <w:unhideWhenUsed/>
    <w:qFormat/>
    <w:rsid w:val="00406567"/>
    <w:pPr>
      <w:keepNext/>
      <w:keepLines/>
      <w:spacing w:before="160" w:after="80"/>
      <w:outlineLvl w:val="2"/>
    </w:pPr>
    <w:rPr>
      <w:rFonts w:eastAsiaTheme="majorEastAsia" w:cstheme="majorBidi"/>
      <w:color w:val="7B230B" w:themeColor="accent1" w:themeShade="BF"/>
      <w:sz w:val="28"/>
      <w:szCs w:val="28"/>
    </w:rPr>
  </w:style>
  <w:style w:type="paragraph" w:styleId="Heading4">
    <w:name w:val="heading 4"/>
    <w:basedOn w:val="Normal"/>
    <w:next w:val="Normal"/>
    <w:link w:val="Heading4Char"/>
    <w:uiPriority w:val="9"/>
    <w:semiHidden/>
    <w:unhideWhenUsed/>
    <w:qFormat/>
    <w:rsid w:val="00406567"/>
    <w:pPr>
      <w:keepNext/>
      <w:keepLines/>
      <w:spacing w:before="80" w:after="40"/>
      <w:outlineLvl w:val="3"/>
    </w:pPr>
    <w:rPr>
      <w:rFonts w:eastAsiaTheme="majorEastAsia" w:cstheme="majorBidi"/>
      <w:i/>
      <w:iCs/>
      <w:color w:val="7B230B" w:themeColor="accent1" w:themeShade="BF"/>
    </w:rPr>
  </w:style>
  <w:style w:type="paragraph" w:styleId="Heading5">
    <w:name w:val="heading 5"/>
    <w:basedOn w:val="Normal"/>
    <w:next w:val="Normal"/>
    <w:link w:val="Heading5Char"/>
    <w:uiPriority w:val="9"/>
    <w:semiHidden/>
    <w:unhideWhenUsed/>
    <w:qFormat/>
    <w:rsid w:val="00406567"/>
    <w:pPr>
      <w:keepNext/>
      <w:keepLines/>
      <w:spacing w:before="80" w:after="40"/>
      <w:outlineLvl w:val="4"/>
    </w:pPr>
    <w:rPr>
      <w:rFonts w:eastAsiaTheme="majorEastAsia" w:cstheme="majorBidi"/>
      <w:color w:val="7B230B" w:themeColor="accent1" w:themeShade="BF"/>
    </w:rPr>
  </w:style>
  <w:style w:type="paragraph" w:styleId="Heading6">
    <w:name w:val="heading 6"/>
    <w:basedOn w:val="Normal"/>
    <w:next w:val="Normal"/>
    <w:link w:val="Heading6Char"/>
    <w:uiPriority w:val="9"/>
    <w:semiHidden/>
    <w:unhideWhenUsed/>
    <w:qFormat/>
    <w:rsid w:val="00406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567"/>
    <w:rPr>
      <w:rFonts w:asciiTheme="majorHAnsi" w:eastAsiaTheme="majorEastAsia" w:hAnsiTheme="majorHAnsi" w:cstheme="majorBidi"/>
      <w:color w:val="7B230B" w:themeColor="accent1" w:themeShade="BF"/>
      <w:sz w:val="40"/>
      <w:szCs w:val="40"/>
    </w:rPr>
  </w:style>
  <w:style w:type="character" w:customStyle="1" w:styleId="Heading2Char">
    <w:name w:val="Heading 2 Char"/>
    <w:basedOn w:val="DefaultParagraphFont"/>
    <w:link w:val="Heading2"/>
    <w:uiPriority w:val="9"/>
    <w:semiHidden/>
    <w:rsid w:val="00406567"/>
    <w:rPr>
      <w:rFonts w:asciiTheme="majorHAnsi" w:eastAsiaTheme="majorEastAsia" w:hAnsiTheme="majorHAnsi" w:cstheme="majorBidi"/>
      <w:color w:val="7B230B" w:themeColor="accent1" w:themeShade="BF"/>
      <w:sz w:val="32"/>
      <w:szCs w:val="32"/>
    </w:rPr>
  </w:style>
  <w:style w:type="character" w:customStyle="1" w:styleId="Heading3Char">
    <w:name w:val="Heading 3 Char"/>
    <w:basedOn w:val="DefaultParagraphFont"/>
    <w:link w:val="Heading3"/>
    <w:uiPriority w:val="9"/>
    <w:semiHidden/>
    <w:rsid w:val="00406567"/>
    <w:rPr>
      <w:rFonts w:eastAsiaTheme="majorEastAsia" w:cstheme="majorBidi"/>
      <w:color w:val="7B230B" w:themeColor="accent1" w:themeShade="BF"/>
      <w:sz w:val="28"/>
      <w:szCs w:val="28"/>
    </w:rPr>
  </w:style>
  <w:style w:type="character" w:customStyle="1" w:styleId="Heading4Char">
    <w:name w:val="Heading 4 Char"/>
    <w:basedOn w:val="DefaultParagraphFont"/>
    <w:link w:val="Heading4"/>
    <w:uiPriority w:val="9"/>
    <w:semiHidden/>
    <w:rsid w:val="00406567"/>
    <w:rPr>
      <w:rFonts w:eastAsiaTheme="majorEastAsia" w:cstheme="majorBidi"/>
      <w:i/>
      <w:iCs/>
      <w:color w:val="7B230B" w:themeColor="accent1" w:themeShade="BF"/>
    </w:rPr>
  </w:style>
  <w:style w:type="character" w:customStyle="1" w:styleId="Heading5Char">
    <w:name w:val="Heading 5 Char"/>
    <w:basedOn w:val="DefaultParagraphFont"/>
    <w:link w:val="Heading5"/>
    <w:uiPriority w:val="9"/>
    <w:semiHidden/>
    <w:rsid w:val="00406567"/>
    <w:rPr>
      <w:rFonts w:eastAsiaTheme="majorEastAsia" w:cstheme="majorBidi"/>
      <w:color w:val="7B230B" w:themeColor="accent1" w:themeShade="BF"/>
    </w:rPr>
  </w:style>
  <w:style w:type="character" w:customStyle="1" w:styleId="Heading6Char">
    <w:name w:val="Heading 6 Char"/>
    <w:basedOn w:val="DefaultParagraphFont"/>
    <w:link w:val="Heading6"/>
    <w:uiPriority w:val="9"/>
    <w:semiHidden/>
    <w:rsid w:val="00406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567"/>
    <w:rPr>
      <w:rFonts w:eastAsiaTheme="majorEastAsia" w:cstheme="majorBidi"/>
      <w:color w:val="272727" w:themeColor="text1" w:themeTint="D8"/>
    </w:rPr>
  </w:style>
  <w:style w:type="paragraph" w:styleId="Title">
    <w:name w:val="Title"/>
    <w:basedOn w:val="Normal"/>
    <w:next w:val="Normal"/>
    <w:link w:val="TitleChar"/>
    <w:uiPriority w:val="10"/>
    <w:qFormat/>
    <w:rsid w:val="00406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567"/>
    <w:pPr>
      <w:spacing w:before="160"/>
      <w:jc w:val="center"/>
    </w:pPr>
    <w:rPr>
      <w:i/>
      <w:iCs/>
      <w:color w:val="404040" w:themeColor="text1" w:themeTint="BF"/>
    </w:rPr>
  </w:style>
  <w:style w:type="character" w:customStyle="1" w:styleId="QuoteChar">
    <w:name w:val="Quote Char"/>
    <w:basedOn w:val="DefaultParagraphFont"/>
    <w:link w:val="Quote"/>
    <w:uiPriority w:val="29"/>
    <w:rsid w:val="00406567"/>
    <w:rPr>
      <w:i/>
      <w:iCs/>
      <w:color w:val="404040" w:themeColor="text1" w:themeTint="BF"/>
    </w:rPr>
  </w:style>
  <w:style w:type="paragraph" w:styleId="ListParagraph">
    <w:name w:val="List Paragraph"/>
    <w:basedOn w:val="Normal"/>
    <w:uiPriority w:val="34"/>
    <w:qFormat/>
    <w:rsid w:val="00406567"/>
    <w:pPr>
      <w:ind w:left="720"/>
      <w:contextualSpacing/>
    </w:pPr>
  </w:style>
  <w:style w:type="character" w:styleId="IntenseEmphasis">
    <w:name w:val="Intense Emphasis"/>
    <w:basedOn w:val="DefaultParagraphFont"/>
    <w:uiPriority w:val="21"/>
    <w:qFormat/>
    <w:rsid w:val="00406567"/>
    <w:rPr>
      <w:i/>
      <w:iCs/>
      <w:color w:val="7B230B" w:themeColor="accent1" w:themeShade="BF"/>
    </w:rPr>
  </w:style>
  <w:style w:type="paragraph" w:styleId="IntenseQuote">
    <w:name w:val="Intense Quote"/>
    <w:basedOn w:val="Normal"/>
    <w:next w:val="Normal"/>
    <w:link w:val="IntenseQuoteChar"/>
    <w:uiPriority w:val="30"/>
    <w:qFormat/>
    <w:rsid w:val="00406567"/>
    <w:pPr>
      <w:pBdr>
        <w:top w:val="single" w:sz="4" w:space="10" w:color="7B230B" w:themeColor="accent1" w:themeShade="BF"/>
        <w:bottom w:val="single" w:sz="4" w:space="10" w:color="7B230B" w:themeColor="accent1" w:themeShade="BF"/>
      </w:pBdr>
      <w:spacing w:before="360" w:after="360"/>
      <w:ind w:left="864" w:right="864"/>
      <w:jc w:val="center"/>
    </w:pPr>
    <w:rPr>
      <w:i/>
      <w:iCs/>
      <w:color w:val="7B230B" w:themeColor="accent1" w:themeShade="BF"/>
    </w:rPr>
  </w:style>
  <w:style w:type="character" w:customStyle="1" w:styleId="IntenseQuoteChar">
    <w:name w:val="Intense Quote Char"/>
    <w:basedOn w:val="DefaultParagraphFont"/>
    <w:link w:val="IntenseQuote"/>
    <w:uiPriority w:val="30"/>
    <w:rsid w:val="00406567"/>
    <w:rPr>
      <w:i/>
      <w:iCs/>
      <w:color w:val="7B230B" w:themeColor="accent1" w:themeShade="BF"/>
    </w:rPr>
  </w:style>
  <w:style w:type="character" w:styleId="IntenseReference">
    <w:name w:val="Intense Reference"/>
    <w:basedOn w:val="DefaultParagraphFont"/>
    <w:uiPriority w:val="32"/>
    <w:qFormat/>
    <w:rsid w:val="00406567"/>
    <w:rPr>
      <w:b/>
      <w:bCs/>
      <w:smallCaps/>
      <w:color w:val="7B230B" w:themeColor="accent1" w:themeShade="BF"/>
      <w:spacing w:val="5"/>
    </w:rPr>
  </w:style>
  <w:style w:type="paragraph" w:styleId="HTMLPreformatted">
    <w:name w:val="HTML Preformatted"/>
    <w:basedOn w:val="Normal"/>
    <w:link w:val="HTMLPreformattedChar"/>
    <w:uiPriority w:val="99"/>
    <w:semiHidden/>
    <w:unhideWhenUsed/>
    <w:rsid w:val="00FA03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A038A"/>
    <w:rPr>
      <w:rFonts w:ascii="Consolas" w:hAnsi="Consolas"/>
      <w:sz w:val="20"/>
      <w:szCs w:val="20"/>
    </w:rPr>
  </w:style>
  <w:style w:type="character" w:styleId="CommentReference">
    <w:name w:val="annotation reference"/>
    <w:basedOn w:val="DefaultParagraphFont"/>
    <w:uiPriority w:val="99"/>
    <w:semiHidden/>
    <w:unhideWhenUsed/>
    <w:rsid w:val="0011743D"/>
    <w:rPr>
      <w:sz w:val="16"/>
      <w:szCs w:val="16"/>
    </w:rPr>
  </w:style>
  <w:style w:type="paragraph" w:styleId="CommentText">
    <w:name w:val="annotation text"/>
    <w:basedOn w:val="Normal"/>
    <w:link w:val="CommentTextChar"/>
    <w:uiPriority w:val="99"/>
    <w:unhideWhenUsed/>
    <w:rsid w:val="0011743D"/>
    <w:pPr>
      <w:spacing w:line="240" w:lineRule="auto"/>
    </w:pPr>
    <w:rPr>
      <w:sz w:val="20"/>
      <w:szCs w:val="20"/>
    </w:rPr>
  </w:style>
  <w:style w:type="character" w:customStyle="1" w:styleId="CommentTextChar">
    <w:name w:val="Comment Text Char"/>
    <w:basedOn w:val="DefaultParagraphFont"/>
    <w:link w:val="CommentText"/>
    <w:uiPriority w:val="99"/>
    <w:rsid w:val="0011743D"/>
    <w:rPr>
      <w:sz w:val="20"/>
      <w:szCs w:val="20"/>
    </w:rPr>
  </w:style>
  <w:style w:type="paragraph" w:styleId="CommentSubject">
    <w:name w:val="annotation subject"/>
    <w:basedOn w:val="CommentText"/>
    <w:next w:val="CommentText"/>
    <w:link w:val="CommentSubjectChar"/>
    <w:uiPriority w:val="99"/>
    <w:semiHidden/>
    <w:unhideWhenUsed/>
    <w:rsid w:val="0011743D"/>
    <w:rPr>
      <w:b/>
      <w:bCs/>
    </w:rPr>
  </w:style>
  <w:style w:type="character" w:customStyle="1" w:styleId="CommentSubjectChar">
    <w:name w:val="Comment Subject Char"/>
    <w:basedOn w:val="CommentTextChar"/>
    <w:link w:val="CommentSubject"/>
    <w:uiPriority w:val="99"/>
    <w:semiHidden/>
    <w:rsid w:val="0011743D"/>
    <w:rPr>
      <w:b/>
      <w:bCs/>
      <w:sz w:val="20"/>
      <w:szCs w:val="20"/>
    </w:rPr>
  </w:style>
  <w:style w:type="paragraph" w:styleId="Header">
    <w:name w:val="header"/>
    <w:basedOn w:val="Normal"/>
    <w:link w:val="HeaderChar"/>
    <w:uiPriority w:val="99"/>
    <w:unhideWhenUsed/>
    <w:rsid w:val="001F1B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BC3"/>
  </w:style>
  <w:style w:type="paragraph" w:styleId="Footer">
    <w:name w:val="footer"/>
    <w:basedOn w:val="Normal"/>
    <w:link w:val="FooterChar"/>
    <w:uiPriority w:val="99"/>
    <w:unhideWhenUsed/>
    <w:rsid w:val="001F1B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BC3"/>
  </w:style>
  <w:style w:type="paragraph" w:styleId="Caption">
    <w:name w:val="caption"/>
    <w:basedOn w:val="Normal"/>
    <w:next w:val="Normal"/>
    <w:uiPriority w:val="35"/>
    <w:unhideWhenUsed/>
    <w:qFormat/>
    <w:rsid w:val="00C04241"/>
    <w:pPr>
      <w:spacing w:after="200" w:line="240" w:lineRule="auto"/>
    </w:pPr>
    <w:rPr>
      <w:i/>
      <w:iCs/>
      <w:color w:val="323232" w:themeColor="text2"/>
      <w:sz w:val="18"/>
      <w:szCs w:val="18"/>
    </w:rPr>
  </w:style>
  <w:style w:type="character" w:styleId="Hyperlink">
    <w:name w:val="Hyperlink"/>
    <w:basedOn w:val="DefaultParagraphFont"/>
    <w:uiPriority w:val="99"/>
    <w:unhideWhenUsed/>
    <w:rsid w:val="00087033"/>
    <w:rPr>
      <w:color w:val="6B9F25" w:themeColor="hyperlink"/>
      <w:u w:val="single"/>
    </w:rPr>
  </w:style>
  <w:style w:type="character" w:styleId="UnresolvedMention">
    <w:name w:val="Unresolved Mention"/>
    <w:basedOn w:val="DefaultParagraphFont"/>
    <w:uiPriority w:val="99"/>
    <w:semiHidden/>
    <w:unhideWhenUsed/>
    <w:rsid w:val="00087033"/>
    <w:rPr>
      <w:color w:val="605E5C"/>
      <w:shd w:val="clear" w:color="auto" w:fill="E1DFDD"/>
    </w:rPr>
  </w:style>
  <w:style w:type="paragraph" w:styleId="NormalWeb">
    <w:name w:val="Normal (Web)"/>
    <w:basedOn w:val="Normal"/>
    <w:uiPriority w:val="99"/>
    <w:unhideWhenUsed/>
    <w:rsid w:val="001C0D2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C0D2C"/>
    <w:rPr>
      <w:b/>
      <w:bCs/>
    </w:rPr>
  </w:style>
  <w:style w:type="table" w:styleId="TableGrid">
    <w:name w:val="Table Grid"/>
    <w:basedOn w:val="TableNormal"/>
    <w:uiPriority w:val="39"/>
    <w:rsid w:val="00963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44AF6"/>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styleId="PlainTable1">
    <w:name w:val="Plain Table 1"/>
    <w:basedOn w:val="TableNormal"/>
    <w:uiPriority w:val="41"/>
    <w:rsid w:val="005D0E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D72FB3"/>
    <w:pPr>
      <w:spacing w:after="0" w:line="240" w:lineRule="auto"/>
    </w:pPr>
    <w:tblPr>
      <w:tblStyleRowBandSize w:val="1"/>
      <w:tblStyleColBandSize w:val="1"/>
      <w:tblBorders>
        <w:top w:val="single" w:sz="4" w:space="0" w:color="F49E86" w:themeColor="accent1" w:themeTint="66"/>
        <w:left w:val="single" w:sz="4" w:space="0" w:color="F49E86" w:themeColor="accent1" w:themeTint="66"/>
        <w:bottom w:val="single" w:sz="4" w:space="0" w:color="F49E86" w:themeColor="accent1" w:themeTint="66"/>
        <w:right w:val="single" w:sz="4" w:space="0" w:color="F49E86" w:themeColor="accent1" w:themeTint="66"/>
        <w:insideH w:val="single" w:sz="4" w:space="0" w:color="F49E86" w:themeColor="accent1" w:themeTint="66"/>
        <w:insideV w:val="single" w:sz="4" w:space="0" w:color="F49E86" w:themeColor="accent1" w:themeTint="66"/>
      </w:tblBorders>
    </w:tblPr>
    <w:tblStylePr w:type="firstRow">
      <w:rPr>
        <w:b/>
        <w:bCs/>
      </w:rPr>
      <w:tblPr/>
      <w:tcPr>
        <w:tcBorders>
          <w:bottom w:val="single" w:sz="12" w:space="0" w:color="EE6D49" w:themeColor="accent1" w:themeTint="99"/>
        </w:tcBorders>
      </w:tcPr>
    </w:tblStylePr>
    <w:tblStylePr w:type="lastRow">
      <w:rPr>
        <w:b/>
        <w:bCs/>
      </w:rPr>
      <w:tblPr/>
      <w:tcPr>
        <w:tcBorders>
          <w:top w:val="double" w:sz="2" w:space="0" w:color="EE6D49" w:themeColor="accent1" w:themeTint="99"/>
        </w:tcBorders>
      </w:tcPr>
    </w:tblStylePr>
    <w:tblStylePr w:type="firstCol">
      <w:rPr>
        <w:b/>
        <w:bCs/>
      </w:rPr>
    </w:tblStylePr>
    <w:tblStylePr w:type="lastCol">
      <w:rPr>
        <w:b/>
        <w:bCs/>
      </w:rPr>
    </w:tblStylePr>
  </w:style>
  <w:style w:type="table" w:styleId="GridTable4">
    <w:name w:val="Grid Table 4"/>
    <w:basedOn w:val="TableNormal"/>
    <w:uiPriority w:val="49"/>
    <w:rsid w:val="00C00C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6C59BA"/>
    <w:rPr>
      <w:color w:val="B26B02" w:themeColor="followedHyperlink"/>
      <w:u w:val="single"/>
    </w:rPr>
  </w:style>
  <w:style w:type="character" w:styleId="Emphasis">
    <w:name w:val="Emphasis"/>
    <w:basedOn w:val="DefaultParagraphFont"/>
    <w:uiPriority w:val="20"/>
    <w:qFormat/>
    <w:rsid w:val="00077078"/>
    <w:rPr>
      <w:i/>
      <w:iCs/>
    </w:rPr>
  </w:style>
  <w:style w:type="paragraph" w:styleId="Revision">
    <w:name w:val="Revision"/>
    <w:hidden/>
    <w:uiPriority w:val="99"/>
    <w:semiHidden/>
    <w:rsid w:val="002C5E52"/>
    <w:pPr>
      <w:spacing w:after="0" w:line="240" w:lineRule="auto"/>
    </w:pPr>
  </w:style>
  <w:style w:type="table" w:styleId="GridTable4-Accent5">
    <w:name w:val="Grid Table 4 Accent 5"/>
    <w:basedOn w:val="TableNormal"/>
    <w:uiPriority w:val="49"/>
    <w:rsid w:val="00E47271"/>
    <w:pPr>
      <w:spacing w:after="0" w:line="240" w:lineRule="auto"/>
    </w:pPr>
    <w:tblPr>
      <w:tblStyleRowBandSize w:val="1"/>
      <w:tblStyleColBandSize w:val="1"/>
      <w:tblBorders>
        <w:top w:val="single" w:sz="4" w:space="0" w:color="B89C91" w:themeColor="accent5" w:themeTint="99"/>
        <w:left w:val="single" w:sz="4" w:space="0" w:color="B89C91" w:themeColor="accent5" w:themeTint="99"/>
        <w:bottom w:val="single" w:sz="4" w:space="0" w:color="B89C91" w:themeColor="accent5" w:themeTint="99"/>
        <w:right w:val="single" w:sz="4" w:space="0" w:color="B89C91" w:themeColor="accent5" w:themeTint="99"/>
        <w:insideH w:val="single" w:sz="4" w:space="0" w:color="B89C91" w:themeColor="accent5" w:themeTint="99"/>
        <w:insideV w:val="single" w:sz="4" w:space="0" w:color="B89C91" w:themeColor="accent5" w:themeTint="99"/>
      </w:tblBorders>
    </w:tblPr>
    <w:tblStylePr w:type="firstRow">
      <w:rPr>
        <w:b/>
        <w:bCs/>
        <w:color w:val="FFFFFF" w:themeColor="background1"/>
      </w:rPr>
      <w:tblPr/>
      <w:tcPr>
        <w:tcBorders>
          <w:top w:val="single" w:sz="4" w:space="0" w:color="7F5F52" w:themeColor="accent5"/>
          <w:left w:val="single" w:sz="4" w:space="0" w:color="7F5F52" w:themeColor="accent5"/>
          <w:bottom w:val="single" w:sz="4" w:space="0" w:color="7F5F52" w:themeColor="accent5"/>
          <w:right w:val="single" w:sz="4" w:space="0" w:color="7F5F52" w:themeColor="accent5"/>
          <w:insideH w:val="nil"/>
          <w:insideV w:val="nil"/>
        </w:tcBorders>
        <w:shd w:val="clear" w:color="auto" w:fill="7F5F52" w:themeFill="accent5"/>
      </w:tcPr>
    </w:tblStylePr>
    <w:tblStylePr w:type="lastRow">
      <w:rPr>
        <w:b/>
        <w:bCs/>
      </w:rPr>
      <w:tblPr/>
      <w:tcPr>
        <w:tcBorders>
          <w:top w:val="double" w:sz="4" w:space="0" w:color="7F5F52" w:themeColor="accent5"/>
        </w:tcBorders>
      </w:tcPr>
    </w:tblStylePr>
    <w:tblStylePr w:type="firstCol">
      <w:rPr>
        <w:b/>
        <w:bCs/>
      </w:rPr>
    </w:tblStylePr>
    <w:tblStylePr w:type="lastCol">
      <w:rPr>
        <w:b/>
        <w:bCs/>
      </w:rPr>
    </w:tblStylePr>
    <w:tblStylePr w:type="band1Vert">
      <w:tblPr/>
      <w:tcPr>
        <w:shd w:val="clear" w:color="auto" w:fill="E7DEDA" w:themeFill="accent5" w:themeFillTint="33"/>
      </w:tcPr>
    </w:tblStylePr>
    <w:tblStylePr w:type="band1Horz">
      <w:tblPr/>
      <w:tcPr>
        <w:shd w:val="clear" w:color="auto" w:fill="E7DEDA"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header" Target="header2.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diagramQuickStyle" Target="diagrams/quickStyle1.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1.xml"/><Relationship Id="rId27" Type="http://schemas.openxmlformats.org/officeDocument/2006/relationships/header" Target="header3.xml"/><Relationship Id="rId30"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sz="900" b="1"/>
              <a:t>Heuristic Filter: OFF vs 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382775753931873"/>
          <c:y val="0.12131882693729472"/>
          <c:w val="0.80955263565732238"/>
          <c:h val="0.70343348630028968"/>
        </c:manualLayout>
      </c:layout>
      <c:barChart>
        <c:barDir val="col"/>
        <c:grouping val="clustered"/>
        <c:varyColors val="0"/>
        <c:ser>
          <c:idx val="0"/>
          <c:order val="0"/>
          <c:tx>
            <c:strRef>
              <c:f>Sheet1!$B$1</c:f>
              <c:strCache>
                <c:ptCount val="1"/>
                <c:pt idx="0">
                  <c:v>Heuristic Filter OFF</c:v>
                </c:pt>
              </c:strCache>
            </c:strRef>
          </c:tx>
          <c:spPr>
            <a:solidFill>
              <a:schemeClr val="accent1"/>
            </a:solidFill>
            <a:ln>
              <a:noFill/>
            </a:ln>
            <a:effectLst/>
          </c:spPr>
          <c:invertIfNegative val="0"/>
          <c:cat>
            <c:strRef>
              <c:f>Sheet1!$A$2:$A$4</c:f>
              <c:strCache>
                <c:ptCount val="3"/>
                <c:pt idx="0">
                  <c:v>Frames on Edge</c:v>
                </c:pt>
                <c:pt idx="1">
                  <c:v>Frames to Cloud</c:v>
                </c:pt>
                <c:pt idx="2">
                  <c:v>Bandwidth Used (MB)</c:v>
                </c:pt>
              </c:strCache>
            </c:strRef>
          </c:cat>
          <c:val>
            <c:numRef>
              <c:f>Sheet1!$B$2:$B$4</c:f>
              <c:numCache>
                <c:formatCode>General</c:formatCode>
                <c:ptCount val="3"/>
                <c:pt idx="0">
                  <c:v>2519</c:v>
                </c:pt>
                <c:pt idx="1">
                  <c:v>2588</c:v>
                </c:pt>
                <c:pt idx="2">
                  <c:v>133.12</c:v>
                </c:pt>
              </c:numCache>
            </c:numRef>
          </c:val>
          <c:extLst>
            <c:ext xmlns:c16="http://schemas.microsoft.com/office/drawing/2014/chart" uri="{C3380CC4-5D6E-409C-BE32-E72D297353CC}">
              <c16:uniqueId val="{00000000-1251-40D7-A0C9-57CE1AD34DE7}"/>
            </c:ext>
          </c:extLst>
        </c:ser>
        <c:ser>
          <c:idx val="1"/>
          <c:order val="1"/>
          <c:tx>
            <c:strRef>
              <c:f>Sheet1!$C$1</c:f>
              <c:strCache>
                <c:ptCount val="1"/>
                <c:pt idx="0">
                  <c:v>Heuristic Filter ON</c:v>
                </c:pt>
              </c:strCache>
            </c:strRef>
          </c:tx>
          <c:spPr>
            <a:solidFill>
              <a:schemeClr val="accent2"/>
            </a:solidFill>
            <a:ln>
              <a:noFill/>
            </a:ln>
            <a:effectLst/>
          </c:spPr>
          <c:invertIfNegative val="0"/>
          <c:cat>
            <c:strRef>
              <c:f>Sheet1!$A$2:$A$4</c:f>
              <c:strCache>
                <c:ptCount val="3"/>
                <c:pt idx="0">
                  <c:v>Frames on Edge</c:v>
                </c:pt>
                <c:pt idx="1">
                  <c:v>Frames to Cloud</c:v>
                </c:pt>
                <c:pt idx="2">
                  <c:v>Bandwidth Used (MB)</c:v>
                </c:pt>
              </c:strCache>
            </c:strRef>
          </c:cat>
          <c:val>
            <c:numRef>
              <c:f>Sheet1!$C$2:$C$4</c:f>
              <c:numCache>
                <c:formatCode>General</c:formatCode>
                <c:ptCount val="3"/>
                <c:pt idx="0">
                  <c:v>1518</c:v>
                </c:pt>
                <c:pt idx="1">
                  <c:v>760</c:v>
                </c:pt>
                <c:pt idx="2">
                  <c:v>39.39</c:v>
                </c:pt>
              </c:numCache>
            </c:numRef>
          </c:val>
          <c:extLst>
            <c:ext xmlns:c16="http://schemas.microsoft.com/office/drawing/2014/chart" uri="{C3380CC4-5D6E-409C-BE32-E72D297353CC}">
              <c16:uniqueId val="{00000001-1251-40D7-A0C9-57CE1AD34DE7}"/>
            </c:ext>
          </c:extLst>
        </c:ser>
        <c:dLbls>
          <c:showLegendKey val="0"/>
          <c:showVal val="0"/>
          <c:showCatName val="0"/>
          <c:showSerName val="0"/>
          <c:showPercent val="0"/>
          <c:showBubbleSize val="0"/>
        </c:dLbls>
        <c:gapWidth val="98"/>
        <c:overlap val="-12"/>
        <c:axId val="664880464"/>
        <c:axId val="1101151888"/>
      </c:barChart>
      <c:catAx>
        <c:axId val="6648804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01151888"/>
        <c:crosses val="autoZero"/>
        <c:auto val="1"/>
        <c:lblAlgn val="ctr"/>
        <c:lblOffset val="100"/>
        <c:noMultiLvlLbl val="0"/>
      </c:catAx>
      <c:valAx>
        <c:axId val="1101151888"/>
        <c:scaling>
          <c:orientation val="minMax"/>
          <c:max val="3000"/>
          <c:min val="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64880464"/>
        <c:crosses val="autoZero"/>
        <c:crossBetween val="between"/>
      </c:valAx>
      <c:spPr>
        <a:noFill/>
        <a:ln>
          <a:noFill/>
        </a:ln>
        <a:effectLst/>
      </c:spPr>
    </c:plotArea>
    <c:legend>
      <c:legendPos val="r"/>
      <c:layout>
        <c:manualLayout>
          <c:xMode val="edge"/>
          <c:yMode val="edge"/>
          <c:x val="0.64598372915028968"/>
          <c:y val="0.17405959941377624"/>
          <c:w val="0.33267781887709857"/>
          <c:h val="0.14280846061039551"/>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EF2998E-5BF8-4F53-89B1-EFDB01D3CB6E}" type="doc">
      <dgm:prSet loTypeId="urn:microsoft.com/office/officeart/2005/8/layout/hProcess9" loCatId="process" qsTypeId="urn:microsoft.com/office/officeart/2005/8/quickstyle/simple4" qsCatId="simple" csTypeId="urn:microsoft.com/office/officeart/2005/8/colors/colorful1" csCatId="colorful" phldr="1"/>
      <dgm:spPr/>
      <dgm:t>
        <a:bodyPr/>
        <a:lstStyle/>
        <a:p>
          <a:endParaRPr lang="en-GB"/>
        </a:p>
      </dgm:t>
    </dgm:pt>
    <dgm:pt modelId="{1F28A9F9-B260-4607-94E9-EB7FC6466019}">
      <dgm:prSet phldrT="[Text]" custT="1"/>
      <dgm:spPr/>
      <dgm:t>
        <a:bodyPr/>
        <a:lstStyle/>
        <a:p>
          <a:r>
            <a:rPr lang="en-GB" sz="800" b="0"/>
            <a:t>Video decoder</a:t>
          </a:r>
          <a:endParaRPr lang="en-GB" sz="800" b="0">
            <a:latin typeface="Times New Roman" panose="02020603050405020304" pitchFamily="18" charset="0"/>
            <a:cs typeface="Times New Roman" panose="02020603050405020304" pitchFamily="18" charset="0"/>
          </a:endParaRPr>
        </a:p>
      </dgm:t>
    </dgm:pt>
    <dgm:pt modelId="{EF23714E-23D0-4541-8050-257111357189}" type="parTrans" cxnId="{64B6ED7C-5742-4B7E-A157-A2155A3AA7F8}">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938407C5-9A5D-45C0-89AC-872B58F52006}" type="sibTrans" cxnId="{64B6ED7C-5742-4B7E-A157-A2155A3AA7F8}">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7692D1EB-8E19-4F95-A187-944B91DEBA89}">
      <dgm:prSet phldrT="[Text]" custT="1"/>
      <dgm:spPr/>
      <dgm:t>
        <a:bodyPr/>
        <a:lstStyle/>
        <a:p>
          <a:r>
            <a:rPr lang="en-GB" sz="800" b="0"/>
            <a:t>Preprocessor</a:t>
          </a:r>
          <a:endParaRPr lang="en-GB" sz="800" b="0">
            <a:latin typeface="Times New Roman" panose="02020603050405020304" pitchFamily="18" charset="0"/>
            <a:cs typeface="Times New Roman" panose="02020603050405020304" pitchFamily="18" charset="0"/>
          </a:endParaRPr>
        </a:p>
      </dgm:t>
    </dgm:pt>
    <dgm:pt modelId="{CCB9AFF0-8E1F-4B76-A171-25D4664F66A5}" type="parTrans" cxnId="{B37ED57B-E445-4B94-9921-D40270512140}">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647EFFEB-B6F3-4E41-B748-F671DC6F7A88}" type="sibTrans" cxnId="{B37ED57B-E445-4B94-9921-D40270512140}">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A07B558F-B5CA-4F47-AF49-A26E60A89F23}">
      <dgm:prSet custT="1"/>
      <dgm:spPr/>
      <dgm:t>
        <a:bodyPr/>
        <a:lstStyle/>
        <a:p>
          <a:r>
            <a:rPr lang="en-GB" sz="800" b="0"/>
            <a:t>Edge lightweight model</a:t>
          </a:r>
          <a:endParaRPr lang="en-GB" sz="800" b="0">
            <a:latin typeface="Times New Roman" panose="02020603050405020304" pitchFamily="18" charset="0"/>
            <a:cs typeface="Times New Roman" panose="02020603050405020304" pitchFamily="18" charset="0"/>
          </a:endParaRPr>
        </a:p>
      </dgm:t>
    </dgm:pt>
    <dgm:pt modelId="{71814DA7-C90F-4684-A0E6-EFE527F7AF1F}" type="parTrans" cxnId="{E75CA615-F812-48FE-8685-CA5382D7C2D8}">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829F328C-C04A-497A-9510-170E60E303C5}" type="sibTrans" cxnId="{E75CA615-F812-48FE-8685-CA5382D7C2D8}">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A09F44D7-48C1-4649-886C-943B67D46D3A}">
      <dgm:prSet custT="1"/>
      <dgm:spPr/>
      <dgm:t>
        <a:bodyPr/>
        <a:lstStyle/>
        <a:p>
          <a:r>
            <a:rPr lang="en-GB" sz="800" b="0"/>
            <a:t>Filter (Heuristic-based)</a:t>
          </a:r>
          <a:endParaRPr lang="en-GB" sz="800" b="0">
            <a:latin typeface="Times New Roman" panose="02020603050405020304" pitchFamily="18" charset="0"/>
            <a:cs typeface="Times New Roman" panose="02020603050405020304" pitchFamily="18" charset="0"/>
          </a:endParaRPr>
        </a:p>
      </dgm:t>
    </dgm:pt>
    <dgm:pt modelId="{C58AFD4D-C609-400D-BE38-4D264F6A2ACD}" type="parTrans" cxnId="{1D40B833-4C6C-4372-AADA-3D1445D5591A}">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73617F8B-4929-4782-B991-2DDAA70E4ABA}" type="sibTrans" cxnId="{1D40B833-4C6C-4372-AADA-3D1445D5591A}">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DFC02514-C8FC-4B7E-A010-CAAACE87571D}">
      <dgm:prSet custT="1"/>
      <dgm:spPr/>
      <dgm:t>
        <a:bodyPr/>
        <a:lstStyle/>
        <a:p>
          <a:pPr>
            <a:buNone/>
          </a:pPr>
          <a:r>
            <a:rPr lang="en-GB" sz="800" b="0"/>
            <a:t>Cloud heavyweight model</a:t>
          </a:r>
          <a:endParaRPr lang="en-GB" sz="800" b="0">
            <a:latin typeface="Times New Roman" panose="02020603050405020304" pitchFamily="18" charset="0"/>
            <a:cs typeface="Times New Roman" panose="02020603050405020304" pitchFamily="18" charset="0"/>
          </a:endParaRPr>
        </a:p>
      </dgm:t>
    </dgm:pt>
    <dgm:pt modelId="{2389669A-5B8D-4C3D-B872-AA775548CD25}" type="parTrans" cxnId="{B47DD0AE-6EE6-4208-A319-FE1925EC42F6}">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8C077490-452C-49AC-AF83-C3C5BCDC6B71}" type="sibTrans" cxnId="{B47DD0AE-6EE6-4208-A319-FE1925EC42F6}">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5B60C0A9-D7C1-4D67-8897-1AC9B7DE34DB}">
      <dgm:prSet custT="1"/>
      <dgm:spPr/>
      <dgm:t>
        <a:bodyPr/>
        <a:lstStyle/>
        <a:p>
          <a:pPr>
            <a:buNone/>
          </a:pPr>
          <a:r>
            <a:rPr lang="en-GB" sz="800" b="0"/>
            <a:t>Edge–cloud offloader/ communicator</a:t>
          </a:r>
          <a:endParaRPr lang="en-GB" sz="800" b="0">
            <a:latin typeface="Times New Roman" panose="02020603050405020304" pitchFamily="18" charset="0"/>
            <a:cs typeface="Times New Roman" panose="02020603050405020304" pitchFamily="18" charset="0"/>
          </a:endParaRPr>
        </a:p>
      </dgm:t>
    </dgm:pt>
    <dgm:pt modelId="{F7C1D99B-7928-46FE-8F05-7919340078DC}" type="parTrans" cxnId="{451A8AC8-C3A6-4AD3-9DD3-240C6C73A552}">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CA5AB805-1175-4C7C-B7D1-68C54010FD67}" type="sibTrans" cxnId="{451A8AC8-C3A6-4AD3-9DD3-240C6C73A552}">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D5398CA8-7655-4B64-96AE-7C07838F58F4}">
      <dgm:prSet custT="1"/>
      <dgm:spPr/>
      <dgm:t>
        <a:bodyPr/>
        <a:lstStyle/>
        <a:p>
          <a:pPr>
            <a:buNone/>
          </a:pPr>
          <a:r>
            <a:rPr lang="en-GB" sz="800" b="0">
              <a:latin typeface="Times New Roman" panose="02020603050405020304" pitchFamily="18" charset="0"/>
              <a:cs typeface="Times New Roman" panose="02020603050405020304" pitchFamily="18" charset="0"/>
            </a:rPr>
            <a:t>Metrics Aggregator</a:t>
          </a:r>
        </a:p>
      </dgm:t>
    </dgm:pt>
    <dgm:pt modelId="{10A700AA-099E-4ACC-8136-F5B02CDAFE07}" type="parTrans" cxnId="{6F3F995E-632E-415C-B321-59B1B143827E}">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C5947AB6-D2E1-4988-ACE4-ED0ACC3C3BC1}" type="sibTrans" cxnId="{6F3F995E-632E-415C-B321-59B1B143827E}">
      <dgm:prSet custT="1"/>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49FBA9F5-7A9A-4467-A0FF-73ACEFE64D98}">
      <dgm:prSet custT="1"/>
      <dgm:spPr/>
      <dgm:t>
        <a:bodyPr/>
        <a:lstStyle/>
        <a:p>
          <a:pPr>
            <a:buNone/>
          </a:pPr>
          <a:r>
            <a:rPr lang="en-GB" sz="800" b="0">
              <a:latin typeface="Times New Roman" panose="02020603050405020304" pitchFamily="18" charset="0"/>
              <a:cs typeface="Times New Roman" panose="02020603050405020304" pitchFamily="18" charset="0"/>
            </a:rPr>
            <a:t>Dashboard</a:t>
          </a:r>
        </a:p>
        <a:p>
          <a:pPr>
            <a:buNone/>
          </a:pPr>
          <a:r>
            <a:rPr lang="en-GB" sz="800" b="0">
              <a:latin typeface="Times New Roman" panose="02020603050405020304" pitchFamily="18" charset="0"/>
              <a:cs typeface="Times New Roman" panose="02020603050405020304" pitchFamily="18" charset="0"/>
            </a:rPr>
            <a:t> (Live KPIs)</a:t>
          </a:r>
        </a:p>
      </dgm:t>
    </dgm:pt>
    <dgm:pt modelId="{3907D7BC-7308-4BA8-AAF5-9C8113A4B6E9}" type="parTrans" cxnId="{F1BE700F-B02B-44CF-A7ED-AD572AAC816F}">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F4C87E51-CC13-4A65-BE75-0747A18E0EA6}" type="sibTrans" cxnId="{F1BE700F-B02B-44CF-A7ED-AD572AAC816F}">
      <dgm:prSet/>
      <dgm:spPr/>
      <dgm:t>
        <a:bodyPr/>
        <a:lstStyle/>
        <a:p>
          <a:endParaRPr lang="en-GB" sz="800" b="0">
            <a:solidFill>
              <a:schemeClr val="bg1"/>
            </a:solidFill>
            <a:latin typeface="Times New Roman" panose="02020603050405020304" pitchFamily="18" charset="0"/>
            <a:cs typeface="Times New Roman" panose="02020603050405020304" pitchFamily="18" charset="0"/>
          </a:endParaRPr>
        </a:p>
      </dgm:t>
    </dgm:pt>
    <dgm:pt modelId="{582EB801-4E2E-4704-8B8A-84366F35F1CA}">
      <dgm:prSet custT="1"/>
      <dgm:spPr/>
      <dgm:t>
        <a:bodyPr/>
        <a:lstStyle/>
        <a:p>
          <a:pPr>
            <a:buNone/>
          </a:pPr>
          <a:r>
            <a:rPr lang="en-GB" sz="800" b="0">
              <a:latin typeface="Times New Roman" panose="02020603050405020304" pitchFamily="18" charset="0"/>
              <a:cs typeface="Times New Roman" panose="02020603050405020304" pitchFamily="18" charset="0"/>
            </a:rPr>
            <a:t>Video </a:t>
          </a:r>
          <a:r>
            <a:rPr lang="en-GB" sz="800" b="0"/>
            <a:t>Encoder</a:t>
          </a:r>
          <a:endParaRPr lang="en-GB" sz="800" b="0">
            <a:latin typeface="Times New Roman" panose="02020603050405020304" pitchFamily="18" charset="0"/>
            <a:cs typeface="Times New Roman" panose="02020603050405020304" pitchFamily="18" charset="0"/>
          </a:endParaRPr>
        </a:p>
      </dgm:t>
    </dgm:pt>
    <dgm:pt modelId="{49169ED3-943D-4ABB-BA93-F9C13AF7C0E2}" type="parTrans" cxnId="{36D12B99-44F0-4325-B475-01B1AF49928C}">
      <dgm:prSet/>
      <dgm:spPr/>
      <dgm:t>
        <a:bodyPr/>
        <a:lstStyle/>
        <a:p>
          <a:endParaRPr lang="en-GB" sz="800" b="0">
            <a:solidFill>
              <a:schemeClr val="bg1"/>
            </a:solidFill>
          </a:endParaRPr>
        </a:p>
      </dgm:t>
    </dgm:pt>
    <dgm:pt modelId="{6D702275-22F5-47C4-885A-B6D629247DCA}" type="sibTrans" cxnId="{36D12B99-44F0-4325-B475-01B1AF49928C}">
      <dgm:prSet custT="1"/>
      <dgm:spPr/>
      <dgm:t>
        <a:bodyPr/>
        <a:lstStyle/>
        <a:p>
          <a:endParaRPr lang="en-GB" sz="800" b="0">
            <a:solidFill>
              <a:schemeClr val="bg1"/>
            </a:solidFill>
          </a:endParaRPr>
        </a:p>
      </dgm:t>
    </dgm:pt>
    <dgm:pt modelId="{AD5FBBB2-E573-407E-A342-A950F9896DD9}" type="pres">
      <dgm:prSet presAssocID="{AEF2998E-5BF8-4F53-89B1-EFDB01D3CB6E}" presName="CompostProcess" presStyleCnt="0">
        <dgm:presLayoutVars>
          <dgm:dir/>
          <dgm:resizeHandles val="exact"/>
        </dgm:presLayoutVars>
      </dgm:prSet>
      <dgm:spPr/>
    </dgm:pt>
    <dgm:pt modelId="{35CB16BF-F8F6-4234-95E3-994D3EEA99D5}" type="pres">
      <dgm:prSet presAssocID="{AEF2998E-5BF8-4F53-89B1-EFDB01D3CB6E}" presName="arrow" presStyleLbl="bgShp" presStyleIdx="0" presStyleCnt="1"/>
      <dgm:spPr/>
    </dgm:pt>
    <dgm:pt modelId="{BE98E2F5-2048-4F76-AAA1-0F82E64EF6C1}" type="pres">
      <dgm:prSet presAssocID="{AEF2998E-5BF8-4F53-89B1-EFDB01D3CB6E}" presName="linearProcess" presStyleCnt="0"/>
      <dgm:spPr/>
    </dgm:pt>
    <dgm:pt modelId="{4061FED6-4589-4164-9DD3-397E2FBE80C4}" type="pres">
      <dgm:prSet presAssocID="{1F28A9F9-B260-4607-94E9-EB7FC6466019}" presName="textNode" presStyleLbl="node1" presStyleIdx="0" presStyleCnt="9">
        <dgm:presLayoutVars>
          <dgm:bulletEnabled val="1"/>
        </dgm:presLayoutVars>
      </dgm:prSet>
      <dgm:spPr/>
    </dgm:pt>
    <dgm:pt modelId="{E27BD9A2-F355-492D-B846-082D26AF1785}" type="pres">
      <dgm:prSet presAssocID="{938407C5-9A5D-45C0-89AC-872B58F52006}" presName="sibTrans" presStyleCnt="0"/>
      <dgm:spPr/>
    </dgm:pt>
    <dgm:pt modelId="{7C21F007-2412-44B7-B306-5BD8146BC767}" type="pres">
      <dgm:prSet presAssocID="{7692D1EB-8E19-4F95-A187-944B91DEBA89}" presName="textNode" presStyleLbl="node1" presStyleIdx="1" presStyleCnt="9">
        <dgm:presLayoutVars>
          <dgm:bulletEnabled val="1"/>
        </dgm:presLayoutVars>
      </dgm:prSet>
      <dgm:spPr/>
    </dgm:pt>
    <dgm:pt modelId="{E16B992A-ADCA-4CA3-B5AE-9BC5A7BB4F86}" type="pres">
      <dgm:prSet presAssocID="{647EFFEB-B6F3-4E41-B748-F671DC6F7A88}" presName="sibTrans" presStyleCnt="0"/>
      <dgm:spPr/>
    </dgm:pt>
    <dgm:pt modelId="{69C3412F-FAB2-4E96-BCAB-864E9054894F}" type="pres">
      <dgm:prSet presAssocID="{A09F44D7-48C1-4649-886C-943B67D46D3A}" presName="textNode" presStyleLbl="node1" presStyleIdx="2" presStyleCnt="9">
        <dgm:presLayoutVars>
          <dgm:bulletEnabled val="1"/>
        </dgm:presLayoutVars>
      </dgm:prSet>
      <dgm:spPr/>
    </dgm:pt>
    <dgm:pt modelId="{B68FE4DB-E763-404B-A032-DEB77868CBE1}" type="pres">
      <dgm:prSet presAssocID="{73617F8B-4929-4782-B991-2DDAA70E4ABA}" presName="sibTrans" presStyleCnt="0"/>
      <dgm:spPr/>
    </dgm:pt>
    <dgm:pt modelId="{5CEFF268-A465-4051-A777-84EE1D075F5E}" type="pres">
      <dgm:prSet presAssocID="{A07B558F-B5CA-4F47-AF49-A26E60A89F23}" presName="textNode" presStyleLbl="node1" presStyleIdx="3" presStyleCnt="9">
        <dgm:presLayoutVars>
          <dgm:bulletEnabled val="1"/>
        </dgm:presLayoutVars>
      </dgm:prSet>
      <dgm:spPr/>
    </dgm:pt>
    <dgm:pt modelId="{CB2D7022-9CDA-4D01-8EBD-E3DB154A966A}" type="pres">
      <dgm:prSet presAssocID="{829F328C-C04A-497A-9510-170E60E303C5}" presName="sibTrans" presStyleCnt="0"/>
      <dgm:spPr/>
    </dgm:pt>
    <dgm:pt modelId="{BE774EAD-14FD-4916-B72B-DC1CE8D7930E}" type="pres">
      <dgm:prSet presAssocID="{5B60C0A9-D7C1-4D67-8897-1AC9B7DE34DB}" presName="textNode" presStyleLbl="node1" presStyleIdx="4" presStyleCnt="9">
        <dgm:presLayoutVars>
          <dgm:bulletEnabled val="1"/>
        </dgm:presLayoutVars>
      </dgm:prSet>
      <dgm:spPr/>
    </dgm:pt>
    <dgm:pt modelId="{9AFA4AAF-FC0D-4E3A-81FA-DE7EA52DA5D5}" type="pres">
      <dgm:prSet presAssocID="{CA5AB805-1175-4C7C-B7D1-68C54010FD67}" presName="sibTrans" presStyleCnt="0"/>
      <dgm:spPr/>
    </dgm:pt>
    <dgm:pt modelId="{65888E35-E4CB-4F1A-B3EE-B0B636FA89FD}" type="pres">
      <dgm:prSet presAssocID="{DFC02514-C8FC-4B7E-A010-CAAACE87571D}" presName="textNode" presStyleLbl="node1" presStyleIdx="5" presStyleCnt="9">
        <dgm:presLayoutVars>
          <dgm:bulletEnabled val="1"/>
        </dgm:presLayoutVars>
      </dgm:prSet>
      <dgm:spPr/>
    </dgm:pt>
    <dgm:pt modelId="{EB902DAE-27E2-4C30-A85F-ABBDBBB436EB}" type="pres">
      <dgm:prSet presAssocID="{8C077490-452C-49AC-AF83-C3C5BCDC6B71}" presName="sibTrans" presStyleCnt="0"/>
      <dgm:spPr/>
    </dgm:pt>
    <dgm:pt modelId="{134997A8-9346-49B5-B902-53D509F1F773}" type="pres">
      <dgm:prSet presAssocID="{582EB801-4E2E-4704-8B8A-84366F35F1CA}" presName="textNode" presStyleLbl="node1" presStyleIdx="6" presStyleCnt="9">
        <dgm:presLayoutVars>
          <dgm:bulletEnabled val="1"/>
        </dgm:presLayoutVars>
      </dgm:prSet>
      <dgm:spPr/>
    </dgm:pt>
    <dgm:pt modelId="{FDFFF925-CD37-49FD-B36D-10FE66AF9694}" type="pres">
      <dgm:prSet presAssocID="{6D702275-22F5-47C4-885A-B6D629247DCA}" presName="sibTrans" presStyleCnt="0"/>
      <dgm:spPr/>
    </dgm:pt>
    <dgm:pt modelId="{13AB70AB-3F5D-4948-8BFA-9045ACF771F3}" type="pres">
      <dgm:prSet presAssocID="{D5398CA8-7655-4B64-96AE-7C07838F58F4}" presName="textNode" presStyleLbl="node1" presStyleIdx="7" presStyleCnt="9">
        <dgm:presLayoutVars>
          <dgm:bulletEnabled val="1"/>
        </dgm:presLayoutVars>
      </dgm:prSet>
      <dgm:spPr/>
    </dgm:pt>
    <dgm:pt modelId="{0A3C6467-F1A2-4CBA-8094-6BDE7731A97D}" type="pres">
      <dgm:prSet presAssocID="{C5947AB6-D2E1-4988-ACE4-ED0ACC3C3BC1}" presName="sibTrans" presStyleCnt="0"/>
      <dgm:spPr/>
    </dgm:pt>
    <dgm:pt modelId="{846231AB-1804-4A90-9779-9466CF1069AF}" type="pres">
      <dgm:prSet presAssocID="{49FBA9F5-7A9A-4467-A0FF-73ACEFE64D98}" presName="textNode" presStyleLbl="node1" presStyleIdx="8" presStyleCnt="9">
        <dgm:presLayoutVars>
          <dgm:bulletEnabled val="1"/>
        </dgm:presLayoutVars>
      </dgm:prSet>
      <dgm:spPr/>
    </dgm:pt>
  </dgm:ptLst>
  <dgm:cxnLst>
    <dgm:cxn modelId="{CB666F03-7CA4-4AE6-B6F2-5B14D8799D81}" type="presOf" srcId="{1F28A9F9-B260-4607-94E9-EB7FC6466019}" destId="{4061FED6-4589-4164-9DD3-397E2FBE80C4}" srcOrd="0" destOrd="0" presId="urn:microsoft.com/office/officeart/2005/8/layout/hProcess9"/>
    <dgm:cxn modelId="{F1BE700F-B02B-44CF-A7ED-AD572AAC816F}" srcId="{AEF2998E-5BF8-4F53-89B1-EFDB01D3CB6E}" destId="{49FBA9F5-7A9A-4467-A0FF-73ACEFE64D98}" srcOrd="8" destOrd="0" parTransId="{3907D7BC-7308-4BA8-AAF5-9C8113A4B6E9}" sibTransId="{F4C87E51-CC13-4A65-BE75-0747A18E0EA6}"/>
    <dgm:cxn modelId="{E75CA615-F812-48FE-8685-CA5382D7C2D8}" srcId="{AEF2998E-5BF8-4F53-89B1-EFDB01D3CB6E}" destId="{A07B558F-B5CA-4F47-AF49-A26E60A89F23}" srcOrd="3" destOrd="0" parTransId="{71814DA7-C90F-4684-A0E6-EFE527F7AF1F}" sibTransId="{829F328C-C04A-497A-9510-170E60E303C5}"/>
    <dgm:cxn modelId="{1D40B833-4C6C-4372-AADA-3D1445D5591A}" srcId="{AEF2998E-5BF8-4F53-89B1-EFDB01D3CB6E}" destId="{A09F44D7-48C1-4649-886C-943B67D46D3A}" srcOrd="2" destOrd="0" parTransId="{C58AFD4D-C609-400D-BE38-4D264F6A2ACD}" sibTransId="{73617F8B-4929-4782-B991-2DDAA70E4ABA}"/>
    <dgm:cxn modelId="{79EF6D5B-04A3-4FE4-8885-5D482614E6AE}" type="presOf" srcId="{DFC02514-C8FC-4B7E-A010-CAAACE87571D}" destId="{65888E35-E4CB-4F1A-B3EE-B0B636FA89FD}" srcOrd="0" destOrd="0" presId="urn:microsoft.com/office/officeart/2005/8/layout/hProcess9"/>
    <dgm:cxn modelId="{00942E5D-61D2-409E-8D32-158B47C60AAB}" type="presOf" srcId="{A09F44D7-48C1-4649-886C-943B67D46D3A}" destId="{69C3412F-FAB2-4E96-BCAB-864E9054894F}" srcOrd="0" destOrd="0" presId="urn:microsoft.com/office/officeart/2005/8/layout/hProcess9"/>
    <dgm:cxn modelId="{6F3F995E-632E-415C-B321-59B1B143827E}" srcId="{AEF2998E-5BF8-4F53-89B1-EFDB01D3CB6E}" destId="{D5398CA8-7655-4B64-96AE-7C07838F58F4}" srcOrd="7" destOrd="0" parTransId="{10A700AA-099E-4ACC-8136-F5B02CDAFE07}" sibTransId="{C5947AB6-D2E1-4988-ACE4-ED0ACC3C3BC1}"/>
    <dgm:cxn modelId="{5DD0B261-5FCE-479F-A98A-8A259F468BDC}" type="presOf" srcId="{582EB801-4E2E-4704-8B8A-84366F35F1CA}" destId="{134997A8-9346-49B5-B902-53D509F1F773}" srcOrd="0" destOrd="0" presId="urn:microsoft.com/office/officeart/2005/8/layout/hProcess9"/>
    <dgm:cxn modelId="{B37ED57B-E445-4B94-9921-D40270512140}" srcId="{AEF2998E-5BF8-4F53-89B1-EFDB01D3CB6E}" destId="{7692D1EB-8E19-4F95-A187-944B91DEBA89}" srcOrd="1" destOrd="0" parTransId="{CCB9AFF0-8E1F-4B76-A171-25D4664F66A5}" sibTransId="{647EFFEB-B6F3-4E41-B748-F671DC6F7A88}"/>
    <dgm:cxn modelId="{64B6ED7C-5742-4B7E-A157-A2155A3AA7F8}" srcId="{AEF2998E-5BF8-4F53-89B1-EFDB01D3CB6E}" destId="{1F28A9F9-B260-4607-94E9-EB7FC6466019}" srcOrd="0" destOrd="0" parTransId="{EF23714E-23D0-4541-8050-257111357189}" sibTransId="{938407C5-9A5D-45C0-89AC-872B58F52006}"/>
    <dgm:cxn modelId="{E396EF7E-BA84-4773-93FE-31FFDE659F0C}" type="presOf" srcId="{49FBA9F5-7A9A-4467-A0FF-73ACEFE64D98}" destId="{846231AB-1804-4A90-9779-9466CF1069AF}" srcOrd="0" destOrd="0" presId="urn:microsoft.com/office/officeart/2005/8/layout/hProcess9"/>
    <dgm:cxn modelId="{36D12B99-44F0-4325-B475-01B1AF49928C}" srcId="{AEF2998E-5BF8-4F53-89B1-EFDB01D3CB6E}" destId="{582EB801-4E2E-4704-8B8A-84366F35F1CA}" srcOrd="6" destOrd="0" parTransId="{49169ED3-943D-4ABB-BA93-F9C13AF7C0E2}" sibTransId="{6D702275-22F5-47C4-885A-B6D629247DCA}"/>
    <dgm:cxn modelId="{A0516B9C-4648-4C38-80DD-505381DCC711}" type="presOf" srcId="{5B60C0A9-D7C1-4D67-8897-1AC9B7DE34DB}" destId="{BE774EAD-14FD-4916-B72B-DC1CE8D7930E}" srcOrd="0" destOrd="0" presId="urn:microsoft.com/office/officeart/2005/8/layout/hProcess9"/>
    <dgm:cxn modelId="{B47DD0AE-6EE6-4208-A319-FE1925EC42F6}" srcId="{AEF2998E-5BF8-4F53-89B1-EFDB01D3CB6E}" destId="{DFC02514-C8FC-4B7E-A010-CAAACE87571D}" srcOrd="5" destOrd="0" parTransId="{2389669A-5B8D-4C3D-B872-AA775548CD25}" sibTransId="{8C077490-452C-49AC-AF83-C3C5BCDC6B71}"/>
    <dgm:cxn modelId="{611DC1BC-12A8-409B-A8F9-30EB5055B2A1}" type="presOf" srcId="{D5398CA8-7655-4B64-96AE-7C07838F58F4}" destId="{13AB70AB-3F5D-4948-8BFA-9045ACF771F3}" srcOrd="0" destOrd="0" presId="urn:microsoft.com/office/officeart/2005/8/layout/hProcess9"/>
    <dgm:cxn modelId="{451A8AC8-C3A6-4AD3-9DD3-240C6C73A552}" srcId="{AEF2998E-5BF8-4F53-89B1-EFDB01D3CB6E}" destId="{5B60C0A9-D7C1-4D67-8897-1AC9B7DE34DB}" srcOrd="4" destOrd="0" parTransId="{F7C1D99B-7928-46FE-8F05-7919340078DC}" sibTransId="{CA5AB805-1175-4C7C-B7D1-68C54010FD67}"/>
    <dgm:cxn modelId="{E22B32DC-B18A-43AF-8C3F-9A2539824DF2}" type="presOf" srcId="{A07B558F-B5CA-4F47-AF49-A26E60A89F23}" destId="{5CEFF268-A465-4051-A777-84EE1D075F5E}" srcOrd="0" destOrd="0" presId="urn:microsoft.com/office/officeart/2005/8/layout/hProcess9"/>
    <dgm:cxn modelId="{C2E976E4-BC25-4BFC-8C9A-8B0842A95194}" type="presOf" srcId="{7692D1EB-8E19-4F95-A187-944B91DEBA89}" destId="{7C21F007-2412-44B7-B306-5BD8146BC767}" srcOrd="0" destOrd="0" presId="urn:microsoft.com/office/officeart/2005/8/layout/hProcess9"/>
    <dgm:cxn modelId="{4713EAE7-B1E0-4348-AFF4-4161628DA1FD}" type="presOf" srcId="{AEF2998E-5BF8-4F53-89B1-EFDB01D3CB6E}" destId="{AD5FBBB2-E573-407E-A342-A950F9896DD9}" srcOrd="0" destOrd="0" presId="urn:microsoft.com/office/officeart/2005/8/layout/hProcess9"/>
    <dgm:cxn modelId="{84424BFE-98A1-4AEE-883B-3E8324E228A5}" type="presParOf" srcId="{AD5FBBB2-E573-407E-A342-A950F9896DD9}" destId="{35CB16BF-F8F6-4234-95E3-994D3EEA99D5}" srcOrd="0" destOrd="0" presId="urn:microsoft.com/office/officeart/2005/8/layout/hProcess9"/>
    <dgm:cxn modelId="{BD3F5618-E1CC-46B7-9804-47269F251DB6}" type="presParOf" srcId="{AD5FBBB2-E573-407E-A342-A950F9896DD9}" destId="{BE98E2F5-2048-4F76-AAA1-0F82E64EF6C1}" srcOrd="1" destOrd="0" presId="urn:microsoft.com/office/officeart/2005/8/layout/hProcess9"/>
    <dgm:cxn modelId="{EDE0E696-8D47-4157-BB0C-F148E7DFE2A1}" type="presParOf" srcId="{BE98E2F5-2048-4F76-AAA1-0F82E64EF6C1}" destId="{4061FED6-4589-4164-9DD3-397E2FBE80C4}" srcOrd="0" destOrd="0" presId="urn:microsoft.com/office/officeart/2005/8/layout/hProcess9"/>
    <dgm:cxn modelId="{1FF01DA8-1E11-486C-AB48-3E3E3DDB4B40}" type="presParOf" srcId="{BE98E2F5-2048-4F76-AAA1-0F82E64EF6C1}" destId="{E27BD9A2-F355-492D-B846-082D26AF1785}" srcOrd="1" destOrd="0" presId="urn:microsoft.com/office/officeart/2005/8/layout/hProcess9"/>
    <dgm:cxn modelId="{BF24C7A7-CA7C-4F63-A2E0-C70FB936A442}" type="presParOf" srcId="{BE98E2F5-2048-4F76-AAA1-0F82E64EF6C1}" destId="{7C21F007-2412-44B7-B306-5BD8146BC767}" srcOrd="2" destOrd="0" presId="urn:microsoft.com/office/officeart/2005/8/layout/hProcess9"/>
    <dgm:cxn modelId="{089800E1-53BC-4722-915A-BBAB6B929AA9}" type="presParOf" srcId="{BE98E2F5-2048-4F76-AAA1-0F82E64EF6C1}" destId="{E16B992A-ADCA-4CA3-B5AE-9BC5A7BB4F86}" srcOrd="3" destOrd="0" presId="urn:microsoft.com/office/officeart/2005/8/layout/hProcess9"/>
    <dgm:cxn modelId="{3983F3E0-AE47-40E5-BCE2-2CCFD66C8105}" type="presParOf" srcId="{BE98E2F5-2048-4F76-AAA1-0F82E64EF6C1}" destId="{69C3412F-FAB2-4E96-BCAB-864E9054894F}" srcOrd="4" destOrd="0" presId="urn:microsoft.com/office/officeart/2005/8/layout/hProcess9"/>
    <dgm:cxn modelId="{9472843D-DB72-44A2-AF3C-35F692B78947}" type="presParOf" srcId="{BE98E2F5-2048-4F76-AAA1-0F82E64EF6C1}" destId="{B68FE4DB-E763-404B-A032-DEB77868CBE1}" srcOrd="5" destOrd="0" presId="urn:microsoft.com/office/officeart/2005/8/layout/hProcess9"/>
    <dgm:cxn modelId="{D54F6A54-D324-4B47-AEE9-CDD16508BE00}" type="presParOf" srcId="{BE98E2F5-2048-4F76-AAA1-0F82E64EF6C1}" destId="{5CEFF268-A465-4051-A777-84EE1D075F5E}" srcOrd="6" destOrd="0" presId="urn:microsoft.com/office/officeart/2005/8/layout/hProcess9"/>
    <dgm:cxn modelId="{325D427A-39C9-4C2F-A5B1-521AA2D1DF36}" type="presParOf" srcId="{BE98E2F5-2048-4F76-AAA1-0F82E64EF6C1}" destId="{CB2D7022-9CDA-4D01-8EBD-E3DB154A966A}" srcOrd="7" destOrd="0" presId="urn:microsoft.com/office/officeart/2005/8/layout/hProcess9"/>
    <dgm:cxn modelId="{1CC0A5F2-F8B9-4B1E-B2F9-3B91089A396A}" type="presParOf" srcId="{BE98E2F5-2048-4F76-AAA1-0F82E64EF6C1}" destId="{BE774EAD-14FD-4916-B72B-DC1CE8D7930E}" srcOrd="8" destOrd="0" presId="urn:microsoft.com/office/officeart/2005/8/layout/hProcess9"/>
    <dgm:cxn modelId="{A10E6BB4-6934-4F60-B870-9166B8E6D682}" type="presParOf" srcId="{BE98E2F5-2048-4F76-AAA1-0F82E64EF6C1}" destId="{9AFA4AAF-FC0D-4E3A-81FA-DE7EA52DA5D5}" srcOrd="9" destOrd="0" presId="urn:microsoft.com/office/officeart/2005/8/layout/hProcess9"/>
    <dgm:cxn modelId="{AEEA11BB-CB8F-4E86-83D2-F307FADD5339}" type="presParOf" srcId="{BE98E2F5-2048-4F76-AAA1-0F82E64EF6C1}" destId="{65888E35-E4CB-4F1A-B3EE-B0B636FA89FD}" srcOrd="10" destOrd="0" presId="urn:microsoft.com/office/officeart/2005/8/layout/hProcess9"/>
    <dgm:cxn modelId="{B2A95998-D1E9-41DA-9005-36B874994704}" type="presParOf" srcId="{BE98E2F5-2048-4F76-AAA1-0F82E64EF6C1}" destId="{EB902DAE-27E2-4C30-A85F-ABBDBBB436EB}" srcOrd="11" destOrd="0" presId="urn:microsoft.com/office/officeart/2005/8/layout/hProcess9"/>
    <dgm:cxn modelId="{18DDFBA4-E2CD-4352-8C71-938C77935C20}" type="presParOf" srcId="{BE98E2F5-2048-4F76-AAA1-0F82E64EF6C1}" destId="{134997A8-9346-49B5-B902-53D509F1F773}" srcOrd="12" destOrd="0" presId="urn:microsoft.com/office/officeart/2005/8/layout/hProcess9"/>
    <dgm:cxn modelId="{DBE6DEB3-F3DF-4A85-81D6-B56A6A0B876D}" type="presParOf" srcId="{BE98E2F5-2048-4F76-AAA1-0F82E64EF6C1}" destId="{FDFFF925-CD37-49FD-B36D-10FE66AF9694}" srcOrd="13" destOrd="0" presId="urn:microsoft.com/office/officeart/2005/8/layout/hProcess9"/>
    <dgm:cxn modelId="{D185E882-0B27-4797-8FB5-2B7BC492CDCA}" type="presParOf" srcId="{BE98E2F5-2048-4F76-AAA1-0F82E64EF6C1}" destId="{13AB70AB-3F5D-4948-8BFA-9045ACF771F3}" srcOrd="14" destOrd="0" presId="urn:microsoft.com/office/officeart/2005/8/layout/hProcess9"/>
    <dgm:cxn modelId="{CFA864AA-D6C7-4D4C-A67D-7CE9A3FB514E}" type="presParOf" srcId="{BE98E2F5-2048-4F76-AAA1-0F82E64EF6C1}" destId="{0A3C6467-F1A2-4CBA-8094-6BDE7731A97D}" srcOrd="15" destOrd="0" presId="urn:microsoft.com/office/officeart/2005/8/layout/hProcess9"/>
    <dgm:cxn modelId="{10DD695A-B6C6-4AC8-A390-451F311F4F25}" type="presParOf" srcId="{BE98E2F5-2048-4F76-AAA1-0F82E64EF6C1}" destId="{846231AB-1804-4A90-9779-9466CF1069AF}" srcOrd="16" destOrd="0" presId="urn:microsoft.com/office/officeart/2005/8/layout/hProcess9"/>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16BF-F8F6-4234-95E3-994D3EEA99D5}">
      <dsp:nvSpPr>
        <dsp:cNvPr id="0" name=""/>
        <dsp:cNvSpPr/>
      </dsp:nvSpPr>
      <dsp:spPr>
        <a:xfrm>
          <a:off x="470725" y="0"/>
          <a:ext cx="5334889" cy="1433194"/>
        </a:xfrm>
        <a:prstGeom prst="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4061FED6-4589-4164-9DD3-397E2FBE80C4}">
      <dsp:nvSpPr>
        <dsp:cNvPr id="0" name=""/>
        <dsp:cNvSpPr/>
      </dsp:nvSpPr>
      <dsp:spPr>
        <a:xfrm>
          <a:off x="3064" y="429958"/>
          <a:ext cx="606794" cy="573278"/>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t>Video decoder</a:t>
          </a:r>
          <a:endParaRPr lang="en-GB" sz="800" b="0" kern="1200">
            <a:latin typeface="Times New Roman" panose="02020603050405020304" pitchFamily="18" charset="0"/>
            <a:cs typeface="Times New Roman" panose="02020603050405020304" pitchFamily="18" charset="0"/>
          </a:endParaRPr>
        </a:p>
      </dsp:txBody>
      <dsp:txXfrm>
        <a:off x="31049" y="457943"/>
        <a:ext cx="550824" cy="517308"/>
      </dsp:txXfrm>
    </dsp:sp>
    <dsp:sp modelId="{7C21F007-2412-44B7-B306-5BD8146BC767}">
      <dsp:nvSpPr>
        <dsp:cNvPr id="0" name=""/>
        <dsp:cNvSpPr/>
      </dsp:nvSpPr>
      <dsp:spPr>
        <a:xfrm>
          <a:off x="710991" y="429958"/>
          <a:ext cx="606794" cy="573278"/>
        </a:xfrm>
        <a:prstGeom prst="round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t>Preprocessor</a:t>
          </a:r>
          <a:endParaRPr lang="en-GB" sz="800" b="0" kern="1200">
            <a:latin typeface="Times New Roman" panose="02020603050405020304" pitchFamily="18" charset="0"/>
            <a:cs typeface="Times New Roman" panose="02020603050405020304" pitchFamily="18" charset="0"/>
          </a:endParaRPr>
        </a:p>
      </dsp:txBody>
      <dsp:txXfrm>
        <a:off x="738976" y="457943"/>
        <a:ext cx="550824" cy="517308"/>
      </dsp:txXfrm>
    </dsp:sp>
    <dsp:sp modelId="{69C3412F-FAB2-4E96-BCAB-864E9054894F}">
      <dsp:nvSpPr>
        <dsp:cNvPr id="0" name=""/>
        <dsp:cNvSpPr/>
      </dsp:nvSpPr>
      <dsp:spPr>
        <a:xfrm>
          <a:off x="1418918" y="429958"/>
          <a:ext cx="606794" cy="573278"/>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t>Filter (Heuristic-based)</a:t>
          </a:r>
          <a:endParaRPr lang="en-GB" sz="800" b="0" kern="1200">
            <a:latin typeface="Times New Roman" panose="02020603050405020304" pitchFamily="18" charset="0"/>
            <a:cs typeface="Times New Roman" panose="02020603050405020304" pitchFamily="18" charset="0"/>
          </a:endParaRPr>
        </a:p>
      </dsp:txBody>
      <dsp:txXfrm>
        <a:off x="1446903" y="457943"/>
        <a:ext cx="550824" cy="517308"/>
      </dsp:txXfrm>
    </dsp:sp>
    <dsp:sp modelId="{5CEFF268-A465-4051-A777-84EE1D075F5E}">
      <dsp:nvSpPr>
        <dsp:cNvPr id="0" name=""/>
        <dsp:cNvSpPr/>
      </dsp:nvSpPr>
      <dsp:spPr>
        <a:xfrm>
          <a:off x="2126845" y="429958"/>
          <a:ext cx="606794" cy="573278"/>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t>Edge lightweight model</a:t>
          </a:r>
          <a:endParaRPr lang="en-GB" sz="800" b="0" kern="1200">
            <a:latin typeface="Times New Roman" panose="02020603050405020304" pitchFamily="18" charset="0"/>
            <a:cs typeface="Times New Roman" panose="02020603050405020304" pitchFamily="18" charset="0"/>
          </a:endParaRPr>
        </a:p>
      </dsp:txBody>
      <dsp:txXfrm>
        <a:off x="2154830" y="457943"/>
        <a:ext cx="550824" cy="517308"/>
      </dsp:txXfrm>
    </dsp:sp>
    <dsp:sp modelId="{BE774EAD-14FD-4916-B72B-DC1CE8D7930E}">
      <dsp:nvSpPr>
        <dsp:cNvPr id="0" name=""/>
        <dsp:cNvSpPr/>
      </dsp:nvSpPr>
      <dsp:spPr>
        <a:xfrm>
          <a:off x="2834772" y="429958"/>
          <a:ext cx="606794" cy="573278"/>
        </a:xfrm>
        <a:prstGeom prst="round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t>Edge–cloud offloader/ communicator</a:t>
          </a:r>
          <a:endParaRPr lang="en-GB" sz="800" b="0" kern="1200">
            <a:latin typeface="Times New Roman" panose="02020603050405020304" pitchFamily="18" charset="0"/>
            <a:cs typeface="Times New Roman" panose="02020603050405020304" pitchFamily="18" charset="0"/>
          </a:endParaRPr>
        </a:p>
      </dsp:txBody>
      <dsp:txXfrm>
        <a:off x="2862757" y="457943"/>
        <a:ext cx="550824" cy="517308"/>
      </dsp:txXfrm>
    </dsp:sp>
    <dsp:sp modelId="{65888E35-E4CB-4F1A-B3EE-B0B636FA89FD}">
      <dsp:nvSpPr>
        <dsp:cNvPr id="0" name=""/>
        <dsp:cNvSpPr/>
      </dsp:nvSpPr>
      <dsp:spPr>
        <a:xfrm>
          <a:off x="3542699" y="429958"/>
          <a:ext cx="606794" cy="573278"/>
        </a:xfrm>
        <a:prstGeom prst="round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t>Cloud heavyweight model</a:t>
          </a:r>
          <a:endParaRPr lang="en-GB" sz="800" b="0" kern="1200">
            <a:latin typeface="Times New Roman" panose="02020603050405020304" pitchFamily="18" charset="0"/>
            <a:cs typeface="Times New Roman" panose="02020603050405020304" pitchFamily="18" charset="0"/>
          </a:endParaRPr>
        </a:p>
      </dsp:txBody>
      <dsp:txXfrm>
        <a:off x="3570684" y="457943"/>
        <a:ext cx="550824" cy="517308"/>
      </dsp:txXfrm>
    </dsp:sp>
    <dsp:sp modelId="{134997A8-9346-49B5-B902-53D509F1F773}">
      <dsp:nvSpPr>
        <dsp:cNvPr id="0" name=""/>
        <dsp:cNvSpPr/>
      </dsp:nvSpPr>
      <dsp:spPr>
        <a:xfrm>
          <a:off x="4250626" y="429958"/>
          <a:ext cx="606794" cy="573278"/>
        </a:xfrm>
        <a:prstGeom prst="roundRect">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latin typeface="Times New Roman" panose="02020603050405020304" pitchFamily="18" charset="0"/>
              <a:cs typeface="Times New Roman" panose="02020603050405020304" pitchFamily="18" charset="0"/>
            </a:rPr>
            <a:t>Video </a:t>
          </a:r>
          <a:r>
            <a:rPr lang="en-GB" sz="800" b="0" kern="1200"/>
            <a:t>Encoder</a:t>
          </a:r>
          <a:endParaRPr lang="en-GB" sz="800" b="0" kern="1200">
            <a:latin typeface="Times New Roman" panose="02020603050405020304" pitchFamily="18" charset="0"/>
            <a:cs typeface="Times New Roman" panose="02020603050405020304" pitchFamily="18" charset="0"/>
          </a:endParaRPr>
        </a:p>
      </dsp:txBody>
      <dsp:txXfrm>
        <a:off x="4278611" y="457943"/>
        <a:ext cx="550824" cy="517308"/>
      </dsp:txXfrm>
    </dsp:sp>
    <dsp:sp modelId="{13AB70AB-3F5D-4948-8BFA-9045ACF771F3}">
      <dsp:nvSpPr>
        <dsp:cNvPr id="0" name=""/>
        <dsp:cNvSpPr/>
      </dsp:nvSpPr>
      <dsp:spPr>
        <a:xfrm>
          <a:off x="4958553" y="429958"/>
          <a:ext cx="606794" cy="573278"/>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latin typeface="Times New Roman" panose="02020603050405020304" pitchFamily="18" charset="0"/>
              <a:cs typeface="Times New Roman" panose="02020603050405020304" pitchFamily="18" charset="0"/>
            </a:rPr>
            <a:t>Metrics Aggregator</a:t>
          </a:r>
        </a:p>
      </dsp:txBody>
      <dsp:txXfrm>
        <a:off x="4986538" y="457943"/>
        <a:ext cx="550824" cy="517308"/>
      </dsp:txXfrm>
    </dsp:sp>
    <dsp:sp modelId="{846231AB-1804-4A90-9779-9466CF1069AF}">
      <dsp:nvSpPr>
        <dsp:cNvPr id="0" name=""/>
        <dsp:cNvSpPr/>
      </dsp:nvSpPr>
      <dsp:spPr>
        <a:xfrm>
          <a:off x="5666480" y="429958"/>
          <a:ext cx="606794" cy="573278"/>
        </a:xfrm>
        <a:prstGeom prst="roundRect">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GB" sz="800" b="0" kern="1200">
              <a:latin typeface="Times New Roman" panose="02020603050405020304" pitchFamily="18" charset="0"/>
              <a:cs typeface="Times New Roman" panose="02020603050405020304" pitchFamily="18" charset="0"/>
            </a:rPr>
            <a:t>Dashboard</a:t>
          </a:r>
        </a:p>
        <a:p>
          <a:pPr marL="0" lvl="0" indent="0" algn="ctr" defTabSz="355600">
            <a:lnSpc>
              <a:spcPct val="90000"/>
            </a:lnSpc>
            <a:spcBef>
              <a:spcPct val="0"/>
            </a:spcBef>
            <a:spcAft>
              <a:spcPct val="35000"/>
            </a:spcAft>
            <a:buNone/>
          </a:pPr>
          <a:r>
            <a:rPr lang="en-GB" sz="800" b="0" kern="1200">
              <a:latin typeface="Times New Roman" panose="02020603050405020304" pitchFamily="18" charset="0"/>
              <a:cs typeface="Times New Roman" panose="02020603050405020304" pitchFamily="18" charset="0"/>
            </a:rPr>
            <a:t> (Live KPIs)</a:t>
          </a:r>
        </a:p>
      </dsp:txBody>
      <dsp:txXfrm>
        <a:off x="5694465" y="457943"/>
        <a:ext cx="550824" cy="51730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C6ACA-390E-4681-B762-D7DBD06CE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11400</TotalTime>
  <Pages>5</Pages>
  <Words>6953</Words>
  <Characters>39637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Mohanad Alemam</Manager>
  <Company/>
  <LinksUpToDate>false</LinksUpToDate>
  <CharactersWithSpaces>46498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Article</dc:title>
  <dc:subject>CLoud-Edge Video Analytics</dc:subject>
  <dc:creator>Mohanad Alemam</dc:creator>
  <cp:keywords/>
  <dc:description/>
  <cp:lastModifiedBy>Mohanad Alemam</cp:lastModifiedBy>
  <cp:revision>3318</cp:revision>
  <cp:lastPrinted>2026-02-17T09:37:00Z</cp:lastPrinted>
  <dcterms:created xsi:type="dcterms:W3CDTF">2026-01-24T10:36:00Z</dcterms:created>
  <dcterms:modified xsi:type="dcterms:W3CDTF">2026-07-06T19:24:00Z</dcterms:modified>
</cp:coreProperties>
</file>